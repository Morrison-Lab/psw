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2026-10-08 18:54:45 (PDT)</w:delText>
        </w:r>
      </w:del>
    </w:p>
    <w:p>
      <w:pPr>
        <w:pStyle w:val="Date"/>
      </w:pPr>
      <w:ins w:id="2" w:author="PR Preview" w:date="2026-01-01T00:00:00Z">
        <w:r>
          <w:t xml:space="preserve">Last modified: 2026-10-08 18:56:42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5"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4" w:name="exm-numbered-lists"/>
    <w:p>
      <w:pPr>
        <w:pStyle w:val="BodyText"/>
      </w:pPr>
      <w:r>
        <w:rPr>
          <w:b/>
          <w:bCs/>
        </w:rPr>
        <w:t xml:space="preserve">Example 6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0"/>
        </w:numPr>
      </w:pPr>
      <w:r>
        <w:t xml:space="preserve">assign each point to its nearest center;</w:t>
      </w:r>
    </w:p>
    <w:p>
      <w:pPr>
        <w:pStyle w:val="Compact"/>
        <w:numPr>
          <w:ilvl w:val="0"/>
          <w:numId w:val="1010"/>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4"/>
    <w:bookmarkEnd w:id="25"/>
    <w:bookmarkStart w:id="31"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0" w:name="refs"/>
    <w:bookmarkStart w:id="2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6">
        <w:r>
          <w:rPr>
            <w:rStyle w:val="Hyperlink"/>
          </w:rPr>
          <w:t xml:space="preserve">https://en.wikipedia.org/wiki/Ernest_Hemingway#Writing_style</w:t>
        </w:r>
      </w:hyperlink>
      <w:r>
        <w:t xml:space="preserve">.</w:t>
      </w:r>
    </w:p>
    <w:bookmarkEnd w:id="27"/>
    <w:bookmarkStart w:id="2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8">
        <w:r>
          <w:rPr>
            <w:rStyle w:val="Hyperlink"/>
          </w:rPr>
          <w:t xml:space="preserve">https://en.wikipedia.org/wiki/Julius_Caesar#Literary_works</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26" Type="http://schemas.openxmlformats.org/officeDocument/2006/relationships/hyperlink" Target="https://en.wikipedia.org/wiki/Ernest_Hemingway#Writing_style" TargetMode="External"/><Relationship Id="rId28" Type="http://schemas.openxmlformats.org/officeDocument/2006/relationships/hyperlink" Target="https://en.wikipedia.org/wiki/Julius_Caesar#Literary_works"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26" Type="http://schemas.openxmlformats.org/officeDocument/2006/relationships/hyperlink" Target="https://en.wikipedia.org/wiki/Ernest_Hemingway#Writing_style" TargetMode="External"/><Relationship Id="rId28" Type="http://schemas.openxmlformats.org/officeDocument/2006/relationships/hyperlink" Target="https://en.wikipedia.org/wiki/Julius_Caesar#Literary_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2026-10-09T01:59:55Z</dcterms:created>
  <dcterms:modified xsi:type="dcterms:W3CDTF">2026-10-09T01:59:55Z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18:56:42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