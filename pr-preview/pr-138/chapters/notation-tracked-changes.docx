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0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8" w:name="using-a-fact-the-reader-has-not-seen"/>
    <w:p>
      <w:pPr>
        <w:pStyle w:val="Heading3"/>
      </w:pPr>
      <w:r>
        <w:t xml:space="preserve">2.1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18"/>
    <w:bookmarkStart w:id="19" w:name="long-derivations"/>
    <w:p>
      <w:pPr>
        <w:pStyle w:val="Heading3"/>
      </w:pPr>
      <w:r>
        <w:t xml:space="preserve">2.2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19"/>
    <w:bookmarkEnd w:id="20"/>
    <w:bookmarkStart w:id="22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1" w:name="exm-function-evaluated-at"/>
    <w:p>
      <w:pPr>
        <w:pStyle w:val="BodyText"/>
      </w:pPr>
      <w:r>
        <w:rPr>
          <w:b/>
          <w:bCs/>
        </w:rPr>
        <w:t xml:space="preserve">Example 4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2"/>
    <w:bookmarkStart w:id="25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name-matches-notation"/>
    <w:p>
      <w:pPr>
        <w:pStyle w:val="BodyText"/>
      </w:pPr>
      <w:r>
        <w:rPr>
          <w:b/>
          <w:bCs/>
        </w:rPr>
        <w:t xml:space="preserve">Example 5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5"/>
    <w:bookmarkStart w:id="29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6" w:name="exm-use-shared-macro"/>
    <w:p>
      <w:pPr>
        <w:pStyle w:val="BodyText"/>
      </w:pPr>
      <w:r>
        <w:rPr>
          <w:b/>
          <w:bCs/>
        </w:rPr>
        <w:t xml:space="preserve">Example 6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7" w:name="exm-semantic-macro-name"/>
    <w:p>
      <w:pPr>
        <w:pStyle w:val="BodyText"/>
      </w:pPr>
      <w:r>
        <w:rPr>
          <w:b/>
          <w:bCs/>
        </w:rPr>
        <w:t xml:space="preserve">Example 7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ins w:id="3" w:author="PR Preview" w:date="2026-01-01T00:00:00Z">
        <w:r>
          <w:t xml:space="preserve">The same reasoning applies to decorators.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hat, a tilde or a bar says how a symbol is drawn, not what it means.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hat can mark an estimate, a fitted value or a Fourier transform,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so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rStyle w:val="VerbatimChar"/>
          </w:rPr>
          <w:t xml:space="preserve">\hat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names no concept either.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macro that names the role instead,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such as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rStyle w:val="VerbatimChar"/>
          </w:rPr>
          <w:t xml:space="preserve">\est{}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for an estimate,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keep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\hat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for passages that discuss the notation itself.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New math follows this now;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existing hats are converted in separate sweeps.</w:t>
        </w:r>
      </w:ins>
    </w:p>
    <w:bookmarkStart w:id="28" w:name="exm-semantic-decorator"/>
    <w:p>
      <w:pPr>
        <w:pStyle w:val="BodyText"/>
      </w:pPr>
      <w:ins w:id="32" w:author="PR Preview" w:date="2026-01-01T00:00:00Z">
        <w:r>
          <w:rPr>
            <w:b/>
            <w:bCs/>
          </w:rPr>
          <w:t xml:space="preserve">Example 8 (Naming a decorator for its meaning)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 </w:t>
        </w:r>
      </w:ins>
    </w:p>
    <w:p>
      <w:pPr>
        <w:pStyle w:val="BlockText"/>
      </w:pPr>
      <w:ins w:id="35" w:author="PR Preview" w:date="2026-01-01T00:00:00Z">
        <w:r>
          <w:t xml:space="preserve">❌ Source: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rStyle w:val="VerbatimChar"/>
          </w:rPr>
          <w:t xml:space="preserve">The estimate $\hat{\mean}$ is close to $\mean$.</w:t>
        </w:r>
      </w:ins>
    </w:p>
    <w:p>
      <w:pPr>
        <w:pStyle w:val="BlockText"/>
      </w:pPr>
      <w:ins w:id="38" w:author="PR Preview" w:date="2026-01-01T00:00:00Z">
        <w:r>
          <w:t xml:space="preserve">✅ Source: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The estimate $\est{\mean}$ is close to $\mean$.</w:t>
        </w:r>
      </w:ins>
    </w:p>
    <w:p>
      <w:pPr>
        <w:pStyle w:val="FirstParagraph"/>
      </w:pPr>
      <w:ins w:id="41" w:author="PR Preview" w:date="2026-01-01T00:00:00Z">
        <w:r>
          <w:t xml:space="preserve">Both versions print the same hat.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If the group later marks estimates some other way,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only the definition of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rStyle w:val="VerbatimChar"/>
          </w:rPr>
          <w:t xml:space="preserve">\est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changes.</w:t>
        </w:r>
      </w:ins>
    </w:p>
    <w:bookmarkEnd w:id="28"/>
    <w:bookmarkEnd w:id="29"/>
    <w:bookmarkStart w:id="31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0" w:name="exm-dot-product"/>
    <w:p>
      <w:pPr>
        <w:pStyle w:val="BodyText"/>
      </w:pPr>
      <w:del w:id="50" w:author="PR Preview" w:date="2026-01-01T00:00:00Z">
        <w:r>
          <w:rPr>
            <w:b/>
            <w:bCs/>
          </w:rPr>
          <w:delText xml:space="preserve">Example 8 (Writing a dot product)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 </w:delText>
        </w:r>
      </w:del>
    </w:p>
    <w:p>
      <w:pPr>
        <w:pStyle w:val="BodyText"/>
      </w:pPr>
      <w:ins w:id="53" w:author="PR Preview" w:date="2026-01-01T00:00:00Z">
        <w:r>
          <w:rPr>
            <w:b/>
            <w:bCs/>
          </w:rPr>
          <w:t xml:space="preserve">Example 9 (Writing a dot product)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5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5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5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1"/>
    <w:bookmarkStart w:id="34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3" w:name="exm-notational-shorthand"/>
    <w:p>
      <w:pPr>
        <w:pStyle w:val="BodyText"/>
      </w:pPr>
      <w:del w:id="56" w:author="PR Preview" w:date="2026-01-01T00:00:00Z">
        <w:r>
          <w:rPr>
            <w:b/>
            <w:bCs/>
          </w:rPr>
          <w:delText xml:space="preserve">Example 9 (Writing out the limits of a sum and the range of an index)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For a discrete random variable</w:delText>
        </w:r>
      </w:del>
      <w:del w:id="59" w:author="PR Preview" w:date="2026-01-01T00:00:00Z">
        <w:r>
          <w:delText xml:space="preserve"> </w:delText>
        </w:r>
      </w:del>
      <m:oMath>
        <m:r>
          <m:t>X</m:t>
        </m:r>
      </m:oMath>
      <w:del w:id="60" w:author="PR Preview" w:date="2026-01-01T00:00:00Z">
        <w:r>
          <w:delText xml:space="preserve">:</w:delText>
        </w:r>
      </w:del>
    </w:p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Example 10 (Writing out the limits of a sum and the range of an index)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a discrete random variable</w:t>
        </w:r>
      </w:ins>
      <w:ins w:id="64" w:author="PR Preview" w:date="2026-01-01T00:00:00Z">
        <w:r>
          <w:t xml:space="preserve"> </w:t>
        </w:r>
      </w:ins>
      <m:oMath>
        <m:r>
          <m:t>X</m:t>
        </m:r>
      </m:oMath>
      <w:ins w:id="65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23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https://morrison-lab.github.io/mds/notation.html#sec-notational-shorthands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23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https://morrison-lab.github.io/mds/notation.html#sec-notational-shorth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2026-10-09T02:00:53Z</dcterms:created>
  <dcterms:modified xsi:type="dcterms:W3CDTF">2026-10-09T02:00:53Z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