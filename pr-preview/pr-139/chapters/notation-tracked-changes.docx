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2026-10-08 19:04:55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21:07:14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0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8" w:name="using-a-fact-the-reader-has-not-seen"/>
    <w:p>
      <w:pPr>
        <w:pStyle w:val="Heading3"/>
      </w:pPr>
      <w:r>
        <w:t xml:space="preserve">2.1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18"/>
    <w:bookmarkStart w:id="19" w:name="long-derivations"/>
    <w:p>
      <w:pPr>
        <w:pStyle w:val="Heading3"/>
      </w:pPr>
      <w:r>
        <w:t xml:space="preserve">2.2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For example, when you apply the chain rule,</w:t>
      </w:r>
      <w:r>
        <w:t xml:space="preserve"> </w:t>
      </w:r>
      <w:r>
        <w:t xml:space="preserve">derive the inner derivative in a separate block</w:t>
      </w:r>
      <w:r>
        <w:t xml:space="preserve"> </w:t>
      </w:r>
      <w:r>
        <w:t xml:space="preserve">before you substitute it.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End w:id="19"/>
    <w:bookmarkEnd w:id="20"/>
    <w:bookmarkStart w:id="22" w:name="functions-and-their-values"/>
    <w:p>
      <w:pPr>
        <w:pStyle w:val="Heading2"/>
      </w:pPr>
      <w:r>
        <w:t xml:space="preserve">3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1" w:name="exm-function-evaluated-at"/>
    <w:p>
      <w:pPr>
        <w:pStyle w:val="BodyText"/>
      </w:pPr>
      <w:r>
        <w:rPr>
          <w:b/>
          <w:bCs/>
        </w:rPr>
        <w:t xml:space="preserve">Example 4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3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3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3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22"/>
    <w:bookmarkStart w:id="25" w:name="matching-names-and-notation"/>
    <w:p>
      <w:pPr>
        <w:pStyle w:val="Heading2"/>
      </w:pPr>
      <w:r>
        <w:t xml:space="preserve">4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name-matches-notation"/>
    <w:p>
      <w:pPr>
        <w:pStyle w:val="BodyText"/>
      </w:pPr>
      <w:r>
        <w:rPr>
          <w:b/>
          <w:bCs/>
        </w:rPr>
        <w:t xml:space="preserve">Example 5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25"/>
    <w:bookmarkStart w:id="31" w:name="using-shared-macros"/>
    <w:p>
      <w:pPr>
        <w:pStyle w:val="Heading2"/>
      </w:pPr>
      <w:r>
        <w:t xml:space="preserve">5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26" w:name="exm-use-shared-macro"/>
    <w:p>
      <w:pPr>
        <w:pStyle w:val="BodyText"/>
      </w:pPr>
      <w:r>
        <w:rPr>
          <w:b/>
          <w:bCs/>
        </w:rPr>
        <w:t xml:space="preserve">Example 6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2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4"/>
        </w:numPr>
      </w:pPr>
      <w:r>
        <w:t xml:space="preserve">transposes</w:t>
      </w:r>
    </w:p>
    <w:p>
      <w:pPr>
        <w:pStyle w:val="Compact"/>
        <w:numPr>
          <w:ilvl w:val="0"/>
          <w:numId w:val="1004"/>
        </w:numPr>
      </w:pPr>
      <w:r>
        <w:t xml:space="preserve">hats on estimates</w:t>
      </w:r>
    </w:p>
    <w:p>
      <w:pPr>
        <w:pStyle w:val="Compact"/>
        <w:numPr>
          <w:ilvl w:val="0"/>
          <w:numId w:val="1004"/>
        </w:numPr>
      </w:pPr>
      <w:r>
        <w:t xml:space="preserve">expectations</w:t>
      </w:r>
    </w:p>
    <w:p>
      <w:pPr>
        <w:pStyle w:val="Compact"/>
        <w:numPr>
          <w:ilvl w:val="0"/>
          <w:numId w:val="1004"/>
        </w:numPr>
      </w:pPr>
      <w:r>
        <w:t xml:space="preserve">variances</w:t>
      </w:r>
    </w:p>
    <w:p>
      <w:pPr>
        <w:pStyle w:val="Compact"/>
        <w:numPr>
          <w:ilvl w:val="0"/>
          <w:numId w:val="1004"/>
        </w:numPr>
      </w:pPr>
      <w:r>
        <w:t xml:space="preserve">probabilities</w:t>
      </w:r>
    </w:p>
    <w:p>
      <w:pPr>
        <w:pStyle w:val="Compact"/>
        <w:numPr>
          <w:ilvl w:val="0"/>
          <w:numId w:val="1004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27" w:name="exm-semantic-macro-name"/>
    <w:p>
      <w:pPr>
        <w:pStyle w:val="BodyText"/>
      </w:pPr>
      <w:r>
        <w:rPr>
          <w:b/>
          <w:bCs/>
        </w:rPr>
        <w:t xml:space="preserve">Example 7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2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28" w:name="exm-semantic-decorator"/>
    <w:p>
      <w:pPr>
        <w:pStyle w:val="BodyText"/>
      </w:pPr>
      <w:r>
        <w:rPr>
          <w:b/>
          <w:bCs/>
        </w:rPr>
        <w:t xml:space="preserve">Example 8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28"/>
    <w:p>
      <w:pPr>
        <w:pStyle w:val="BodyText"/>
      </w:pPr>
      <w:ins w:id="3" w:author="PR Preview" w:date="2026-01-01T00:00:00Z">
        <w:r>
          <w:t xml:space="preserve">Latin letters with a fixed role follow the same rule.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In a regression or prediction model, use these macros:</w:t>
        </w:r>
      </w:ins>
    </w:p>
    <w:p>
      <w:pPr>
        <w:pStyle w:val="Compact"/>
        <w:numPr>
          <w:ilvl w:val="0"/>
          <w:numId w:val="1005"/>
        </w:numPr>
      </w:pPr>
      <w:ins w:id="6" w:author="PR Preview" w:date="2026-01-01T00:00:00Z">
        <w:r>
          <w:rPr>
            <w:rStyle w:val="VerbatimChar"/>
          </w:rPr>
          <w:t xml:space="preserve">\outvar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for the outcome variable, instead of a bare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rPr>
            <w:rStyle w:val="VerbatimChar"/>
          </w:rPr>
          <w:t xml:space="preserve">y</w:t>
        </w:r>
      </w:ins>
      <w:ins w:id="11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5"/>
        </w:numPr>
      </w:pPr>
      <w:ins w:id="12" w:author="PR Preview" w:date="2026-01-01T00:00:00Z">
        <w:r>
          <w:rPr>
            <w:rStyle w:val="VerbatimChar"/>
          </w:rPr>
          <w:t xml:space="preserve">\eoutvar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for a predicted outcome;</w:t>
        </w:r>
      </w:ins>
    </w:p>
    <w:p>
      <w:pPr>
        <w:pStyle w:val="Compact"/>
        <w:numPr>
          <w:ilvl w:val="0"/>
          <w:numId w:val="1005"/>
        </w:numPr>
      </w:pPr>
      <w:ins w:id="15" w:author="PR Preview" w:date="2026-01-01T00:00:00Z">
        <w:r>
          <w:rPr>
            <w:rStyle w:val="VerbatimChar"/>
          </w:rPr>
          <w:t xml:space="preserve">\predvar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for a predictor, instead of a bare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rPr>
            <w:rStyle w:val="VerbatimChar"/>
          </w:rPr>
          <w:t xml:space="preserve">x</w:t>
        </w:r>
      </w:ins>
      <w:ins w:id="20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05"/>
        </w:numPr>
      </w:pPr>
      <w:ins w:id="21" w:author="PR Preview" w:date="2026-01-01T00:00:00Z">
        <w:r>
          <w:rPr>
            <w:rStyle w:val="VerbatimChar"/>
          </w:rPr>
          <w:t xml:space="preserve">\resid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for a residual, the observed minus the predicted outcome;</w:t>
        </w:r>
      </w:ins>
    </w:p>
    <w:p>
      <w:pPr>
        <w:pStyle w:val="Compact"/>
        <w:numPr>
          <w:ilvl w:val="0"/>
          <w:numId w:val="1005"/>
        </w:numPr>
      </w:pPr>
      <w:ins w:id="24" w:author="PR Preview" w:date="2026-01-01T00:00:00Z">
        <w:r>
          <w:rPr>
            <w:rStyle w:val="VerbatimChar"/>
          </w:rPr>
          <w:t xml:space="preserve">\prederr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for a prediction error, the predicted minus the observed outcome.</w:t>
        </w:r>
      </w:ins>
    </w:p>
    <w:p>
      <w:pPr>
        <w:pStyle w:val="FirstParagraph"/>
      </w:pPr>
      <w:ins w:id="27" w:author="PR Preview" w:date="2026-01-01T00:00:00Z">
        <w:r>
          <w:t xml:space="preserve">For an observation used to fit the model,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the residual is the negative of the prediction error.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Write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rPr>
            <w:rStyle w:val="VerbatimChar"/>
          </w:rPr>
          <w:t xml:space="preserve">\resid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for the observed minus the predicted outcome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and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rPr>
            <w:rStyle w:val="VerbatimChar"/>
          </w:rPr>
          <w:t xml:space="preserve">\prederr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for the predicted minus the observed outcome,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never one for the other.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For an estimate of a parameter,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rPr>
            <w:rStyle w:val="VerbatimChar"/>
          </w:rPr>
          <w:t xml:space="preserve">\erf{\eparam}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is the estimation error, the estimate minus the true value;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it prints</w:t>
        </w:r>
      </w:ins>
      <w:ins w:id="52" w:author="PR Preview" w:date="2026-01-01T00:00:00Z">
        <w:r>
          <w:t xml:space="preserve"> </w:t>
        </w:r>
      </w:ins>
      <m:oMath>
        <m:r>
          <m:t>ε</m:t>
        </m:r>
      </m:oMath>
      <w:ins w:id="53" w:author="PR Preview" w:date="2026-01-01T00:00:00Z">
        <w:r>
          <w:t xml:space="preserve">, the symbol the shared macros use for an error.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These macros need a version of the shared macros that includes them,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so update a repository’s copy before using them there.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The outcome, predictor and residual macros also have random-variable and vector forms,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such as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rStyle w:val="VerbatimChar"/>
          </w:rPr>
          <w:t xml:space="preserve">\Outvar</w:t>
        </w:r>
      </w:ins>
      <w:ins w:id="64" w:author="PR Preview" w:date="2026-01-01T00:00:00Z">
        <w:r>
          <w:t xml:space="preserve">,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rPr>
            <w:rStyle w:val="VerbatimChar"/>
          </w:rPr>
          <w:t xml:space="preserve">\voutvar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and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rPr>
            <w:rStyle w:val="VerbatimChar"/>
          </w:rPr>
          <w:t xml:space="preserve">\vresid</w:t>
        </w:r>
      </w:ins>
      <w:ins w:id="71" w:author="PR Preview" w:date="2026-01-01T00:00:00Z">
        <w:r>
          <w:t xml:space="preserve">.</w:t>
        </w:r>
      </w:ins>
    </w:p>
    <w:bookmarkStart w:id="29" w:name="exm-semantic-latin-letter"/>
    <w:p>
      <w:pPr>
        <w:pStyle w:val="BodyText"/>
      </w:pPr>
      <w:ins w:id="72" w:author="PR Preview" w:date="2026-01-01T00:00:00Z">
        <w:r>
          <w:rPr>
            <w:b/>
            <w:bCs/>
          </w:rPr>
          <w:t xml:space="preserve">Example 9 (Naming a variable for its role)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 </w:t>
        </w:r>
      </w:ins>
    </w:p>
    <w:p>
      <w:pPr>
        <w:pStyle w:val="BlockText"/>
      </w:pPr>
      <w:ins w:id="75" w:author="PR Preview" w:date="2026-01-01T00:00:00Z">
        <w:r>
          <w:t xml:space="preserve">❌ Source: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rPr>
            <w:rStyle w:val="VerbatimChar"/>
          </w:rPr>
          <w:t xml:space="preserve">The residual is $e_i = y_i - \hat{y}_i$.</w:t>
        </w:r>
      </w:ins>
    </w:p>
    <w:p>
      <w:pPr>
        <w:pStyle w:val="BlockText"/>
      </w:pPr>
      <w:ins w:id="78" w:author="PR Preview" w:date="2026-01-01T00:00:00Z">
        <w:r>
          <w:t xml:space="preserve">✅ Source: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rPr>
            <w:rStyle w:val="VerbatimChar"/>
          </w:rPr>
          <w:t xml:space="preserve">The residual is $\resid_i = \outvar_i - \eoutvar_i$.</w:t>
        </w:r>
      </w:ins>
    </w:p>
    <w:p>
      <w:pPr>
        <w:pStyle w:val="FirstParagraph"/>
      </w:pPr>
      <w:ins w:id="81" w:author="PR Preview" w:date="2026-01-01T00:00:00Z">
        <w:r>
          <w:t xml:space="preserve">The ✅ version prints the residual as</w:t>
        </w:r>
      </w:ins>
      <w:ins w:id="82" w:author="PR Preview" w:date="2026-01-01T00:00:00Z">
        <w:r>
          <w:t xml:space="preserve"> </w:t>
        </w:r>
      </w:ins>
      <m:oMath>
        <m:r>
          <m:t>r</m:t>
        </m:r>
      </m:oMath>
      <w:ins w:id="83" w:author="PR Preview" w:date="2026-01-01T00:00:00Z">
        <w:r>
          <w:t xml:space="preserve">, the symbol the shared macros use for it;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the other letters are the same in both.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In the ✅ version, a reader of the source can tell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which letter is the outcome and which is the residual.</w:t>
        </w:r>
      </w:ins>
    </w:p>
    <w:bookmarkEnd w:id="29"/>
    <w:p>
      <w:pPr>
        <w:pStyle w:val="BodyText"/>
      </w:pPr>
      <w:ins w:id="90" w:author="PR Preview" w:date="2026-01-01T00:00:00Z">
        <w:r>
          <w:t xml:space="preserve">Once a quantity has a name and a macro,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write the macro instead of the expression that defines it.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Each equation then stays short,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and a reader sees which quantity it is about.</w:t>
        </w:r>
      </w:ins>
    </w:p>
    <w:bookmarkStart w:id="30" w:name="exm-named-quantity"/>
    <w:p>
      <w:pPr>
        <w:pStyle w:val="BodyText"/>
      </w:pPr>
      <w:ins w:id="97" w:author="PR Preview" w:date="2026-01-01T00:00:00Z">
        <w:r>
          <w:rPr>
            <w:b/>
            <w:bCs/>
          </w:rPr>
          <w:t xml:space="preserve">Example 10 (Writing a named quantity by its name)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 </w:t>
        </w:r>
      </w:ins>
    </w:p>
    <w:p>
      <w:pPr>
        <w:pStyle w:val="BlockText"/>
      </w:pPr>
      <w:ins w:id="100" w:author="PR Preview" w:date="2026-01-01T00:00:00Z">
        <w:r>
          <w:t xml:space="preserve">❌ Source: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rPr>
            <w:rStyle w:val="VerbatimChar"/>
          </w:rPr>
          <w:t xml:space="preserve">The gradient of the mean squared error is $\frac{2}{n} \tp{\design} \paren{\design\vcoef - \vy}$.</w:t>
        </w:r>
      </w:ins>
    </w:p>
    <w:p>
      <w:pPr>
        <w:pStyle w:val="BlockText"/>
      </w:pPr>
      <w:ins w:id="103" w:author="PR Preview" w:date="2026-01-01T00:00:00Z">
        <w:r>
          <w:t xml:space="preserve">✅ Source: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rPr>
            <w:rStyle w:val="VerbatimChar"/>
          </w:rPr>
          <w:t xml:space="preserve">The gradient of the mean squared error is $\frac{2}{n} \tp{\design} \vprederr$.</w:t>
        </w:r>
      </w:ins>
    </w:p>
    <w:p>
      <w:pPr>
        <w:pStyle w:val="FirstParagraph"/>
      </w:pPr>
      <w:ins w:id="106" w:author="PR Preview" w:date="2026-01-01T00:00:00Z">
        <w:r>
          <w:t xml:space="preserve">The macro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rPr>
            <w:rStyle w:val="VerbatimChar"/>
          </w:rPr>
          <w:t xml:space="preserve">\vprederr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prints the vector of prediction errors.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The document defines it once, where the model is introduced,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as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rPr>
            <w:rStyle w:val="VerbatimChar"/>
          </w:rPr>
          <w:t xml:space="preserve">\vprederr = \design\vcoef - \vy</w:t>
        </w:r>
      </w:ins>
      <w:ins w:id="117" w:author="PR Preview" w:date="2026-01-01T00:00:00Z">
        <w:r>
          <w:t xml:space="preserve">.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The ✅ version has one fewer level of brackets,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and it names the quantity the gradient depends on.</w:t>
        </w:r>
      </w:ins>
    </w:p>
    <w:bookmarkEnd w:id="30"/>
    <w:bookmarkEnd w:id="31"/>
    <w:bookmarkStart w:id="33" w:name="writing-dot-products"/>
    <w:p>
      <w:pPr>
        <w:pStyle w:val="Heading2"/>
      </w:pPr>
      <w:r>
        <w:t xml:space="preserve">6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32" w:name="exm-dot-product"/>
    <w:p>
      <w:pPr>
        <w:pStyle w:val="BodyText"/>
      </w:pPr>
      <w:del w:id="122" w:author="PR Preview" w:date="2026-01-01T00:00:00Z">
        <w:r>
          <w:rPr>
            <w:b/>
            <w:bCs/>
          </w:rPr>
          <w:delText xml:space="preserve">Example 9 (Writing a dot product)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 </w:delText>
        </w:r>
      </w:del>
    </w:p>
    <w:p>
      <w:pPr>
        <w:pStyle w:val="BodyText"/>
      </w:pPr>
      <w:ins w:id="125" w:author="PR Preview" w:date="2026-01-01T00:00:00Z">
        <w:r>
          <w:rPr>
            <w:b/>
            <w:bCs/>
          </w:rPr>
          <w:t xml:space="preserve">Example 11 (Writing a dot product)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 </w:t>
        </w:r>
      </w:ins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32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6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6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33"/>
    <w:bookmarkStart w:id="36" w:name="writing-out-notational-shorthands"/>
    <w:p>
      <w:pPr>
        <w:pStyle w:val="Heading2"/>
      </w:pPr>
      <w:r>
        <w:t xml:space="preserve">7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35" w:name="exm-notational-shorthand"/>
    <w:p>
      <w:pPr>
        <w:pStyle w:val="BodyText"/>
      </w:pPr>
      <w:del w:id="128" w:author="PR Preview" w:date="2026-01-01T00:00:00Z">
        <w:r>
          <w:rPr>
            <w:b/>
            <w:bCs/>
          </w:rPr>
          <w:delText xml:space="preserve">Example 10 (Writing out the limits of a sum and the range of an index)</w:delText>
        </w:r>
      </w:del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For a discrete random variable</w:delText>
        </w:r>
      </w:del>
      <w:del w:id="131" w:author="PR Preview" w:date="2026-01-01T00:00:00Z">
        <w:r>
          <w:delText xml:space="preserve"> </w:delText>
        </w:r>
      </w:del>
      <m:oMath>
        <m:r>
          <m:t>X</m:t>
        </m:r>
      </m:oMath>
      <w:del w:id="132" w:author="PR Preview" w:date="2026-01-01T00:00:00Z">
        <w:r>
          <w:delText xml:space="preserve">:</w:delText>
        </w:r>
      </w:del>
    </w:p>
    <w:p>
      <w:pPr>
        <w:pStyle w:val="BodyText"/>
      </w:pPr>
      <w:ins w:id="133" w:author="PR Preview" w:date="2026-01-01T00:00:00Z">
        <w:r>
          <w:rPr>
            <w:b/>
            <w:bCs/>
          </w:rPr>
          <w:t xml:space="preserve">Example 12 (Writing out the limits of a sum and the range of an index)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For a discrete random variable</w:t>
        </w:r>
      </w:ins>
      <w:ins w:id="136" w:author="PR Preview" w:date="2026-01-01T00:00:00Z">
        <w:r>
          <w:t xml:space="preserve"> </w:t>
        </w:r>
      </w:ins>
      <m:oMath>
        <m:r>
          <m:t>X</m:t>
        </m:r>
      </m:oMath>
      <w:ins w:id="137" w:author="PR Preview" w:date="2026-01-01T00:00:00Z">
        <w:r>
          <w:t xml:space="preserve">:</w:t>
        </w:r>
      </w:ins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6" Type="http://schemas.openxmlformats.org/officeDocument/2006/relationships/hyperlink" Target="citations-evidence.qmd#trivial-and-trivially" TargetMode="External"/><Relationship Id="rId23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notation.html#sec-notational-shorthands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citations-evidence.qmd#trivial-and-trivially" TargetMode="External"/><Relationship Id="rId23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notation.html#sec-notational-shorthan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2026-10-09T04:10:26Z</dcterms:created>
  <dcterms:modified xsi:type="dcterms:W3CDTF">2026-10-09T04:10:26Z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