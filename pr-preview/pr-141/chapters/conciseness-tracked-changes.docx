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2026-10-08 21:22:09 (PDT)</w:delText>
        </w:r>
      </w:del>
    </w:p>
    <w:p>
      <w:pPr>
        <w:pStyle w:val="Date"/>
      </w:pPr>
      <w:ins w:id="2" w:author="PR Preview" w:date="2026-01-01T00:00:00Z">
        <w:r>
          <w:t xml:space="preserve">Last modified: 2026-10-08 21:46:26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ins w:id="3" w:author="PR Preview" w:date="2026-01-01T00:00:00Z">
        <w:r>
          <w:t xml:space="preserve">A run of parallel sentences is a list too,</w:t>
        </w:r>
      </w:ins>
      <w:ins w:id="4" w:author="PR Preview" w:date="2026-01-01T00:00:00Z">
        <w:r>
          <w:t xml:space="preserve"> </w:t>
        </w:r>
      </w:ins>
      <w:ins w:id="5" w:author="PR Preview" w:date="2026-01-01T00:00:00Z">
        <w:r>
          <w:t xml:space="preserve">even with only two items.</w:t>
        </w:r>
      </w:ins>
      <w:ins w:id="6" w:author="PR Preview" w:date="2026-01-01T00:00:00Z">
        <w:r>
          <w:t xml:space="preserve"> </w:t>
        </w:r>
      </w:ins>
      <w:ins w:id="7" w:author="PR Preview" w:date="2026-01-01T00:00:00Z">
        <w:r>
          <w:t xml:space="preserve">The common case is a set of resources,</w:t>
        </w:r>
      </w:ins>
      <w:ins w:id="8" w:author="PR Preview" w:date="2026-01-01T00:00:00Z">
        <w:r>
          <w:t xml:space="preserve"> </w:t>
        </w:r>
      </w:ins>
      <w:ins w:id="9" w:author="PR Preview" w:date="2026-01-01T00:00:00Z">
        <w:r>
          <w:t xml:space="preserve">such as videos or readings,</w:t>
        </w:r>
      </w:ins>
      <w:ins w:id="10" w:author="PR Preview" w:date="2026-01-01T00:00:00Z">
        <w:r>
          <w:t xml:space="preserve"> </w:t>
        </w:r>
      </w:ins>
      <w:ins w:id="11" w:author="PR Preview" w:date="2026-01-01T00:00:00Z">
        <w:r>
          <w:t xml:space="preserve">where each sentence names one resource and links to it.</w:t>
        </w:r>
      </w:ins>
      <w:ins w:id="12" w:author="PR Preview" w:date="2026-01-01T00:00:00Z">
        <w:r>
          <w:t xml:space="preserve"> </w:t>
        </w:r>
      </w:ins>
      <w:ins w:id="13" w:author="PR Preview" w:date="2026-01-01T00:00:00Z">
        <w:r>
          <w:t xml:space="preserve">Put each sentence in its own bullet,</w:t>
        </w:r>
      </w:ins>
      <w:ins w:id="14" w:author="PR Preview" w:date="2026-01-01T00:00:00Z">
        <w:r>
          <w:t xml:space="preserve"> </w:t>
        </w:r>
      </w:ins>
      <w:ins w:id="15" w:author="PR Preview" w:date="2026-01-01T00:00:00Z">
        <w:r>
          <w:t xml:space="preserve">so the reader sees how many resources there are</w:t>
        </w:r>
      </w:ins>
      <w:ins w:id="16" w:author="PR Preview" w:date="2026-01-01T00:00:00Z">
        <w:r>
          <w:t xml:space="preserve"> </w:t>
        </w:r>
      </w:ins>
      <w:ins w:id="17" w:author="PR Preview" w:date="2026-01-01T00:00:00Z">
        <w:r>
          <w:t xml:space="preserve">and where each one starts.</w:t>
        </w:r>
      </w:ins>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del w:id="18" w:author="PR Preview" w:date="2026-01-01T00:00:00Z">
        <w:r>
          <w:rPr>
            <w:b/>
            <w:bCs/>
          </w:rPr>
          <w:delText xml:space="preserve">Example 6 (Turning inline steps into a numbered list)</w:delText>
        </w:r>
      </w:del>
      <w:del w:id="19" w:author="PR Preview" w:date="2026-01-01T00:00:00Z">
        <w:r>
          <w:delText xml:space="preserve"> </w:delText>
        </w:r>
      </w:del>
      <w:del w:id="20" w:author="PR Preview" w:date="2026-01-01T00:00:00Z">
        <w:r>
          <w:delText xml:space="preserve"> </w:delText>
        </w:r>
      </w:del>
    </w:p>
    <w:p>
      <w:pPr>
        <w:pStyle w:val="BodyText"/>
      </w:pPr>
      <w:ins w:id="21" w:author="PR Preview" w:date="2026-01-01T00:00:00Z">
        <w:r>
          <w:rPr>
            <w:b/>
            <w:bCs/>
          </w:rPr>
          <w:t xml:space="preserve">Example 6 (Turning a run of resource sentences into bullet points)</w:t>
        </w:r>
      </w:ins>
      <w:ins w:id="22" w:author="PR Preview" w:date="2026-01-01T00:00:00Z">
        <w:r>
          <w:t xml:space="preserve"> </w:t>
        </w:r>
      </w:ins>
      <w:ins w:id="23" w:author="PR Preview" w:date="2026-01-01T00:00:00Z">
        <w:r>
          <w:t xml:space="preserve"> </w:t>
        </w:r>
      </w:ins>
    </w:p>
    <w:p>
      <w:pPr>
        <w:pStyle w:val="BlockText"/>
      </w:pPr>
      <w:ins w:id="24" w:author="PR Preview" w:date="2026-01-01T00:00:00Z">
        <w:r>
          <w:t xml:space="preserve">❌ Hastie and Tibshirani</w:t>
        </w:r>
      </w:ins>
      <w:ins w:id="25" w:author="PR Preview" w:date="2026-01-01T00:00:00Z">
        <w:r>
          <w:t xml:space="preserve"> </w:t>
        </w:r>
      </w:ins>
      <w:hyperlink r:id="rId24">
        <w:ins w:id="26" w:author="PR Preview" w:date="2026-01-01T00:00:00Z">
          <w:r>
            <w:rPr>
              <w:rStyle w:val="Hyperlink"/>
            </w:rPr>
            <w:t xml:space="preserve">extend least squares to several predictors</w:t>
          </w:r>
        </w:ins>
      </w:hyperlink>
      <w:ins w:id="27" w:author="PR Preview" w:date="2026-01-01T00:00:00Z">
        <w:r>
          <w:t xml:space="preserve">. Starmer explains</w:t>
        </w:r>
      </w:ins>
      <w:ins w:id="28" w:author="PR Preview" w:date="2026-01-01T00:00:00Z">
        <w:r>
          <w:t xml:space="preserve"> </w:t>
        </w:r>
      </w:ins>
      <w:hyperlink r:id="rId25">
        <w:ins w:id="29" w:author="PR Preview" w:date="2026-01-01T00:00:00Z">
          <w:r>
            <w:rPr>
              <w:rStyle w:val="Hyperlink"/>
            </w:rPr>
            <w:t xml:space="preserve">multiple regression</w:t>
          </w:r>
        </w:ins>
      </w:hyperlink>
      <w:ins w:id="30" w:author="PR Preview" w:date="2026-01-01T00:00:00Z">
        <w:r>
          <w:t xml:space="preserve">.</w:t>
        </w:r>
      </w:ins>
    </w:p>
    <w:p>
      <w:pPr>
        <w:pStyle w:val="BlockText"/>
      </w:pPr>
      <w:ins w:id="31" w:author="PR Preview" w:date="2026-01-01T00:00:00Z">
        <w:r>
          <w:t xml:space="preserve">✅ Videos:</w:t>
        </w:r>
      </w:ins>
    </w:p>
    <w:p>
      <w:pPr>
        <w:pStyle w:val="Compact"/>
        <w:numPr>
          <w:ilvl w:val="0"/>
          <w:numId w:val="1010"/>
        </w:numPr>
      </w:pPr>
      <w:ins w:id="32" w:author="PR Preview" w:date="2026-01-01T00:00:00Z">
        <w:r>
          <w:t xml:space="preserve">Hastie and Tibshirani</w:t>
        </w:r>
      </w:ins>
      <w:ins w:id="33" w:author="PR Preview" w:date="2026-01-01T00:00:00Z">
        <w:r>
          <w:t xml:space="preserve"> </w:t>
        </w:r>
      </w:ins>
      <w:hyperlink r:id="rId24">
        <w:ins w:id="34" w:author="PR Preview" w:date="2026-01-01T00:00:00Z">
          <w:r>
            <w:rPr>
              <w:rStyle w:val="Hyperlink"/>
            </w:rPr>
            <w:t xml:space="preserve">extend least squares to several predictors</w:t>
          </w:r>
        </w:ins>
      </w:hyperlink>
      <w:ins w:id="35" w:author="PR Preview" w:date="2026-01-01T00:00:00Z">
        <w:r>
          <w:t xml:space="preserve">.</w:t>
        </w:r>
      </w:ins>
    </w:p>
    <w:p>
      <w:pPr>
        <w:pStyle w:val="Compact"/>
        <w:numPr>
          <w:ilvl w:val="0"/>
          <w:numId w:val="1010"/>
        </w:numPr>
      </w:pPr>
      <w:ins w:id="36" w:author="PR Preview" w:date="2026-01-01T00:00:00Z">
        <w:r>
          <w:t xml:space="preserve">Starmer explains</w:t>
        </w:r>
      </w:ins>
      <w:ins w:id="37" w:author="PR Preview" w:date="2026-01-01T00:00:00Z">
        <w:r>
          <w:t xml:space="preserve"> </w:t>
        </w:r>
      </w:ins>
      <w:hyperlink r:id="rId25">
        <w:ins w:id="38" w:author="PR Preview" w:date="2026-01-01T00:00:00Z">
          <w:r>
            <w:rPr>
              <w:rStyle w:val="Hyperlink"/>
            </w:rPr>
            <w:t xml:space="preserve">multiple regression</w:t>
          </w:r>
        </w:ins>
      </w:hyperlink>
      <w:ins w:id="39" w:author="PR Preview" w:date="2026-01-01T00:00:00Z">
        <w:r>
          <w:t xml:space="preserve">.</w:t>
        </w:r>
      </w:ins>
    </w:p>
    <w:p>
      <w:pPr>
        <w:pStyle w:val="FirstParagraph"/>
      </w:pPr>
      <w:ins w:id="40" w:author="PR Preview" w:date="2026-01-01T00:00:00Z">
        <w:r>
          <w:t xml:space="preserve">This example is adapted from video notes in the DATA 571 chapter on</w:t>
        </w:r>
      </w:ins>
      <w:ins w:id="41" w:author="PR Preview" w:date="2026-01-01T00:00:00Z">
        <w:r>
          <w:t xml:space="preserve"> </w:t>
        </w:r>
      </w:ins>
      <w:hyperlink r:id="rId26">
        <w:ins w:id="42" w:author="PR Preview" w:date="2026-01-01T00:00:00Z">
          <w:r>
            <w:rPr>
              <w:rStyle w:val="Hyperlink"/>
            </w:rPr>
            <w:t xml:space="preserve">linear regression</w:t>
          </w:r>
        </w:ins>
      </w:hyperlink>
      <w:ins w:id="43" w:author="PR Preview" w:date="2026-01-01T00:00:00Z">
        <w:r>
          <w:t xml:space="preserve">.</w:t>
        </w:r>
      </w:ins>
      <w:ins w:id="44" w:author="PR Preview" w:date="2026-01-01T00:00:00Z">
        <w:r>
          <w:t xml:space="preserve"> </w:t>
        </w:r>
      </w:ins>
      <w:ins w:id="45" w:author="PR Preview" w:date="2026-01-01T00:00:00Z">
        <w:r>
          <w:t xml:space="preserve">Each bullet holds one video,</w:t>
        </w:r>
      </w:ins>
      <w:ins w:id="46" w:author="PR Preview" w:date="2026-01-01T00:00:00Z">
        <w:r>
          <w:t xml:space="preserve"> </w:t>
        </w:r>
      </w:ins>
      <w:ins w:id="47" w:author="PR Preview" w:date="2026-01-01T00:00:00Z">
        <w:r>
          <w:t xml:space="preserve">so the reader can pick one without parsing the paragraph.</w:t>
        </w:r>
      </w:ins>
    </w:p>
    <w:bookmarkEnd w:id="27"/>
    <w:bookmarkStart w:id="28" w:name="exm-numbered-lists"/>
    <w:p>
      <w:pPr>
        <w:pStyle w:val="BodyText"/>
      </w:pPr>
      <w:ins w:id="48" w:author="PR Preview" w:date="2026-01-01T00:00:00Z">
        <w:r>
          <w:rPr>
            <w:b/>
            <w:bCs/>
          </w:rPr>
          <w:t xml:space="preserve">Example 7 (Turning inline steps into a numbered list)</w:t>
        </w:r>
      </w:ins>
      <w:ins w:id="49" w:author="PR Preview" w:date="2026-01-01T00:00:00Z">
        <w:r>
          <w:t xml:space="preserve"> </w:t>
        </w:r>
      </w:ins>
      <w:ins w:id="50" w:author="PR Preview" w:date="2026-01-01T00:00:00Z">
        <w:r>
          <w:t xml:space="preserve"> </w:t>
        </w:r>
      </w:ins>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2026-10-09T04:49:20Z</dcterms:created>
  <dcterms:modified xsi:type="dcterms:W3CDTF">2026-10-09T04:49:20Z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21:46:26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