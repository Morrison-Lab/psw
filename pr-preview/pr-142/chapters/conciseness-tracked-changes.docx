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21:22:09 (PDT)</w:delText>
        </w:r>
      </w:del>
    </w:p>
    <w:p>
      <w:pPr>
        <w:pStyle w:val="Date"/>
      </w:pPr>
      <w:ins w:id="2" w:author="PR Preview" w:date="2026-01-01T00:00:00Z">
        <w:r>
          <w:t xml:space="preserve">Last modified: 2026-10-08 21:52:00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2026-10-09T04:55:04Z</dcterms:created>
  <dcterms:modified xsi:type="dcterms:W3CDTF">2026-10-09T04:55:04Z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21:52:00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