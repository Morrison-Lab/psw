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21:52:00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2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ins w:id="3" w:author="PR Preview" w:date="2026-01-01T00:00:00Z">
        <w:r>
          <w:t xml:space="preserve">substituting a definition and then applying a rule to it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(see</w:t>
        </w:r>
      </w:ins>
      <w:ins w:id="6" w:author="PR Preview" w:date="2026-01-01T00:00:00Z">
        <w:r>
          <w:t xml:space="preserve"> </w:t>
        </w:r>
      </w:ins>
      <w:hyperlink w:anchor="applying-a-definition-is-a-step">
        <w:ins w:id="7" w:author="PR Preview" w:date="2026-01-01T00:00:00Z">
          <w:r>
            <w:rPr>
              <w:rStyle w:val="Hyperlink"/>
            </w:rPr>
            <w:t xml:space="preserve">Applying a definition is a step</w:t>
          </w:r>
        </w:ins>
      </w:hyperlink>
      <w:ins w:id="8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del w:id="9" w:author="PR Preview" w:date="2026-01-01T00:00:00Z">
        <w:r>
          <w:delText xml:space="preserve">2.1 Using a fact the reader has not seen</w:delText>
        </w:r>
      </w:del>
    </w:p>
    <w:p>
      <w:pPr>
        <w:pStyle w:val="Heading3"/>
      </w:pPr>
      <w:ins w:id="10" w:author="PR Preview" w:date="2026-01-01T00:00:00Z">
        <w:r>
          <w:t xml:space="preserve">2.1 Applying a definition is a step</w:t>
        </w:r>
      </w:ins>
    </w:p>
    <w:p>
      <w:pPr>
        <w:pStyle w:val="FirstParagraph"/>
      </w:pPr>
      <w:ins w:id="11" w:author="PR Preview" w:date="2026-01-01T00:00:00Z">
        <w:r>
          <w:t xml:space="preserve">Replacing a named quantity with its definition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is one of the most important steps in a derivation.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It is where the general rules meet the specific problem,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so never skip it or merge it into the next step.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Give it its own line, justified as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“definition of …”</w:t>
        </w:r>
      </w:ins>
      <w:ins w:id="22" w:author="PR Preview" w:date="2026-01-01T00:00:00Z">
        <w:r>
          <w:t xml:space="preserve">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The same holds for a result from an earlier part of the same problem: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substitute it on its own line, and cite the part.</w:t>
        </w:r>
      </w:ins>
    </w:p>
    <w:bookmarkStart w:id="18" w:name="exm-apply-definition-step"/>
    <w:p>
      <w:pPr>
        <w:pStyle w:val="BodyText"/>
      </w:pPr>
      <w:ins w:id="27" w:author="PR Preview" w:date="2026-01-01T00:00:00Z">
        <w:r>
          <w:rPr>
            <w:b/>
            <w:bCs/>
          </w:rPr>
          <w:t xml:space="preserve">Example 4 (Applying the definition of a vector before differentiating it)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Suppose the prediction error vector is defined as</w:t>
        </w:r>
      </w:ins>
      <w:ins w:id="3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ins w:id="31" w:author="PR Preview" w:date="2026-01-01T00:00:00Z">
        <w:r>
          <w:t xml:space="preserve">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 a derivation needs its derivative with respect to</w:t>
        </w:r>
      </w:ins>
      <w:ins w:id="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35" w:author="PR Preview" w:date="2026-01-01T00:00:00Z">
        <w:r>
          <w:t xml:space="preserve">.</w:t>
        </w:r>
      </w:ins>
    </w:p>
    <w:p>
      <w:pPr>
        <w:pStyle w:val="BlockText"/>
      </w:pPr>
      <w:ins w:id="36" w:author="PR Preview" w:date="2026-01-01T00:00:00Z">
        <w:r>
          <w:t xml:space="preserve">❌</w:t>
        </w:r>
      </w:ins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ins w:id="37" w:author="PR Preview" w:date="2026-01-01T00:00:00Z">
        <w:r>
          <w:t xml:space="preserve">✅</w:t>
        </w:r>
      </w:ins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ins w:id="38" w:author="PR Preview" w:date="2026-01-01T00:00:00Z">
        <w:r>
          <w:t xml:space="preserve">The ❌ version applies the definition of</w:t>
        </w:r>
      </w:ins>
      <w:ins w:id="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e</m:t>
            </m:r>
          </m:e>
        </m:acc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 the rule for a difference in one line,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and its justification names only the rule.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The ✅ version shows the definition on its own line.</w:t>
        </w:r>
      </w:ins>
    </w:p>
    <w:bookmarkEnd w:id="18"/>
    <w:bookmarkEnd w:id="19"/>
    <w:bookmarkStart w:id="20" w:name="using-a-fact-the-reader-has-not-seen"/>
    <w:p>
      <w:pPr>
        <w:pStyle w:val="Heading3"/>
      </w:pPr>
      <w:ins w:id="46" w:author="PR Preview" w:date="2026-01-01T00:00:00Z">
        <w:r>
          <w:t xml:space="preserve">2.2 Using a fact the reader has not seen</w:t>
        </w:r>
      </w:ins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1" w:name="long-derivations"/>
    <w:p>
      <w:pPr>
        <w:pStyle w:val="Heading3"/>
      </w:pPr>
      <w:del w:id="47" w:author="PR Preview" w:date="2026-01-01T00:00:00Z">
        <w:r>
          <w:delText xml:space="preserve">2.2 Long derivations</w:delText>
        </w:r>
      </w:del>
    </w:p>
    <w:p>
      <w:pPr>
        <w:pStyle w:val="Heading3"/>
      </w:pPr>
      <w:ins w:id="48" w:author="PR Preview" w:date="2026-01-01T00:00:00Z">
        <w:r>
          <w:t xml:space="preserve">2.3 Long derivations</w:t>
        </w:r>
      </w:ins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For example, when you apply the chain rule,</w:t>
      </w:r>
      <w:r>
        <w:t xml:space="preserve"> </w:t>
      </w:r>
      <w:r>
        <w:t xml:space="preserve">derive the inner derivative in a separate block</w:t>
      </w:r>
      <w:r>
        <w:t xml:space="preserve"> </w:t>
      </w:r>
      <w:r>
        <w:t xml:space="preserve">before you substitute it.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End w:id="21"/>
    <w:bookmarkEnd w:id="22"/>
    <w:bookmarkStart w:id="24" w:name="functions-and-their-values"/>
    <w:p>
      <w:pPr>
        <w:pStyle w:val="Heading2"/>
      </w:pPr>
      <w:r>
        <w:t xml:space="preserve">3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3" w:name="exm-function-evaluated-at"/>
    <w:p>
      <w:pPr>
        <w:pStyle w:val="BodyText"/>
      </w:pPr>
      <w:del w:id="49" w:author="PR Preview" w:date="2026-01-01T00:00:00Z">
        <w:r>
          <w:rPr>
            <w:b/>
            <w:bCs/>
          </w:rPr>
          <w:delText xml:space="preserve">Example 4 (Saying where a function is evaluated)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 </w:delText>
        </w:r>
      </w:del>
    </w:p>
    <w:p>
      <w:pPr>
        <w:pStyle w:val="BodyText"/>
      </w:pPr>
      <w:ins w:id="52" w:author="PR Preview" w:date="2026-01-01T00:00:00Z">
        <w:r>
          <w:rPr>
            <w:b/>
            <w:bCs/>
          </w:rPr>
          <w:t xml:space="preserve">Example 5 (Saying where a function is evaluated)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24"/>
    <w:bookmarkStart w:id="27" w:name="matching-names-and-notation"/>
    <w:p>
      <w:pPr>
        <w:pStyle w:val="Heading2"/>
      </w:pPr>
      <w:r>
        <w:t xml:space="preserve">4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name-matches-notation"/>
    <w:p>
      <w:pPr>
        <w:pStyle w:val="BodyText"/>
      </w:pPr>
      <w:del w:id="55" w:author="PR Preview" w:date="2026-01-01T00:00:00Z">
        <w:r>
          <w:rPr>
            <w:b/>
            <w:bCs/>
          </w:rPr>
          <w:delText xml:space="preserve">Example 5 (Matching a name to its notation)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 </w:delText>
        </w:r>
      </w:del>
    </w:p>
    <w:p>
      <w:pPr>
        <w:pStyle w:val="BodyText"/>
      </w:pPr>
      <w:ins w:id="58" w:author="PR Preview" w:date="2026-01-01T00:00:00Z">
        <w:r>
          <w:rPr>
            <w:b/>
            <w:bCs/>
          </w:rPr>
          <w:t xml:space="preserve">Example 6 (Matching a name to its notation)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27"/>
    <w:bookmarkStart w:id="33" w:name="using-shared-macros"/>
    <w:p>
      <w:pPr>
        <w:pStyle w:val="Heading2"/>
      </w:pPr>
      <w:r>
        <w:t xml:space="preserve">5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28" w:name="exm-use-shared-macro"/>
    <w:p>
      <w:pPr>
        <w:pStyle w:val="BodyText"/>
      </w:pPr>
      <w:del w:id="61" w:author="PR Preview" w:date="2026-01-01T00:00:00Z">
        <w:r>
          <w:rPr>
            <w:b/>
            <w:bCs/>
          </w:rPr>
          <w:delText xml:space="preserve">Example 6 (Using a shared macro)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This example compares the source you type,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so both versions appear as code.</w:delText>
        </w:r>
      </w:del>
    </w:p>
    <w:p>
      <w:pPr>
        <w:pStyle w:val="BodyText"/>
      </w:pPr>
      <w:ins w:id="66" w:author="PR Preview" w:date="2026-01-01T00:00:00Z">
        <w:r>
          <w:rPr>
            <w:b/>
            <w:bCs/>
          </w:rPr>
          <w:t xml:space="preserve">Example 7 (Using a shared macro)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This example compares the source you type,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so both versions appear as code.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2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4"/>
        </w:numPr>
      </w:pPr>
      <w:r>
        <w:t xml:space="preserve">transposes</w:t>
      </w:r>
    </w:p>
    <w:p>
      <w:pPr>
        <w:pStyle w:val="Compact"/>
        <w:numPr>
          <w:ilvl w:val="0"/>
          <w:numId w:val="1004"/>
        </w:numPr>
      </w:pPr>
      <w:r>
        <w:t xml:space="preserve">hats on estimates</w:t>
      </w:r>
    </w:p>
    <w:p>
      <w:pPr>
        <w:pStyle w:val="Compact"/>
        <w:numPr>
          <w:ilvl w:val="0"/>
          <w:numId w:val="1004"/>
        </w:numPr>
      </w:pPr>
      <w:r>
        <w:t xml:space="preserve">expectations</w:t>
      </w:r>
    </w:p>
    <w:p>
      <w:pPr>
        <w:pStyle w:val="Compact"/>
        <w:numPr>
          <w:ilvl w:val="0"/>
          <w:numId w:val="1004"/>
        </w:numPr>
      </w:pPr>
      <w:r>
        <w:t xml:space="preserve">variances</w:t>
      </w:r>
    </w:p>
    <w:p>
      <w:pPr>
        <w:pStyle w:val="Compact"/>
        <w:numPr>
          <w:ilvl w:val="0"/>
          <w:numId w:val="1004"/>
        </w:numPr>
      </w:pPr>
      <w:r>
        <w:t xml:space="preserve">probabilities</w:t>
      </w:r>
    </w:p>
    <w:p>
      <w:pPr>
        <w:pStyle w:val="Compact"/>
        <w:numPr>
          <w:ilvl w:val="0"/>
          <w:numId w:val="1004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29" w:name="exm-semantic-macro-name"/>
    <w:p>
      <w:pPr>
        <w:pStyle w:val="BodyText"/>
      </w:pPr>
      <w:del w:id="71" w:author="PR Preview" w:date="2026-01-01T00:00:00Z">
        <w:r>
          <w:rPr>
            <w:b/>
            <w:bCs/>
          </w:rPr>
          <w:delText xml:space="preserve">Example 7 (Naming a macro for its meaning)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 </w:delText>
        </w:r>
      </w:del>
    </w:p>
    <w:p>
      <w:pPr>
        <w:pStyle w:val="BodyText"/>
      </w:pPr>
      <w:ins w:id="74" w:author="PR Preview" w:date="2026-01-01T00:00:00Z">
        <w:r>
          <w:rPr>
            <w:b/>
            <w:bCs/>
          </w:rPr>
          <w:t xml:space="preserve">Example 8 (Naming a macro for its meaning)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2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0" w:name="exm-semantic-decorator"/>
    <w:p>
      <w:pPr>
        <w:pStyle w:val="BodyText"/>
      </w:pPr>
      <w:del w:id="77" w:author="PR Preview" w:date="2026-01-01T00:00:00Z">
        <w:r>
          <w:rPr>
            <w:b/>
            <w:bCs/>
          </w:rPr>
          <w:delText xml:space="preserve">Example 8 (Naming a decorator for its meaning)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 </w:delText>
        </w:r>
      </w:del>
    </w:p>
    <w:p>
      <w:pPr>
        <w:pStyle w:val="BodyText"/>
      </w:pPr>
      <w:ins w:id="80" w:author="PR Preview" w:date="2026-01-01T00:00:00Z">
        <w:r>
          <w:rPr>
            <w:b/>
            <w:bCs/>
          </w:rPr>
          <w:t xml:space="preserve">Example 9 (Naming a decorator for its meaning)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0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1" w:name="exm-semantic-latin-letter"/>
    <w:p>
      <w:pPr>
        <w:pStyle w:val="BodyText"/>
      </w:pPr>
      <w:del w:id="83" w:author="PR Preview" w:date="2026-01-01T00:00:00Z">
        <w:r>
          <w:rPr>
            <w:b/>
            <w:bCs/>
          </w:rPr>
          <w:delText xml:space="preserve">Example 9 (Naming a variable for its role)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 </w:delText>
        </w:r>
      </w:del>
    </w:p>
    <w:p>
      <w:pPr>
        <w:pStyle w:val="BodyText"/>
      </w:pPr>
      <w:ins w:id="86" w:author="PR Preview" w:date="2026-01-01T00:00:00Z">
        <w:r>
          <w:rPr>
            <w:b/>
            <w:bCs/>
          </w:rPr>
          <w:t xml:space="preserve">Example 10 (Naming a variable for its role)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2" w:name="exm-named-quantity"/>
    <w:p>
      <w:pPr>
        <w:pStyle w:val="BodyText"/>
      </w:pPr>
      <w:del w:id="89" w:author="PR Preview" w:date="2026-01-01T00:00:00Z">
        <w:r>
          <w:rPr>
            <w:b/>
            <w:bCs/>
          </w:rPr>
          <w:delText xml:space="preserve">Example 10 (Writing a named quantity by its name)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 </w:delText>
        </w:r>
      </w:del>
    </w:p>
    <w:p>
      <w:pPr>
        <w:pStyle w:val="BodyText"/>
      </w:pPr>
      <w:ins w:id="92" w:author="PR Preview" w:date="2026-01-01T00:00:00Z">
        <w:r>
          <w:rPr>
            <w:b/>
            <w:bCs/>
          </w:rPr>
          <w:t xml:space="preserve">Example 11 (Writing a named quantity by its name)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2"/>
    <w:bookmarkEnd w:id="33"/>
    <w:bookmarkStart w:id="35" w:name="writing-dot-products"/>
    <w:p>
      <w:pPr>
        <w:pStyle w:val="Heading2"/>
      </w:pPr>
      <w:r>
        <w:t xml:space="preserve">6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34" w:name="exm-dot-product"/>
    <w:p>
      <w:pPr>
        <w:pStyle w:val="BodyText"/>
      </w:pPr>
      <w:del w:id="95" w:author="PR Preview" w:date="2026-01-01T00:00:00Z">
        <w:r>
          <w:rPr>
            <w:b/>
            <w:bCs/>
          </w:rPr>
          <w:delText xml:space="preserve">Example 11 (Writing a dot product)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 </w:delText>
        </w:r>
      </w:del>
    </w:p>
    <w:p>
      <w:pPr>
        <w:pStyle w:val="BodyText"/>
      </w:pPr>
      <w:ins w:id="98" w:author="PR Preview" w:date="2026-01-01T00:00:00Z">
        <w:r>
          <w:rPr>
            <w:b/>
            <w:bCs/>
          </w:rPr>
          <w:t xml:space="preserve">Example 12 (Writing a dot product)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3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6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6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35"/>
    <w:bookmarkStart w:id="38" w:name="writing-out-notational-shorthands"/>
    <w:p>
      <w:pPr>
        <w:pStyle w:val="Heading2"/>
      </w:pPr>
      <w:r>
        <w:t xml:space="preserve">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37" w:name="exm-notational-shorthand"/>
    <w:p>
      <w:pPr>
        <w:pStyle w:val="BodyText"/>
      </w:pPr>
      <w:del w:id="101" w:author="PR Preview" w:date="2026-01-01T00:00:00Z">
        <w:r>
          <w:rPr>
            <w:b/>
            <w:bCs/>
          </w:rPr>
          <w:delText xml:space="preserve">Example 12 (Writing out the limits of a sum and the range of an index)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For a discrete random variable</w:delText>
        </w:r>
      </w:del>
      <w:del w:id="104" w:author="PR Preview" w:date="2026-01-01T00:00:00Z">
        <w:r>
          <w:delText xml:space="preserve"> </w:delText>
        </w:r>
      </w:del>
      <m:oMath>
        <m:r>
          <m:t>X</m:t>
        </m:r>
      </m:oMath>
      <w:del w:id="105" w:author="PR Preview" w:date="2026-01-01T00:00:00Z">
        <w:r>
          <w:delText xml:space="preserve">:</w:delText>
        </w:r>
      </w:del>
    </w:p>
    <w:p>
      <w:pPr>
        <w:pStyle w:val="BodyText"/>
      </w:pPr>
      <w:ins w:id="106" w:author="PR Preview" w:date="2026-01-01T00:00:00Z">
        <w:r>
          <w:rPr>
            <w:b/>
            <w:bCs/>
          </w:rPr>
          <w:t xml:space="preserve">Example 13 (Writing out the limits of a sum and the range of an index)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For a discrete random variable</w:t>
        </w:r>
      </w:ins>
      <w:ins w:id="109" w:author="PR Preview" w:date="2026-01-01T00:00:00Z">
        <w:r>
          <w:t xml:space="preserve"> </w:t>
        </w:r>
      </w:ins>
      <m:oMath>
        <m:r>
          <m:t>X</m:t>
        </m:r>
      </m:oMath>
      <w:ins w:id="110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25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notation.html#sec-notational-shorthands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25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notation.html#sec-notational-shortha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2026-10-09T04:56:01Z</dcterms:created>
  <dcterms:modified xsi:type="dcterms:W3CDTF">2026-10-09T04:56:01Z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