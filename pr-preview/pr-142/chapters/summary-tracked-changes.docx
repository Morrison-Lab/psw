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22:06:13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3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ins w:id="3" w:author="PR Preview" w:date="2026-01-01T00:00:00Z">
          <w:r>
            <w:rPr>
              <w:rStyle w:val="Hyperlink"/>
            </w:rPr>
            <w:t xml:space="preserve">Give applying a definition its own step</w:t>
          </w:r>
        </w:ins>
      </w:hyperlink>
      <w:ins w:id="4" w:author="PR Preview" w:date="2026-01-01T00:00:00Z">
        <w:r>
          <w:t xml:space="preserve">;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never skip it.</w:t>
        </w:r>
      </w:ins>
    </w:p>
    <w:p>
      <w:pPr>
        <w:pStyle w:val="Compact"/>
        <w:numPr>
          <w:ilvl w:val="0"/>
          <w:numId w:val="1001"/>
        </w:numPr>
      </w:pPr>
      <w:hyperlink r:id="rId17">
        <w:ins w:id="7" w:author="PR Preview" w:date="2026-01-01T00:00:00Z">
          <w:r>
            <w:rPr>
              <w:rStyle w:val="Hyperlink"/>
            </w:rPr>
            <w:t xml:space="preserve">Show why you need a result before you derive it</w:t>
          </w:r>
        </w:ins>
      </w:hyperlink>
      <w:ins w:id="8" w:author="PR Preview" w:date="2026-01-01T00:00:00Z">
        <w:r>
          <w:t xml:space="preserve">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and</w:t>
        </w:r>
      </w:ins>
      <w:ins w:id="11" w:author="PR Preview" w:date="2026-01-01T00:00:00Z">
        <w:r>
          <w:t xml:space="preserve"> </w:t>
        </w:r>
      </w:ins>
      <w:hyperlink r:id="rId18">
        <w:ins w:id="12" w:author="PR Preview" w:date="2026-01-01T00:00:00Z">
          <w:r>
            <w:rPr>
              <w:rStyle w:val="Hyperlink"/>
            </w:rPr>
            <w:t xml:space="preserve">color each result where it is used</w:t>
          </w:r>
        </w:ins>
      </w:hyperlink>
      <w:ins w:id="1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3"/>
    <w:bookmarkStart w:id="32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7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2"/>
    <w:bookmarkStart w:id="40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8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39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0"/>
    <w:bookmarkStart w:id="4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7"/>
    <w:bookmarkStart w:id="6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2"/>
    <w:bookmarkStart w:id="73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3"/>
    <w:bookmarkStart w:id="8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4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6" Type="http://schemas.openxmlformats.org/officeDocument/2006/relationships/hyperlink" Target="avoid-ai-tells.qmd" TargetMode="External"/><Relationship Id="rId86" Type="http://schemas.openxmlformats.org/officeDocument/2006/relationships/hyperlink" Target="citations-evidence.qmd#adapting-another-courses-material" TargetMode="External"/><Relationship Id="rId28" Type="http://schemas.openxmlformats.org/officeDocument/2006/relationships/hyperlink" Target="citations-evidence.qmd#copy-paste-with-caution" TargetMode="External"/><Relationship Id="rId25" Type="http://schemas.openxmlformats.org/officeDocument/2006/relationships/hyperlink" Target="citations-evidence.qmd#do-not-substitute-flippancy-for-support" TargetMode="External"/><Relationship Id="rId29" Type="http://schemas.openxmlformats.org/officeDocument/2006/relationships/hyperlink" Target="citations-evidence.qmd#link-liberally" TargetMode="External"/><Relationship Id="rId31" Type="http://schemas.openxmlformats.org/officeDocument/2006/relationships/hyperlink" Target="citations-evidence.qmd#put-the-content-first" TargetMode="External"/><Relationship Id="rId30" Type="http://schemas.openxmlformats.org/officeDocument/2006/relationships/hyperlink" Target="citations-evidence.qmd#quote-the-original" TargetMode="External"/><Relationship Id="rId26" Type="http://schemas.openxmlformats.org/officeDocument/2006/relationships/hyperlink" Target="citations-evidence.qmd#what-makes-a-citation-relevant" TargetMode="External"/><Relationship Id="rId27" Type="http://schemas.openxmlformats.org/officeDocument/2006/relationships/hyperlink" Target="citations-evidence.qmd#what-makes-a-source-trustworthy" TargetMode="External"/><Relationship Id="rId24" Type="http://schemas.openxmlformats.org/officeDocument/2006/relationships/hyperlink" Target="citations-evidence.qmd#why-claims-need-support" TargetMode="External"/><Relationship Id="rId53" Type="http://schemas.openxmlformats.org/officeDocument/2006/relationships/hyperlink" Target="conciseness.qmd#avoid-double-negatives" TargetMode="External"/><Relationship Id="rId70" Type="http://schemas.openxmlformats.org/officeDocument/2006/relationships/hyperlink" Target="conciseness.qmd#do-not-rule-out-readings-no-reader-would-make" TargetMode="External"/><Relationship Id="rId68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limit-complex-sentence-structures" TargetMode="External"/><Relationship Id="rId72" Type="http://schemas.openxmlformats.org/officeDocument/2006/relationships/hyperlink" Target="conciseness.qmd#put-lists-in-bullet-points" TargetMode="External"/><Relationship Id="rId7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6" Type="http://schemas.openxmlformats.org/officeDocument/2006/relationships/hyperlink" Target="defining-terms.qmd#presenting-a-derivation-exercise-solution-theorem-proof" TargetMode="External"/><Relationship Id="rId66" Type="http://schemas.openxmlformats.org/officeDocument/2006/relationships/hyperlink" Target="grammar.qmd#avoid-garden-path-sentences" TargetMode="External"/><Relationship Id="rId64" Type="http://schemas.openxmlformats.org/officeDocument/2006/relationships/hyperlink" Target="grammar.qmd#demonstrative-pronouns" TargetMode="External"/><Relationship Id="rId67" Type="http://schemas.openxmlformats.org/officeDocument/2006/relationships/hyperlink" Target="grammar.qmd#name-the-object-of-a-relational-noun" TargetMode="External"/><Relationship Id="rId65" Type="http://schemas.openxmlformats.org/officeDocument/2006/relationships/hyperlink" Target="grammar.qmd#quantifiers-used-as-pronouns" TargetMode="External"/><Relationship Id="rId63" Type="http://schemas.openxmlformats.org/officeDocument/2006/relationships/hyperlink" Target="grammar.qmd#relative-pronouns" TargetMode="External"/><Relationship Id="rId59" Type="http://schemas.openxmlformats.org/officeDocument/2006/relationships/hyperlink" Target="inclusive-writing.qmd#keep-a-predictable-structure" TargetMode="External"/><Relationship Id="rId60" Type="http://schemas.openxmlformats.org/officeDocument/2006/relationships/hyperlink" Target="inclusive-writing.qmd#present-ideas-in-more-than-one-form" TargetMode="External"/><Relationship Id="rId55" Type="http://schemas.openxmlformats.org/officeDocument/2006/relationships/hyperlink" Target="inclusive-writing.qmd#put-one-idea-in-each-sentence" TargetMode="External"/><Relationship Id="rId54" Type="http://schemas.openxmlformats.org/officeDocument/2006/relationships/hyperlink" Target="inclusive-writing.qmd#rewrite-noun-strings-and-hidden-verbs" TargetMode="External"/><Relationship Id="rId57" Type="http://schemas.openxmlformats.org/officeDocument/2006/relationships/hyperlink" Target="inclusive-writing.qmd#say-what-numbers-and-symbols-mean" TargetMode="External"/><Relationship Id="rId50" Type="http://schemas.openxmlformats.org/officeDocument/2006/relationships/hyperlink" Target="inclusive-writing.qmd#say-when-a-common-word-has-a-technical-meaning" TargetMode="External"/><Relationship Id="rId51" Type="http://schemas.openxmlformats.org/officeDocument/2006/relationships/hyperlink" Target="inclusive-writing.qmd#spell-out-abbreviations" TargetMode="External"/><Relationship Id="rId56" Type="http://schemas.openxmlformats.org/officeDocument/2006/relationships/hyperlink" Target="inclusive-writing.qmd#state-every-step-and-every-point" TargetMode="External"/><Relationship Id="rId61" Type="http://schemas.openxmlformats.org/officeDocument/2006/relationships/hyperlink" Target="inclusive-writing.qmd#test-your-writing-with-a-reader" TargetMode="External"/><Relationship Id="rId49" Type="http://schemas.openxmlformats.org/officeDocument/2006/relationships/hyperlink" Target="inclusive-writing.qmd#use-common-words-and-define-technical-ones" TargetMode="External"/><Relationship Id="rId58" Type="http://schemas.openxmlformats.org/officeDocument/2006/relationships/hyperlink" Target="inclusive-writing.qmd#use-examples-that-every-reader-knows" TargetMode="External"/><Relationship Id="rId48" Type="http://schemas.openxmlformats.org/officeDocument/2006/relationships/hyperlink" Target="inclusive-writing.qmd#use-literal-language" TargetMode="External"/><Relationship Id="rId52" Type="http://schemas.openxmlformats.org/officeDocument/2006/relationships/hyperlink" Target="inclusive-writing.qmd#write-positive-statements" TargetMode="External"/><Relationship Id="rId38" Type="http://schemas.openxmlformats.org/officeDocument/2006/relationships/hyperlink" Target="manuscript-submission.qmd" TargetMode="External"/><Relationship Id="rId39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19" Type="http://schemas.openxmlformats.org/officeDocument/2006/relationships/hyperlink" Target="notation.qmd#functions-and-their-values" TargetMode="External"/><Relationship Id="rId20" Type="http://schemas.openxmlformats.org/officeDocument/2006/relationships/hyperlink" Target="notation.qmd#matching-names-and-notation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1" Type="http://schemas.openxmlformats.org/officeDocument/2006/relationships/hyperlink" Target="notation.qmd#using-shared-macros" TargetMode="External"/><Relationship Id="rId22" Type="http://schemas.openxmlformats.org/officeDocument/2006/relationships/hyperlink" Target="notation.qmd#writing-out-notational-shorthands" TargetMode="External"/><Relationship Id="rId35" Type="http://schemas.openxmlformats.org/officeDocument/2006/relationships/hyperlink" Target="paper-organization.qmd#label-variables-in-plain-words" TargetMode="External"/><Relationship Id="rId37" Type="http://schemas.openxmlformats.org/officeDocument/2006/relationships/hyperlink" Target="paper-organization.qmd#links-to-videos-and-other-media" TargetMode="External"/><Relationship Id="rId34" Type="http://schemas.openxmlformats.org/officeDocument/2006/relationships/hyperlink" Target="paper-organization.qmd#organizing-the-results-section" TargetMode="External"/><Relationship Id="rId33" Type="http://schemas.openxmlformats.org/officeDocument/2006/relationships/hyperlink" Target="paper-organization.qmd#standard-paper-structure" TargetMode="External"/><Relationship Id="rId36" Type="http://schemas.openxmlformats.org/officeDocument/2006/relationships/hyperlink" Target="paper-organization.qmd#subsection-headings" TargetMode="External"/><Relationship Id="rId74" Type="http://schemas.openxmlformats.org/officeDocument/2006/relationships/hyperlink" Target="teaching.qmd#build-the-lecture-from-exercises-and-solutions" TargetMode="External"/><Relationship Id="rId75" Type="http://schemas.openxmlformats.org/officeDocument/2006/relationships/hyperlink" Target="teaching.qmd#exm-exercise-before-definition" TargetMode="External"/><Relationship Id="rId77" Type="http://schemas.openxmlformats.org/officeDocument/2006/relationships/hyperlink" Target="teaching.qmd#give-each-defined-term-its-own-div" TargetMode="External"/><Relationship Id="rId79" Type="http://schemas.openxmlformats.org/officeDocument/2006/relationships/hyperlink" Target="teaching.qmd#lead-with-the-simplest-correct-form-of-a-definition" TargetMode="External"/><Relationship Id="rId84" Type="http://schemas.openxmlformats.org/officeDocument/2006/relationships/hyperlink" Target="teaching.qmd#make-figures-accessible" TargetMode="External"/><Relationship Id="rId80" Type="http://schemas.openxmlformats.org/officeDocument/2006/relationships/hyperlink" Target="teaching.qmd#reuse-one-written-version-of-each-result" TargetMode="External"/><Relationship Id="rId82" Type="http://schemas.openxmlformats.org/officeDocument/2006/relationships/hyperlink" Target="teaching.qmd#show-each-idea-applied-and-in-a-figure" TargetMode="External"/><Relationship Id="rId78" Type="http://schemas.openxmlformats.org/officeDocument/2006/relationships/hyperlink" Target="teaching.qmd#state-the-notation-and-its-alternatives" TargetMode="External"/><Relationship Id="rId85" Type="http://schemas.openxmlformats.org/officeDocument/2006/relationships/hyperlink" Target="teaching.qmd#structure-slides-for-the-reader" TargetMode="External"/><Relationship Id="rId81" Type="http://schemas.openxmlformats.org/officeDocument/2006/relationships/hyperlink" Target="teaching.qmd#use-real-data-and-compute-every-number" TargetMode="External"/><Relationship Id="rId83" Type="http://schemas.openxmlformats.org/officeDocument/2006/relationships/hyperlink" Target="teaching.qmd#write-labs-for-both-languages-and-any-computer" TargetMode="External"/><Relationship Id="rId41" Type="http://schemas.openxmlformats.org/officeDocument/2006/relationships/hyperlink" Target="word-choice.qmd" TargetMode="External"/><Relationship Id="rId42" Type="http://schemas.openxmlformats.org/officeDocument/2006/relationships/hyperlink" Target="word-choice.qmd#avoid-vague-and-metaphorical-language" TargetMode="External"/><Relationship Id="rId43" Type="http://schemas.openxmlformats.org/officeDocument/2006/relationships/hyperlink" Target="word-choice.qmd#follow-an-abstract-statement-with-an-example" TargetMode="External"/><Relationship Id="rId45" Type="http://schemas.openxmlformats.org/officeDocument/2006/relationships/hyperlink" Target="word-choice.qmd#minimize-unnecessary-jargon" TargetMode="External"/><Relationship Id="rId4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void-ai-tells.qmd" TargetMode="External"/><Relationship Id="rId86" Type="http://schemas.openxmlformats.org/officeDocument/2006/relationships/hyperlink" Target="citations-evidence.qmd#adapting-another-courses-material" TargetMode="External"/><Relationship Id="rId28" Type="http://schemas.openxmlformats.org/officeDocument/2006/relationships/hyperlink" Target="citations-evidence.qmd#copy-paste-with-caution" TargetMode="External"/><Relationship Id="rId25" Type="http://schemas.openxmlformats.org/officeDocument/2006/relationships/hyperlink" Target="citations-evidence.qmd#do-not-substitute-flippancy-for-support" TargetMode="External"/><Relationship Id="rId29" Type="http://schemas.openxmlformats.org/officeDocument/2006/relationships/hyperlink" Target="citations-evidence.qmd#link-liberally" TargetMode="External"/><Relationship Id="rId31" Type="http://schemas.openxmlformats.org/officeDocument/2006/relationships/hyperlink" Target="citations-evidence.qmd#put-the-content-first" TargetMode="External"/><Relationship Id="rId30" Type="http://schemas.openxmlformats.org/officeDocument/2006/relationships/hyperlink" Target="citations-evidence.qmd#quote-the-original" TargetMode="External"/><Relationship Id="rId26" Type="http://schemas.openxmlformats.org/officeDocument/2006/relationships/hyperlink" Target="citations-evidence.qmd#what-makes-a-citation-relevant" TargetMode="External"/><Relationship Id="rId27" Type="http://schemas.openxmlformats.org/officeDocument/2006/relationships/hyperlink" Target="citations-evidence.qmd#what-makes-a-source-trustworthy" TargetMode="External"/><Relationship Id="rId24" Type="http://schemas.openxmlformats.org/officeDocument/2006/relationships/hyperlink" Target="citations-evidence.qmd#why-claims-need-support" TargetMode="External"/><Relationship Id="rId53" Type="http://schemas.openxmlformats.org/officeDocument/2006/relationships/hyperlink" Target="conciseness.qmd#avoid-double-negatives" TargetMode="External"/><Relationship Id="rId70" Type="http://schemas.openxmlformats.org/officeDocument/2006/relationships/hyperlink" Target="conciseness.qmd#do-not-rule-out-readings-no-reader-would-make" TargetMode="External"/><Relationship Id="rId68" Type="http://schemas.openxmlformats.org/officeDocument/2006/relationships/hyperlink" Target="conciseness.qmd#lead-with-the-subject" TargetMode="External"/><Relationship Id="rId69" Type="http://schemas.openxmlformats.org/officeDocument/2006/relationships/hyperlink" Target="conciseness.qmd#limit-complex-sentence-structures" TargetMode="External"/><Relationship Id="rId72" Type="http://schemas.openxmlformats.org/officeDocument/2006/relationships/hyperlink" Target="conciseness.qmd#put-lists-in-bullet-points" TargetMode="External"/><Relationship Id="rId71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6" Type="http://schemas.openxmlformats.org/officeDocument/2006/relationships/hyperlink" Target="defining-terms.qmd#presenting-a-derivation-exercise-solution-theorem-proof" TargetMode="External"/><Relationship Id="rId66" Type="http://schemas.openxmlformats.org/officeDocument/2006/relationships/hyperlink" Target="grammar.qmd#avoid-garden-path-sentences" TargetMode="External"/><Relationship Id="rId64" Type="http://schemas.openxmlformats.org/officeDocument/2006/relationships/hyperlink" Target="grammar.qmd#demonstrative-pronouns" TargetMode="External"/><Relationship Id="rId67" Type="http://schemas.openxmlformats.org/officeDocument/2006/relationships/hyperlink" Target="grammar.qmd#name-the-object-of-a-relational-noun" TargetMode="External"/><Relationship Id="rId65" Type="http://schemas.openxmlformats.org/officeDocument/2006/relationships/hyperlink" Target="grammar.qmd#quantifiers-used-as-pronouns" TargetMode="External"/><Relationship Id="rId63" Type="http://schemas.openxmlformats.org/officeDocument/2006/relationships/hyperlink" Target="grammar.qmd#relative-pronouns" TargetMode="External"/><Relationship Id="rId59" Type="http://schemas.openxmlformats.org/officeDocument/2006/relationships/hyperlink" Target="inclusive-writing.qmd#keep-a-predictable-structure" TargetMode="External"/><Relationship Id="rId60" Type="http://schemas.openxmlformats.org/officeDocument/2006/relationships/hyperlink" Target="inclusive-writing.qmd#present-ideas-in-more-than-one-form" TargetMode="External"/><Relationship Id="rId55" Type="http://schemas.openxmlformats.org/officeDocument/2006/relationships/hyperlink" Target="inclusive-writing.qmd#put-one-idea-in-each-sentence" TargetMode="External"/><Relationship Id="rId54" Type="http://schemas.openxmlformats.org/officeDocument/2006/relationships/hyperlink" Target="inclusive-writing.qmd#rewrite-noun-strings-and-hidden-verbs" TargetMode="External"/><Relationship Id="rId57" Type="http://schemas.openxmlformats.org/officeDocument/2006/relationships/hyperlink" Target="inclusive-writing.qmd#say-what-numbers-and-symbols-mean" TargetMode="External"/><Relationship Id="rId50" Type="http://schemas.openxmlformats.org/officeDocument/2006/relationships/hyperlink" Target="inclusive-writing.qmd#say-when-a-common-word-has-a-technical-meaning" TargetMode="External"/><Relationship Id="rId51" Type="http://schemas.openxmlformats.org/officeDocument/2006/relationships/hyperlink" Target="inclusive-writing.qmd#spell-out-abbreviations" TargetMode="External"/><Relationship Id="rId56" Type="http://schemas.openxmlformats.org/officeDocument/2006/relationships/hyperlink" Target="inclusive-writing.qmd#state-every-step-and-every-point" TargetMode="External"/><Relationship Id="rId61" Type="http://schemas.openxmlformats.org/officeDocument/2006/relationships/hyperlink" Target="inclusive-writing.qmd#test-your-writing-with-a-reader" TargetMode="External"/><Relationship Id="rId49" Type="http://schemas.openxmlformats.org/officeDocument/2006/relationships/hyperlink" Target="inclusive-writing.qmd#use-common-words-and-define-technical-ones" TargetMode="External"/><Relationship Id="rId58" Type="http://schemas.openxmlformats.org/officeDocument/2006/relationships/hyperlink" Target="inclusive-writing.qmd#use-examples-that-every-reader-knows" TargetMode="External"/><Relationship Id="rId48" Type="http://schemas.openxmlformats.org/officeDocument/2006/relationships/hyperlink" Target="inclusive-writing.qmd#use-literal-language" TargetMode="External"/><Relationship Id="rId52" Type="http://schemas.openxmlformats.org/officeDocument/2006/relationships/hyperlink" Target="inclusive-writing.qmd#write-positive-statements" TargetMode="External"/><Relationship Id="rId38" Type="http://schemas.openxmlformats.org/officeDocument/2006/relationships/hyperlink" Target="manuscript-submission.qmd" TargetMode="External"/><Relationship Id="rId39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19" Type="http://schemas.openxmlformats.org/officeDocument/2006/relationships/hyperlink" Target="notation.qmd#functions-and-their-values" TargetMode="External"/><Relationship Id="rId20" Type="http://schemas.openxmlformats.org/officeDocument/2006/relationships/hyperlink" Target="notation.qmd#matching-names-and-notation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1" Type="http://schemas.openxmlformats.org/officeDocument/2006/relationships/hyperlink" Target="notation.qmd#using-shared-macros" TargetMode="External"/><Relationship Id="rId22" Type="http://schemas.openxmlformats.org/officeDocument/2006/relationships/hyperlink" Target="notation.qmd#writing-out-notational-shorthands" TargetMode="External"/><Relationship Id="rId35" Type="http://schemas.openxmlformats.org/officeDocument/2006/relationships/hyperlink" Target="paper-organization.qmd#label-variables-in-plain-words" TargetMode="External"/><Relationship Id="rId37" Type="http://schemas.openxmlformats.org/officeDocument/2006/relationships/hyperlink" Target="paper-organization.qmd#links-to-videos-and-other-media" TargetMode="External"/><Relationship Id="rId34" Type="http://schemas.openxmlformats.org/officeDocument/2006/relationships/hyperlink" Target="paper-organization.qmd#organizing-the-results-section" TargetMode="External"/><Relationship Id="rId33" Type="http://schemas.openxmlformats.org/officeDocument/2006/relationships/hyperlink" Target="paper-organization.qmd#standard-paper-structure" TargetMode="External"/><Relationship Id="rId36" Type="http://schemas.openxmlformats.org/officeDocument/2006/relationships/hyperlink" Target="paper-organization.qmd#subsection-headings" TargetMode="External"/><Relationship Id="rId74" Type="http://schemas.openxmlformats.org/officeDocument/2006/relationships/hyperlink" Target="teaching.qmd#build-the-lecture-from-exercises-and-solutions" TargetMode="External"/><Relationship Id="rId75" Type="http://schemas.openxmlformats.org/officeDocument/2006/relationships/hyperlink" Target="teaching.qmd#exm-exercise-before-definition" TargetMode="External"/><Relationship Id="rId77" Type="http://schemas.openxmlformats.org/officeDocument/2006/relationships/hyperlink" Target="teaching.qmd#give-each-defined-term-its-own-div" TargetMode="External"/><Relationship Id="rId79" Type="http://schemas.openxmlformats.org/officeDocument/2006/relationships/hyperlink" Target="teaching.qmd#lead-with-the-simplest-correct-form-of-a-definition" TargetMode="External"/><Relationship Id="rId84" Type="http://schemas.openxmlformats.org/officeDocument/2006/relationships/hyperlink" Target="teaching.qmd#make-figures-accessible" TargetMode="External"/><Relationship Id="rId80" Type="http://schemas.openxmlformats.org/officeDocument/2006/relationships/hyperlink" Target="teaching.qmd#reuse-one-written-version-of-each-result" TargetMode="External"/><Relationship Id="rId82" Type="http://schemas.openxmlformats.org/officeDocument/2006/relationships/hyperlink" Target="teaching.qmd#show-each-idea-applied-and-in-a-figure" TargetMode="External"/><Relationship Id="rId78" Type="http://schemas.openxmlformats.org/officeDocument/2006/relationships/hyperlink" Target="teaching.qmd#state-the-notation-and-its-alternatives" TargetMode="External"/><Relationship Id="rId85" Type="http://schemas.openxmlformats.org/officeDocument/2006/relationships/hyperlink" Target="teaching.qmd#structure-slides-for-the-reader" TargetMode="External"/><Relationship Id="rId81" Type="http://schemas.openxmlformats.org/officeDocument/2006/relationships/hyperlink" Target="teaching.qmd#use-real-data-and-compute-every-number" TargetMode="External"/><Relationship Id="rId83" Type="http://schemas.openxmlformats.org/officeDocument/2006/relationships/hyperlink" Target="teaching.qmd#write-labs-for-both-languages-and-any-computer" TargetMode="External"/><Relationship Id="rId41" Type="http://schemas.openxmlformats.org/officeDocument/2006/relationships/hyperlink" Target="word-choice.qmd" TargetMode="External"/><Relationship Id="rId42" Type="http://schemas.openxmlformats.org/officeDocument/2006/relationships/hyperlink" Target="word-choice.qmd#avoid-vague-and-metaphorical-language" TargetMode="External"/><Relationship Id="rId43" Type="http://schemas.openxmlformats.org/officeDocument/2006/relationships/hyperlink" Target="word-choice.qmd#follow-an-abstract-statement-with-an-example" TargetMode="External"/><Relationship Id="rId45" Type="http://schemas.openxmlformats.org/officeDocument/2006/relationships/hyperlink" Target="word-choice.qmd#minimize-unnecessary-jargon" TargetMode="External"/><Relationship Id="rId4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2026-10-09T05:09:54Z</dcterms:created>
  <dcterms:modified xsi:type="dcterms:W3CDTF">2026-10-09T05:09:54Z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22:06:13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