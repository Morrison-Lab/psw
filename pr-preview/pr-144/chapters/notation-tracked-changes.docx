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del w:id="3" w:author="PR Preview" w:date="2026-01-01T00:00:00Z">
        <w:r>
          <w:delText xml:space="preserve">3 Functions and their values</w:delText>
        </w:r>
      </w:del>
    </w:p>
    <w:p>
      <w:pPr>
        <w:pStyle w:val="Heading2"/>
      </w:pPr>
      <w:ins w:id="4" w:author="PR Preview" w:date="2026-01-01T00:00:00Z">
        <w:r>
          <w:t xml:space="preserve">3 One equals sign per line</w:t>
        </w:r>
      </w:ins>
    </w:p>
    <w:p>
      <w:pPr>
        <w:pStyle w:val="FirstParagraph"/>
      </w:pPr>
      <w:ins w:id="5" w:author="PR Preview" w:date="2026-01-01T00:00:00Z">
        <w:r>
          <w:t xml:space="preserve">Put at most one equals sign on each line of math.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When a result takes two or more equalities,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write them as an aligned display,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with one equality per row,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each row starting with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&amp;=</w:t>
        </w:r>
      </w:ins>
      <w:ins w:id="16" w:author="PR Preview" w:date="2026-01-01T00:00:00Z">
        <w:r>
          <w:t xml:space="preserve">.</w:t>
        </w:r>
      </w:ins>
    </w:p>
    <w:p>
      <w:pPr>
        <w:pStyle w:val="BodyText"/>
      </w:pPr>
      <w:ins w:id="17" w:author="PR Preview" w:date="2026-01-01T00:00:00Z">
        <w:r>
          <w:t xml:space="preserve">A chain such as</w:t>
        </w:r>
      </w:ins>
      <w:ins w:id="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on one line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asks the reader to find where each step starts and ends,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to check every step at once.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 aligned display puts each step on its own row,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so the reader can check one row at a time,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 the left-hand side, written once,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stays visible above the rows that rewrite it.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 rows also leave room for a justification at the end of each step,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as</w:t>
        </w:r>
      </w:ins>
      <w:ins w:id="37" w:author="PR Preview" w:date="2026-01-01T00:00:00Z">
        <w:r>
          <w:t xml:space="preserve"> </w:t>
        </w:r>
      </w:ins>
      <w:hyperlink r:id="rId26">
        <w:ins w:id="38" w:author="PR Preview" w:date="2026-01-01T00:00:00Z">
          <w:r>
            <w:rPr>
              <w:rStyle w:val="Hyperlink"/>
            </w:rPr>
            <w:t xml:space="preserve">One operation per step</w:t>
          </w:r>
        </w:ins>
      </w:hyperlink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asks.</w:t>
        </w:r>
      </w:ins>
    </w:p>
    <w:bookmarkStart w:id="27" w:name="exm-one-equals-per-line"/>
    <w:p>
      <w:pPr>
        <w:pStyle w:val="BodyText"/>
      </w:pPr>
      <w:ins w:id="41" w:author="PR Preview" w:date="2026-01-01T00:00:00Z">
        <w:r>
          <w:rPr>
            <w:b/>
            <w:bCs/>
          </w:rPr>
          <w:t xml:space="preserve">Example 6 (Splitting a chain into rows)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 </w:t>
        </w:r>
      </w:ins>
    </w:p>
    <w:p>
      <w:pPr>
        <w:pStyle w:val="BlockText"/>
      </w:pPr>
      <w:ins w:id="44" w:author="PR Preview" w:date="2026-01-01T00:00:00Z">
        <w:r>
          <w:t xml:space="preserve">❌</w:t>
        </w:r>
      </w:ins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ins w:id="45" w:author="PR Preview" w:date="2026-01-01T00:00:00Z">
        <w:r>
          <w:t xml:space="preserve">✅</w:t>
        </w:r>
      </w:ins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ins w:id="46" w:author="PR Preview" w:date="2026-01-01T00:00:00Z">
        <w:r>
          <w:t xml:space="preserve">The ❌ version makes the reader find the second equals sign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in a long line before they can compare the two expressions.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 ✅ version sets the two expressions one above the other,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starting at the same place.</w:t>
        </w:r>
      </w:ins>
    </w:p>
    <w:bookmarkEnd w:id="27"/>
    <w:p>
      <w:pPr>
        <w:pStyle w:val="BodyText"/>
      </w:pPr>
      <w:ins w:id="53" w:author="PR Preview" w:date="2026-01-01T00:00:00Z">
        <w:r>
          <w:t xml:space="preserve">The rule applies wherever an equals sign appears:</w:t>
        </w:r>
      </w:ins>
    </w:p>
    <w:p>
      <w:pPr>
        <w:pStyle w:val="Compact"/>
        <w:numPr>
          <w:ilvl w:val="0"/>
          <w:numId w:val="1005"/>
        </w:numPr>
      </w:pPr>
      <w:ins w:id="54" w:author="PR Preview" w:date="2026-01-01T00:00:00Z">
        <w:r>
          <w:rPr>
            <w:b/>
            <w:bCs/>
          </w:rPr>
          <w:t xml:space="preserve">Inside an aligned display.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 row such as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rStyle w:val="VerbatimChar"/>
          </w:rPr>
          <w:t xml:space="preserve">&amp;= b = c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 still a chain;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split it into two rows.</w:t>
        </w:r>
      </w:ins>
    </w:p>
    <w:p>
      <w:pPr>
        <w:pStyle w:val="Compact"/>
        <w:numPr>
          <w:ilvl w:val="0"/>
          <w:numId w:val="1005"/>
        </w:numPr>
      </w:pPr>
      <w:ins w:id="63" w:author="PR Preview" w:date="2026-01-01T00:00:00Z">
        <w:r>
          <w:rPr>
            <w:b/>
            <w:bCs/>
          </w:rPr>
          <w:t xml:space="preserve">In running text.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 inline chain such as ❌</w:t>
        </w:r>
      </w:ins>
      <w:ins w:id="6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becomes an aligned display,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or two statements in the sentence.</w:t>
        </w:r>
      </w:ins>
    </w:p>
    <w:p>
      <w:pPr>
        <w:pStyle w:val="Compact"/>
        <w:numPr>
          <w:ilvl w:val="0"/>
          <w:numId w:val="1005"/>
        </w:numPr>
      </w:pPr>
      <w:ins w:id="71" w:author="PR Preview" w:date="2026-01-01T00:00:00Z">
        <w:r>
          <w:rPr>
            <w:b/>
            <w:bCs/>
          </w:rPr>
          <w:t xml:space="preserve">For a statement that several quantities are equal.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Write ✅</w:t>
        </w:r>
      </w:ins>
      <w:ins w:id="7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for every</w:t>
        </w:r>
      </w:ins>
      <w:ins w:id="7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rather than ❌</w:t>
        </w:r>
      </w:ins>
      <w:ins w:id="8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so that each claim is a single equality.</w:t>
        </w:r>
      </w:ins>
    </w:p>
    <w:p>
      <w:pPr>
        <w:pStyle w:val="FirstParagraph"/>
      </w:pPr>
      <w:ins w:id="84" w:author="PR Preview" w:date="2026-01-01T00:00:00Z">
        <w:r>
          <w:t xml:space="preserve">Separate equations set side by side,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such as</w:t>
        </w:r>
      </w:ins>
      <w:ins w:id="8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each have one equals sign,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so they are not chains.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They still read more easily as separate rows,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or as separate statements in the text.</w:t>
        </w:r>
      </w:ins>
    </w:p>
    <w:bookmarkEnd w:id="28"/>
    <w:bookmarkStart w:id="30" w:name="functions-and-their-values"/>
    <w:p>
      <w:pPr>
        <w:pStyle w:val="Heading2"/>
      </w:pPr>
      <w:ins w:id="97" w:author="PR Preview" w:date="2026-01-01T00:00:00Z">
        <w:r>
          <w:t xml:space="preserve">4 Functions and their values</w:t>
        </w:r>
      </w:ins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del w:id="98" w:author="PR Preview" w:date="2026-01-01T00:00:00Z">
        <w:r>
          <w:rPr>
            <w:b/>
            <w:bCs/>
          </w:rPr>
          <w:delText xml:space="preserve">Example 6 (Saying where a function is evaluated)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 </w:delText>
        </w:r>
      </w:del>
    </w:p>
    <w:p>
      <w:pPr>
        <w:pStyle w:val="BodyText"/>
      </w:pPr>
      <w:ins w:id="101" w:author="PR Preview" w:date="2026-01-01T00:00:00Z">
        <w:r>
          <w:rPr>
            <w:b/>
            <w:bCs/>
          </w:rPr>
          <w:t xml:space="preserve">Example 7 (Saying where a function is evaluated)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del w:id="104" w:author="PR Preview" w:date="2026-01-01T00:00:00Z">
        <w:r>
          <w:delText xml:space="preserve">4 Matching names and notation</w:delText>
        </w:r>
      </w:del>
    </w:p>
    <w:p>
      <w:pPr>
        <w:pStyle w:val="Heading2"/>
      </w:pPr>
      <w:ins w:id="105" w:author="PR Preview" w:date="2026-01-01T00:00:00Z">
        <w:r>
          <w:t xml:space="preserve">5 Matching names and notation</w:t>
        </w:r>
      </w:ins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del w:id="106" w:author="PR Preview" w:date="2026-01-01T00:00:00Z">
        <w:r>
          <w:rPr>
            <w:b/>
            <w:bCs/>
          </w:rPr>
          <w:delText xml:space="preserve">Example 7 (Matching a name to its notation)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 </w:delText>
        </w:r>
      </w:del>
    </w:p>
    <w:p>
      <w:pPr>
        <w:pStyle w:val="BodyText"/>
      </w:pPr>
      <w:ins w:id="109" w:author="PR Preview" w:date="2026-01-01T00:00:00Z">
        <w:r>
          <w:rPr>
            <w:b/>
            <w:bCs/>
          </w:rPr>
          <w:t xml:space="preserve">Example 8 (Matching a name to its notation)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del w:id="112" w:author="PR Preview" w:date="2026-01-01T00:00:00Z">
        <w:r>
          <w:delText xml:space="preserve">5 Using shared macros</w:delText>
        </w:r>
      </w:del>
    </w:p>
    <w:p>
      <w:pPr>
        <w:pStyle w:val="Heading2"/>
      </w:pPr>
      <w:ins w:id="113" w:author="PR Preview" w:date="2026-01-01T00:00:00Z">
        <w:r>
          <w:t xml:space="preserve">6 Using shared macros</w:t>
        </w:r>
      </w:ins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del w:id="114" w:author="PR Preview" w:date="2026-01-01T00:00:00Z">
        <w:r>
          <w:rPr>
            <w:b/>
            <w:bCs/>
          </w:rPr>
          <w:delText xml:space="preserve">Example 8 (Using a shared macro)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This example compares the source you type,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so both versions appear as code.</w:delText>
        </w:r>
      </w:del>
    </w:p>
    <w:p>
      <w:pPr>
        <w:pStyle w:val="BodyText"/>
      </w:pPr>
      <w:ins w:id="119" w:author="PR Preview" w:date="2026-01-01T00:00:00Z">
        <w:r>
          <w:rPr>
            <w:b/>
            <w:bCs/>
          </w:rPr>
          <w:t xml:space="preserve">Example 9 (Using a shared macro)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This example compares the source you type,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so both versions appear as code.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del w:id="124" w:author="PR Preview" w:date="2026-01-01T00:00:00Z">
        <w:r>
          <w:rPr>
            <w:b/>
            <w:bCs/>
          </w:rPr>
          <w:delText xml:space="preserve">Example 9 (Naming a macro for its meaning)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 </w:delText>
        </w:r>
      </w:del>
    </w:p>
    <w:p>
      <w:pPr>
        <w:pStyle w:val="BodyText"/>
      </w:pPr>
      <w:ins w:id="127" w:author="PR Preview" w:date="2026-01-01T00:00:00Z">
        <w:r>
          <w:rPr>
            <w:b/>
            <w:bCs/>
          </w:rPr>
          <w:t xml:space="preserve">Example 10 (Naming a macro for its meaning)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del w:id="130" w:author="PR Preview" w:date="2026-01-01T00:00:00Z">
        <w:r>
          <w:rPr>
            <w:b/>
            <w:bCs/>
          </w:rPr>
          <w:delText xml:space="preserve">Example 10 (Naming a decorator for its meaning)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 </w:delText>
        </w:r>
      </w:del>
    </w:p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Example 11 (Naming a decorator for its meaning)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del w:id="136" w:author="PR Preview" w:date="2026-01-01T00:00:00Z">
        <w:r>
          <w:rPr>
            <w:b/>
            <w:bCs/>
          </w:rPr>
          <w:delText xml:space="preserve">Example 11 (Naming a variable for its role)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 </w:delText>
        </w:r>
      </w:del>
    </w:p>
    <w:p>
      <w:pPr>
        <w:pStyle w:val="BodyText"/>
      </w:pPr>
      <w:ins w:id="139" w:author="PR Preview" w:date="2026-01-01T00:00:00Z">
        <w:r>
          <w:rPr>
            <w:b/>
            <w:bCs/>
          </w:rPr>
          <w:t xml:space="preserve">Example 12 (Naming a variable for its role)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del w:id="142" w:author="PR Preview" w:date="2026-01-01T00:00:00Z">
        <w:r>
          <w:rPr>
            <w:b/>
            <w:bCs/>
          </w:rPr>
          <w:delText xml:space="preserve">Example 12 (Writing a named quantity by its name)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 </w:delText>
        </w:r>
      </w:del>
    </w:p>
    <w:p>
      <w:pPr>
        <w:pStyle w:val="BodyText"/>
      </w:pPr>
      <w:ins w:id="145" w:author="PR Preview" w:date="2026-01-01T00:00:00Z">
        <w:r>
          <w:rPr>
            <w:b/>
            <w:bCs/>
          </w:rPr>
          <w:t xml:space="preserve">Example 13 (Writing a named quantity by its name)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del w:id="148" w:author="PR Preview" w:date="2026-01-01T00:00:00Z">
        <w:r>
          <w:delText xml:space="preserve">6 Writing dot products</w:delText>
        </w:r>
      </w:del>
    </w:p>
    <w:p>
      <w:pPr>
        <w:pStyle w:val="Heading2"/>
      </w:pPr>
      <w:ins w:id="149" w:author="PR Preview" w:date="2026-01-01T00:00:00Z">
        <w:r>
          <w:t xml:space="preserve">7 Writing dot products</w:t>
        </w:r>
      </w:ins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del w:id="150" w:author="PR Preview" w:date="2026-01-01T00:00:00Z">
        <w:r>
          <w:rPr>
            <w:b/>
            <w:bCs/>
          </w:rPr>
          <w:delText xml:space="preserve">Example 13 (Writing a dot product)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 </w:delText>
        </w:r>
      </w:del>
    </w:p>
    <w:p>
      <w:pPr>
        <w:pStyle w:val="BodyText"/>
      </w:pPr>
      <w:ins w:id="153" w:author="PR Preview" w:date="2026-01-01T00:00:00Z">
        <w:r>
          <w:rPr>
            <w:b/>
            <w:bCs/>
          </w:rPr>
          <w:t xml:space="preserve">Example 14 (Writing a dot product)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del w:id="156" w:author="PR Preview" w:date="2026-01-01T00:00:00Z">
        <w:r>
          <w:delText xml:space="preserve">7 Writing out notational shorthands</w:delText>
        </w:r>
      </w:del>
    </w:p>
    <w:p>
      <w:pPr>
        <w:pStyle w:val="Heading2"/>
      </w:pPr>
      <w:ins w:id="157" w:author="PR Preview" w:date="2026-01-01T00:00:00Z">
        <w:r>
          <w:t xml:space="preserve">8 Writing out notational shorthands</w:t>
        </w:r>
      </w:ins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del w:id="158" w:author="PR Preview" w:date="2026-01-01T00:00:00Z">
        <w:r>
          <w:rPr>
            <w:b/>
            <w:bCs/>
          </w:rPr>
          <w:delText xml:space="preserve">Example 14 (Writing out the limits of a sum and the range of an index)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For a discrete random variable</w:delText>
        </w:r>
      </w:del>
      <w:del w:id="161" w:author="PR Preview" w:date="2026-01-01T00:00:00Z">
        <w:r>
          <w:delText xml:space="preserve"> </w:delText>
        </w:r>
      </w:del>
      <m:oMath>
        <m:r>
          <m:t>X</m:t>
        </m:r>
      </m:oMath>
      <w:del w:id="162" w:author="PR Preview" w:date="2026-01-01T00:00:00Z">
        <w:r>
          <w:delText xml:space="preserve">:</w:delText>
        </w:r>
      </w:del>
    </w:p>
    <w:p>
      <w:pPr>
        <w:pStyle w:val="BodyText"/>
      </w:pPr>
      <w:ins w:id="163" w:author="PR Preview" w:date="2026-01-01T00:00:00Z">
        <w:r>
          <w:rPr>
            <w:b/>
            <w:bCs/>
          </w:rPr>
          <w:t xml:space="preserve">Example 15 (Writing out the limits of a sum and the range of an index)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For a discrete random variable</w:t>
        </w:r>
      </w:ins>
      <w:ins w:id="166" w:author="PR Preview" w:date="2026-01-01T00:00:00Z">
        <w:r>
          <w:t xml:space="preserve"> </w:t>
        </w:r>
      </w:ins>
      <m:oMath>
        <m:r>
          <m:t>X</m:t>
        </m:r>
      </m:oMath>
      <w:ins w:id="167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2026-10-09T05:29:15Z</dcterms:created>
  <dcterms:modified xsi:type="dcterms:W3CDTF">2026-10-09T05:29:15Z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