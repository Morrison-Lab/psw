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ins w:id="3" w:author="PR Preview" w:date="2026-01-01T00:00:00Z">
          <w:r>
            <w:rPr>
              <w:rStyle w:val="Hyperlink"/>
            </w:rPr>
            <w:t xml:space="preserve">Put one equals sign on each line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split a chain such as</w:t>
        </w:r>
      </w:ins>
      <w:ins w:id="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into the rows of an aligned display.</w:t>
        </w:r>
      </w:ins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2026-10-09T05:29:28Z</dcterms:created>
  <dcterms:modified xsi:type="dcterms:W3CDTF">2026-10-09T05:29:28Z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