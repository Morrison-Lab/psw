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2026-10-08 22:40:32 (PDT)</w:delText>
        </w:r>
      </w:del>
    </w:p>
    <w:p>
      <w:pPr>
        <w:pStyle w:val="Date"/>
      </w:pPr>
      <w:ins w:id="2" w:author="PR Preview" w:date="2026-01-01T00:00:00Z">
        <w:r>
          <w:t xml:space="preserve">Last modified: 2026-10-08 23:23:25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2026-10-09T06:25:56Z</dcterms:created>
  <dcterms:modified xsi:type="dcterms:W3CDTF">2026-10-09T06:25:56Z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23:23:25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