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23:23:25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5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ins w:id="3" w:author="PR Preview" w:date="2026-01-01T00:00:00Z">
        <w:r>
          <w:t xml:space="preserve">Write the R code with</w:t>
        </w:r>
      </w:ins>
      <w:ins w:id="4" w:author="PR Preview" w:date="2026-01-01T00:00:00Z">
        <w:r>
          <w:t xml:space="preserve"> </w:t>
        </w:r>
      </w:ins>
      <w:hyperlink r:id="rId23">
        <w:ins w:id="5" w:author="PR Preview" w:date="2026-01-01T00:00:00Z">
          <w:r>
            <w:rPr>
              <w:rStyle w:val="Hyperlink"/>
            </w:rPr>
            <w:t xml:space="preserve">tidymodels</w:t>
          </w:r>
        </w:ins>
      </w:hyperlink>
      <w:ins w:id="6" w:author="PR Preview" w:date="2026-01-01T00:00:00Z">
        <w:r>
          <w:t xml:space="preserve">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or show tidymodels and base R side by side.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Do not give base R alone.</w:t>
        </w:r>
      </w:ins>
      <w:ins w:id="11" w:author="PR Preview" w:date="2026-01-01T00:00:00Z">
        <w:r>
          <w:t xml:space="preserve"> </w:t>
        </w:r>
      </w:ins>
      <w:hyperlink r:id="rId24">
        <w:ins w:id="12" w:author="PR Preview" w:date="2026-01-01T00:00:00Z">
          <w:r>
            <w:rPr>
              <w:rStyle w:val="Hyperlink"/>
            </w:rPr>
            <w:t xml:space="preserve">ISLR-tidymodels-labs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shows the style.</w:t>
        </w:r>
      </w:ins>
    </w:p>
    <w:p>
      <w:pPr>
        <w:pStyle w:val="Compact"/>
        <w:numPr>
          <w:ilvl w:val="0"/>
          <w:numId w:val="1005"/>
        </w:numPr>
      </w:pPr>
      <w:ins w:id="15" w:author="PR Preview" w:date="2026-01-01T00:00:00Z">
        <w:r>
          <w:t xml:space="preserve">When a lab follows a textbook’s lab, use the book’s exercises and data, in the book’s order.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If an exercise departs from the book, say why in the lab.</w:t>
        </w:r>
      </w:ins>
    </w:p>
    <w:p>
      <w:pPr>
        <w:pStyle w:val="Compact"/>
        <w:numPr>
          <w:ilvl w:val="0"/>
          <w:numId w:val="1005"/>
        </w:numPr>
      </w:pPr>
      <w:ins w:id="18" w:author="PR Preview" w:date="2026-01-01T00:00:00Z">
        <w:r>
          <w:t xml:space="preserve">Never throw away an exercise you replace.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Either keep both exercises,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or keep the replaced one as an outtake: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leave its file in place and stop including it.</w:t>
        </w:r>
      </w:ins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5"/>
    <w:bookmarkStart w:id="26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6"/>
    <w:bookmarkStart w:id="28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8"/>
    <w:bookmarkStart w:id="32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2"/>
    <w:bookmarkStart w:id="41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0" w:name="refs"/>
    <w:bookmarkStart w:id="3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ai-tells.qmd" TargetMode="External"/><Relationship Id="rId29" Type="http://schemas.openxmlformats.org/officeDocument/2006/relationships/hyperlink" Target="citations-evidence.qmd#adapting-another-courses-material" TargetMode="External"/><Relationship Id="rId31" Type="http://schemas.openxmlformats.org/officeDocument/2006/relationships/hyperlink" Target="citations-evidence.qmd#put-the-content-first" TargetMode="External"/><Relationship Id="rId30" Type="http://schemas.openxmlformats.org/officeDocument/2006/relationships/hyperlink" Target="citations-evidence.qmd#quote-the-original" TargetMode="External"/><Relationship Id="rId33" Type="http://schemas.openxmlformats.org/officeDocument/2006/relationships/hyperlink" Target="conciseness.qmd#lead-with-the-subject" TargetMode="External"/><Relationship Id="rId27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6" Type="http://schemas.openxmlformats.org/officeDocument/2006/relationships/hyperlink" Target="word-choice.qmd#avoid-vague-and-metaphorical-language" TargetMode="External"/><Relationship Id="rId3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ai-tells.qmd" TargetMode="External"/><Relationship Id="rId29" Type="http://schemas.openxmlformats.org/officeDocument/2006/relationships/hyperlink" Target="citations-evidence.qmd#adapting-another-courses-material" TargetMode="External"/><Relationship Id="rId31" Type="http://schemas.openxmlformats.org/officeDocument/2006/relationships/hyperlink" Target="citations-evidence.qmd#put-the-content-first" TargetMode="External"/><Relationship Id="rId30" Type="http://schemas.openxmlformats.org/officeDocument/2006/relationships/hyperlink" Target="citations-evidence.qmd#quote-the-original" TargetMode="External"/><Relationship Id="rId33" Type="http://schemas.openxmlformats.org/officeDocument/2006/relationships/hyperlink" Target="conciseness.qmd#lead-with-the-subject" TargetMode="External"/><Relationship Id="rId27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6" Type="http://schemas.openxmlformats.org/officeDocument/2006/relationships/hyperlink" Target="word-choice.qmd#avoid-vague-and-metaphorical-language" TargetMode="External"/><Relationship Id="rId3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2026-10-09T06:27:00Z</dcterms:created>
  <dcterms:modified xsi:type="dcterms:W3CDTF">2026-10-09T06:27:00Z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