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Defining terms clearly</w:t>
      </w:r>
    </w:p>
    <w:p>
      <w:pPr>
        <w:pStyle w:val="Date"/>
      </w:pPr>
      <w:del w:id="1" w:author="PR Preview" w:date="2026-01-01T00:00:00Z">
        <w:r>
          <w:delText xml:space="preserve">Last modified: 2026-10-09 01:07:47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2026-10-09 00:58:31 (PDT)</w:t>
        </w:r>
      </w:ins>
    </w:p>
    <w:p>
      <w:pPr>
        <w:pStyle w:val="FirstParagraph"/>
      </w:pPr>
      <w:r>
        <w:t xml:space="preserve">Clear definitions are essential to effective scientific writing.</w:t>
      </w:r>
      <w:r>
        <w:t xml:space="preserve"> </w:t>
      </w:r>
      <w:r>
        <w:t xml:space="preserve">Every specialized term should have an explicit,</w:t>
      </w:r>
      <w:r>
        <w:t xml:space="preserve"> </w:t>
      </w:r>
      <w:r>
        <w:t xml:space="preserve">concise definition immediately before or after its first use.</w:t>
      </w:r>
      <w:r>
        <w:t xml:space="preserve"> </w:t>
      </w:r>
      <w:r>
        <w:t xml:space="preserve">Readers should not need to search for the meaning of a term</w:t>
      </w:r>
      <w:r>
        <w:t xml:space="preserve"> </w:t>
      </w:r>
      <w:r>
        <w:t xml:space="preserve">or infer it from context alone. For example:</w:t>
      </w:r>
    </w:p>
    <w:bookmarkStart w:id="9" w:name="def-term"/>
    <w:p>
      <w:pPr>
        <w:pStyle w:val="BodyText"/>
      </w:pPr>
      <w:r>
        <w:rPr>
          <w:b/>
          <w:bCs/>
        </w:rPr>
        <w:t xml:space="preserve">Definition 1 (Term)</w:t>
      </w:r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term</w:t>
      </w:r>
      <w:r>
        <w:t xml:space="preserve"> </w:t>
      </w:r>
      <w:r>
        <w:t xml:space="preserve">is a word or phrase with a specific,</w:t>
      </w:r>
      <w:r>
        <w:t xml:space="preserve"> </w:t>
      </w:r>
      <w:r>
        <w:t xml:space="preserve">technical meaning within a particular field or context.</w:t>
      </w:r>
    </w:p>
    <w:bookmarkEnd w:id="9"/>
    <w:bookmarkStart w:id="10" w:name="exm-term"/>
    <w:p>
      <w:pPr>
        <w:pStyle w:val="BodyText"/>
      </w:pPr>
      <w:r>
        <w:rPr>
          <w:b/>
          <w:bCs/>
        </w:rPr>
        <w:t xml:space="preserve">Example 1 (</w:t>
      </w:r>
      <w:r>
        <w:rPr>
          <w:b/>
          <w:bCs/>
        </w:rPr>
        <w:t xml:space="preserve">“Significant”</w:t>
      </w:r>
      <w:r>
        <w:rPr>
          <w:b/>
          <w:bCs/>
        </w:rPr>
        <w:t xml:space="preserve"> </w:t>
      </w:r>
      <w:r>
        <w:rPr>
          <w:b/>
          <w:bCs/>
        </w:rPr>
        <w:t xml:space="preserve">used as a term)</w:t>
      </w:r>
      <w:r>
        <w:t xml:space="preserve"> </w:t>
      </w:r>
      <w:r>
        <w:t xml:space="preserve">In</w:t>
      </w:r>
      <w:r>
        <w:t xml:space="preserve"> </w:t>
      </w:r>
      <w:r>
        <w:t xml:space="preserve">“the difference was statistically significant at the 5% level”</w:t>
      </w:r>
      <w:r>
        <w:t xml:space="preserve">,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is a term (</w:t>
      </w:r>
      <w:hyperlink w:anchor="def-term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it means that a hypothesis test rejected its null hypothesis at that level.</w:t>
      </w:r>
    </w:p>
    <w:bookmarkEnd w:id="10"/>
    <w:bookmarkStart w:id="11" w:name="exm-not-term"/>
    <w:p>
      <w:pPr>
        <w:pStyle w:val="BodyText"/>
      </w:pPr>
      <w:r>
        <w:rPr>
          <w:b/>
          <w:bCs/>
        </w:rPr>
        <w:t xml:space="preserve">Example 2 (</w:t>
      </w:r>
      <w:r>
        <w:rPr>
          <w:b/>
          <w:bCs/>
        </w:rPr>
        <w:t xml:space="preserve">“Significant”</w:t>
      </w:r>
      <w:r>
        <w:rPr>
          <w:b/>
          <w:bCs/>
        </w:rPr>
        <w:t xml:space="preserve"> </w:t>
      </w:r>
      <w:r>
        <w:rPr>
          <w:b/>
          <w:bCs/>
        </w:rPr>
        <w:t xml:space="preserve">used as an ordinary word)</w:t>
      </w:r>
      <w:r>
        <w:t xml:space="preserve"> </w:t>
      </w:r>
      <w:r>
        <w:t xml:space="preserve">In</w:t>
      </w:r>
      <w:r>
        <w:t xml:space="preserve"> </w:t>
      </w:r>
      <w:r>
        <w:t xml:space="preserve">“staffing is a significant problem for the clinic”</w:t>
      </w:r>
      <w:r>
        <w:t xml:space="preserve">,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is not a term (</w:t>
      </w:r>
      <w:hyperlink w:anchor="def-term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It carries its everyday meaning,</w:t>
      </w:r>
      <w:r>
        <w:t xml:space="preserve"> </w:t>
      </w:r>
      <w:r>
        <w:t xml:space="preserve">“large”</w:t>
      </w:r>
      <w:r>
        <w:t xml:space="preserve"> </w:t>
      </w:r>
      <w:r>
        <w:t xml:space="preserve">or</w:t>
      </w:r>
      <w:r>
        <w:t xml:space="preserve"> </w:t>
      </w:r>
      <w:r>
        <w:t xml:space="preserve">“important”</w:t>
      </w:r>
      <w:r>
        <w:t xml:space="preserve">,</w:t>
      </w:r>
      <w:r>
        <w:t xml:space="preserve"> </w:t>
      </w:r>
      <w:r>
        <w:t xml:space="preserve">and no hypothesis test is involved.</w:t>
      </w:r>
    </w:p>
    <w:bookmarkEnd w:id="11"/>
    <w:bookmarkStart w:id="12" w:name="def-population"/>
    <w:p>
      <w:pPr>
        <w:pStyle w:val="BodyText"/>
      </w:pPr>
      <w:r>
        <w:rPr>
          <w:b/>
          <w:bCs/>
        </w:rPr>
        <w:t xml:space="preserve">Definition 2 (Population)</w:t>
      </w:r>
      <w:r>
        <w:t xml:space="preserve"> </w:t>
      </w:r>
      <w:r>
        <w:t xml:space="preserve">In statistics,</w:t>
      </w:r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population</w:t>
      </w:r>
      <w:r>
        <w:t xml:space="preserve"> </w:t>
      </w:r>
      <w:r>
        <w:t xml:space="preserve">is the complete set of all items or individuals of interest.</w:t>
      </w:r>
    </w:p>
    <w:bookmarkEnd w:id="12"/>
    <w:bookmarkStart w:id="13" w:name="exm-population"/>
    <w:p>
      <w:pPr>
        <w:pStyle w:val="BodyText"/>
      </w:pPr>
      <w:r>
        <w:rPr>
          <w:b/>
          <w:bCs/>
        </w:rPr>
        <w:t xml:space="preserve">Example 3 (A population of patients)</w:t>
      </w:r>
      <w:r>
        <w:t xml:space="preserve"> </w:t>
      </w:r>
      <w:r>
        <w:t xml:space="preserve">For a study of blood-sugar control,</w:t>
      </w:r>
      <w:r>
        <w:t xml:space="preserve"> </w:t>
      </w:r>
      <w:r>
        <w:t xml:space="preserve">the population (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) might be</w:t>
      </w:r>
      <w:r>
        <w:t xml:space="preserve"> </w:t>
      </w:r>
      <w:r>
        <w:t xml:space="preserve">all adults in California with type 2 diabetes in 2024.</w:t>
      </w:r>
    </w:p>
    <w:bookmarkEnd w:id="13"/>
    <w:bookmarkStart w:id="14" w:name="exm-not-population"/>
    <w:p>
      <w:pPr>
        <w:pStyle w:val="BodyText"/>
      </w:pPr>
      <w:r>
        <w:rPr>
          <w:b/>
          <w:bCs/>
        </w:rPr>
        <w:t xml:space="preserve">Example 4 (A sample is not the population)</w:t>
      </w:r>
      <w:r>
        <w:t xml:space="preserve"> </w:t>
      </w:r>
      <w:r>
        <w:t xml:space="preserve">The 500 patients who enrolled in that study are not the population</w:t>
      </w:r>
      <w:r>
        <w:t xml:space="preserve"> </w:t>
      </w:r>
      <w:r>
        <w:t xml:space="preserve">(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They are a sample drawn from the population,</w:t>
      </w:r>
      <w:r>
        <w:t xml:space="preserve"> </w:t>
      </w:r>
      <w:r>
        <w:t xml:space="preserve">and the study’s estimates describe the population only as far as</w:t>
      </w:r>
      <w:r>
        <w:t xml:space="preserve"> </w:t>
      </w:r>
      <w:r>
        <w:t xml:space="preserve">the sample represents it.</w:t>
      </w:r>
    </w:p>
    <w:bookmarkEnd w:id="14"/>
    <w:bookmarkStart w:id="15" w:name="rem-population"/>
    <w:p>
      <w:pPr>
        <w:pStyle w:val="BodyText"/>
      </w:pPr>
      <w:r>
        <w:rPr>
          <w:i/>
          <w:iCs/>
        </w:rPr>
        <w:t xml:space="preserve">Remark 1</w:t>
      </w:r>
      <w:r>
        <w:t xml:space="preserve"> (Population is not only geographic). </w:t>
      </w:r>
      <w:r>
        <w:t xml:space="preserve">In everyday use,</w:t>
      </w:r>
      <w:r>
        <w:t xml:space="preserve"> </w:t>
      </w:r>
      <w:r>
        <w:t xml:space="preserve">“population”</w:t>
      </w:r>
      <w:r>
        <w:t xml:space="preserve"> </w:t>
      </w:r>
      <w:r>
        <w:t xml:space="preserve">usually means the people living in a place.</w:t>
      </w:r>
      <w:r>
        <w:t xml:space="preserve"> </w:t>
      </w:r>
      <w:r>
        <w:t xml:space="preserve">The statistical sense in</w:t>
      </w:r>
      <w:r>
        <w:t xml:space="preserve"> 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is broader:</w:t>
      </w:r>
      <w:r>
        <w:t xml:space="preserve"> </w:t>
      </w:r>
      <w:r>
        <w:t xml:space="preserve">a population can be all the patients with a condition,</w:t>
      </w:r>
      <w:r>
        <w:t xml:space="preserve"> </w:t>
      </w:r>
      <w:r>
        <w:t xml:space="preserve">all the batches a factory produces,</w:t>
      </w:r>
      <w:r>
        <w:t xml:space="preserve"> </w:t>
      </w:r>
      <w:r>
        <w:t xml:space="preserve">or any other set of items of interest.</w:t>
      </w:r>
    </w:p>
    <w:bookmarkEnd w:id="15"/>
    <w:bookmarkStart w:id="17" w:name="guidelines-for-defining-terms"/>
    <w:p>
      <w:pPr>
        <w:pStyle w:val="Heading2"/>
      </w:pPr>
      <w:r>
        <w:t xml:space="preserve">1 Guidelines for defining terms</w:t>
      </w:r>
    </w:p>
    <w:p>
      <w:pPr>
        <w:pStyle w:val="FirstParagraph"/>
      </w:pPr>
      <w:r>
        <w:t xml:space="preserve">Follow these principles when introducing new terms: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Provide explicit definitions:</w:t>
      </w:r>
      <w:r>
        <w:t xml:space="preserve"> </w:t>
      </w:r>
      <w:r>
        <w:t xml:space="preserve">State clearly what a term means,</w:t>
      </w:r>
      <w:r>
        <w:t xml:space="preserve"> </w:t>
      </w:r>
      <w:r>
        <w:t xml:space="preserve">rather than assuming readers will understand from context.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Be concise:</w:t>
      </w:r>
      <w:r>
        <w:t xml:space="preserve"> </w:t>
      </w:r>
      <w:r>
        <w:t xml:space="preserve">Definitions should be brief and focused,</w:t>
      </w:r>
      <w:r>
        <w:t xml:space="preserve"> </w:t>
      </w:r>
      <w:r>
        <w:t xml:space="preserve">using only the words necessary to convey the meaning.</w:t>
      </w:r>
      <w:r>
        <w:t xml:space="preserve"> </w:t>
      </w:r>
      <w:r>
        <w:t xml:space="preserve">A definition block holds the defining statement and nothing else:</w:t>
      </w:r>
      <w:r>
        <w:t xml:space="preserve"> </w:t>
      </w:r>
      <w:r>
        <w:t xml:space="preserve">no examples, special cases, motivation or caveats.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State technical definitions and results in both prose and a display equation:</w:t>
      </w:r>
      <w:r>
        <w:t xml:space="preserve"> </w:t>
      </w:r>
      <w:r>
        <w:t xml:space="preserve">Give a quantitative term, or a theorem or corollary,</w:t>
      </w:r>
      <w:r>
        <w:t xml:space="preserve"> </w:t>
      </w:r>
      <w:r>
        <w:t xml:space="preserve">a one-sentence prose statement</w:t>
      </w:r>
      <w:r>
        <w:t xml:space="preserve"> </w:t>
      </w:r>
      <w:r>
        <w:t xml:space="preserve">and the formula it stands for as a display equation,</w:t>
      </w:r>
      <w:r>
        <w:t xml:space="preserve"> </w:t>
      </w:r>
      <w:r>
        <w:t xml:space="preserve">in the same definition or theorem block;</w:t>
      </w:r>
      <w:r>
        <w:t xml:space="preserve"> </w:t>
      </w:r>
      <w:r>
        <w:t xml:space="preserve">together the sentence and the formula are the statement.</w:t>
      </w:r>
      <w:r>
        <w:t xml:space="preserve"> </w:t>
      </w:r>
      <w:r>
        <w:t xml:space="preserve">A formula left inline in the sentence is easy to miss</w:t>
      </w:r>
      <w:r>
        <w:t xml:space="preserve"> </w:t>
      </w:r>
      <w:r>
        <w:t xml:space="preserve">and hard for later derivations to point to.</w:t>
      </w:r>
      <w:r>
        <w:t xml:space="preserve"> </w:t>
      </w:r>
      <w:r>
        <w:t xml:space="preserve">The prose tells the reader what the quantity means;</w:t>
      </w:r>
      <w:r>
        <w:t xml:space="preserve"> </w:t>
      </w:r>
      <w:r>
        <w:t xml:space="preserve">the formula makes it exact and lets later derivations cite it.</w:t>
      </w:r>
      <w:r>
        <w:t xml:space="preserve"> </w:t>
      </w:r>
      <w:r>
        <w:t xml:space="preserve">For example, define the ordinary least squares estimate</w:t>
      </w:r>
      <w:r>
        <w:t xml:space="preserve"> </w:t>
      </w:r>
      <w:r>
        <w:t xml:space="preserve">of a parameter vector</w:t>
      </w:r>
      <w:r>
        <w:t xml:space="preserve"> </w:t>
      </w:r>
      <m:oMath>
        <m:acc>
          <m:accPr>
            <m:chr m:val="⃗"/>
          </m:accPr>
          <m:e>
            <m:r>
              <m:t>θ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w:r>
        <w:t xml:space="preserve">“the value of</w:t>
      </w:r>
      <w:r>
        <w:t xml:space="preserve"> </w:t>
      </w:r>
      <m:oMath>
        <m:acc>
          <m:accPr>
            <m:chr m:val="⃗"/>
          </m:accPr>
          <m:e>
            <m:r>
              <m:t>θ</m:t>
            </m:r>
          </m:e>
        </m:acc>
      </m:oMath>
      <w:r>
        <w:t xml:space="preserve"> </w:t>
      </w:r>
      <w:r>
        <w:t xml:space="preserve">that minimizes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”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as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acc>
                <m:accPr>
                  <m:chr m:val="⃗"/>
                </m:accPr>
                <m:e>
                  <m:r>
                    <m:t>θ</m:t>
                  </m:r>
                </m:e>
              </m:acc>
            </m:e>
          </m:acc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acc>
                <m:accPr>
                  <m:chr m:val="⃗"/>
                </m:accPr>
                <m:e>
                  <m:r>
                    <m:t>θ</m:t>
                  </m:r>
                </m:e>
              </m:acc>
            </m:lim>
          </m:limLow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⃗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not with only one of the two.</w:t>
      </w:r>
      <w:r>
        <w:t xml:space="preserve"> </w:t>
      </w:r>
      <w:r>
        <w:t xml:space="preserve">Build the formula from terms already defined,</w:t>
      </w:r>
      <w:r>
        <w:t xml:space="preserve"> </w:t>
      </w:r>
      <w:r>
        <w:t xml:space="preserve">rather than expanding them again:</w:t>
      </w:r>
      <w:r>
        <w:t xml:space="preserve"> </w:t>
      </w:r>
      <w:r>
        <w:t xml:space="preserve">once the residual and total sums of squares are defined,</w:t>
      </w:r>
      <w:r>
        <w:t xml:space="preserve"> </w:t>
      </w:r>
      <w:r>
        <w:t xml:space="preserve">write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R</m:t>
              </m:r>
            </m:e>
            <m:sup>
              <m:r>
                <m:t>2</m:t>
              </m:r>
            </m:sup>
          </m:sSup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nor/>
                  <m:sty m:val="p"/>
                </m:rPr>
                <m:t>TSS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not the two sums that RSS and TSS stand for.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statistical model by its distribution, and derive its other forms:</w:t>
      </w:r>
      <w:r>
        <w:t xml:space="preserve"> </w:t>
      </w:r>
      <w:r>
        <w:t xml:space="preserve">Define a regression model by the distribution of the outcome</w:t>
      </w:r>
      <w:r>
        <w:t xml:space="preserve"> </w:t>
      </w:r>
      <w:r>
        <w:t xml:space="preserve">conditional on the covariates,</w:t>
      </w:r>
      <w:r>
        <w:t xml:space="preserve"> </w:t>
      </w:r>
      <w:r>
        <w:t xml:space="preserve">centered on a named mean function.</w:t>
      </w:r>
      <w:r>
        <w:t xml:space="preserve"> </w:t>
      </w:r>
      <w:r>
        <w:t xml:space="preserve">For example, define simple linear regression as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 independently,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.</w:t>
      </w:r>
      <w:r>
        <w:t xml:space="preserve"> </w:t>
      </w:r>
      <w:r>
        <w:t xml:space="preserve">Then define the 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state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as a result proved from those definitions.</w:t>
      </w:r>
      <w:r>
        <w:t xml:space="preserve"> </w:t>
      </w:r>
      <w:r>
        <w:t xml:space="preserve">Writing the model as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 Gaussian errors”</w:t>
      </w:r>
      <w:r>
        <w:t xml:space="preserve"> </w:t>
      </w:r>
      <w:r>
        <w:t xml:space="preserve">makes the definition rest on a quantity</w:t>
      </w:r>
      <w:r>
        <w:t xml:space="preserve"> </w:t>
      </w:r>
      <w:r>
        <w:t xml:space="preserve">that has not been defined yet,</w:t>
      </w:r>
      <w:r>
        <w:t xml:space="preserve"> </w:t>
      </w:r>
      <w:r>
        <w:t xml:space="preserve">and hides that the model is a statement about the outcome’s distribution.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probability distribution by its density or mass function:</w:t>
      </w:r>
      <w:r>
        <w:t xml:space="preserve"> </w:t>
      </w:r>
      <w:r>
        <w:t xml:space="preserve">Define a named distribution directly,</w:t>
      </w:r>
      <w:r>
        <w:t xml:space="preserve"> </w:t>
      </w:r>
      <w:r>
        <w:t xml:space="preserve">by its probability density function (pdf) or probability mass function (pmf)</w:t>
      </w:r>
      <w:r>
        <w:t xml:space="preserve"> </w:t>
      </w:r>
      <w:r>
        <w:t xml:space="preserve">and its support.</w:t>
      </w:r>
      <w:r>
        <w:t xml:space="preserve"> </w:t>
      </w:r>
      <w:r>
        <w:t xml:space="preserve">State any relationship to other distributions as a theorem</w:t>
      </w:r>
      <w:r>
        <w:t xml:space="preserve"> </w:t>
      </w:r>
      <w:r>
        <w:t xml:space="preserve">proved from those definitions.</w:t>
      </w:r>
      <w:r>
        <w:t xml:space="preserve"> </w:t>
      </w:r>
      <w:r>
        <w:t xml:space="preserve">For example, define the chi-square distribution 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degrees of freedom</w:t>
      </w:r>
      <w:r>
        <w:t xml:space="preserve"> </w:t>
      </w:r>
      <w:r>
        <w:t xml:space="preserve">by its pdf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num>
            <m:den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and state as a theorem that, for a positive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 sum of the squares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independent standard normal random variables</w:t>
      </w:r>
      <w:r>
        <w:t xml:space="preserve"> </w:t>
      </w:r>
      <w:r>
        <w:t xml:space="preserve">has this distribution.</w:t>
      </w:r>
      <w:r>
        <w:t xml:space="preserve"> </w:t>
      </w:r>
      <w:r>
        <w:t xml:space="preserve">The density is defined for every real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the theorem covers only integer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Defining the chi-square distribution as that sum</w:t>
      </w:r>
      <w:r>
        <w:t xml:space="preserve"> </w:t>
      </w:r>
      <w:r>
        <w:t xml:space="preserve">turns a result into a definition,</w:t>
      </w:r>
      <w:r>
        <w:t xml:space="preserve"> </w:t>
      </w:r>
      <w:r>
        <w:t xml:space="preserve">and leaves the reader without the density</w:t>
      </w:r>
      <w:r>
        <w:t xml:space="preserve"> </w:t>
      </w:r>
      <w:r>
        <w:t xml:space="preserve">that later calculations need.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in the most general form the document needs:</w:t>
      </w:r>
      <w:r>
        <w:t xml:space="preserve"> </w:t>
      </w:r>
      <w:r>
        <w:t xml:space="preserve">State the concept at the level of generality</w:t>
      </w:r>
      <w:r>
        <w:t xml:space="preserve"> </w:t>
      </w:r>
      <w:r>
        <w:t xml:space="preserve">the rest of the document relies on,</w:t>
      </w:r>
      <w:r>
        <w:t xml:space="preserve"> </w:t>
      </w:r>
      <w:r>
        <w:t xml:space="preserve">not just for the first case the reader meets.</w:t>
      </w:r>
      <w:r>
        <w:t xml:space="preserve"> </w:t>
      </w:r>
      <w:r>
        <w:t xml:space="preserve">For example, define the residual sum of squares</w:t>
      </w:r>
      <w:r>
        <w:t xml:space="preserve"> </w:t>
      </w:r>
      <w:r>
        <w:t xml:space="preserve">as the sum of squared residuals of any fitted model,</w:t>
      </w:r>
      <w:r>
        <w:t xml:space="preserve"> </w:t>
      </w:r>
      <w:r>
        <w:t xml:space="preserve">not as a formula for a straight line.</w:t>
      </w:r>
      <w:r>
        <w:t xml:space="preserve"> </w:t>
      </w:r>
      <w:r>
        <w:t xml:space="preserve">A definition tied to one special case</w:t>
      </w:r>
      <w:r>
        <w:t xml:space="preserve"> </w:t>
      </w:r>
      <w:r>
        <w:t xml:space="preserve">has to be restated, or silently stretched,</w:t>
      </w:r>
      <w:r>
        <w:t xml:space="preserve"> </w:t>
      </w:r>
      <w:r>
        <w:t xml:space="preserve">the first time the document needs the general case.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Follow the definition with examples, from general to specific:</w:t>
      </w:r>
      <w:r>
        <w:t xml:space="preserve"> </w:t>
      </w:r>
      <w:r>
        <w:t xml:space="preserve">Put each special case in its own example block right after the definition,</w:t>
      </w:r>
      <w:r>
        <w:t xml:space="preserve"> </w:t>
      </w:r>
      <w:r>
        <w:t xml:space="preserve">ordered from the most general to the most specific,</w:t>
      </w:r>
      <w:r>
        <w:t xml:space="preserve"> </w:t>
      </w:r>
      <w:r>
        <w:t xml:space="preserve">each linking back to the definition</w:t>
      </w:r>
      <w:r>
        <w:t xml:space="preserve"> </w:t>
      </w:r>
      <w:r>
        <w:t xml:space="preserve">or to the example it specializes</w:t>
      </w:r>
      <w:r>
        <w:t xml:space="preserve"> </w:t>
      </w:r>
      <w:r>
        <w:t xml:space="preserve">(see</w:t>
      </w:r>
      <w:r>
        <w:t xml:space="preserve"> </w:t>
      </w:r>
      <w:hyperlink w:anchor="order-general-definition-then-examples">
        <w:r>
          <w:rPr>
            <w:rStyle w:val="Hyperlink"/>
          </w:rPr>
          <w:t xml:space="preserve">Order: general definition, then examples</w:t>
        </w:r>
      </w:hyperlink>
      <w:r>
        <w:t xml:space="preserve">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terms at first use:</w:t>
      </w:r>
      <w:r>
        <w:t xml:space="preserve"> </w:t>
      </w:r>
      <w:r>
        <w:t xml:space="preserve">Place the definition immediately before or after the term’s first appearance.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Provide examples and counterexamples:</w:t>
      </w:r>
      <w:r>
        <w:t xml:space="preserve"> </w:t>
      </w:r>
      <w:r>
        <w:t xml:space="preserve">Every definition should include at least one concrete example</w:t>
      </w:r>
      <w:r>
        <w:t xml:space="preserve"> </w:t>
      </w:r>
      <w:r>
        <w:t xml:space="preserve">that illustrates how the term is used,</w:t>
      </w:r>
      <w:r>
        <w:t xml:space="preserve"> </w:t>
      </w:r>
      <w:r>
        <w:t xml:space="preserve">and at least one counterexample:</w:t>
      </w:r>
      <w:r>
        <w:t xml:space="preserve"> </w:t>
      </w:r>
      <w:r>
        <w:t xml:space="preserve">a case that looks as if it fits the definition but does not.</w:t>
      </w:r>
      <w:r>
        <w:t xml:space="preserve"> </w:t>
      </w:r>
      <w:r>
        <w:t xml:space="preserve">The example shows what the term covers;</w:t>
      </w:r>
      <w:r>
        <w:t xml:space="preserve"> </w:t>
      </w:r>
      <w:r>
        <w:t xml:space="preserve">the counterexample shows where its boundary is,</w:t>
      </w:r>
      <w:r>
        <w:t xml:space="preserve"> </w:t>
      </w:r>
      <w:r>
        <w:t xml:space="preserve">which is often where readers misapply it.</w:t>
      </w:r>
      <w:r>
        <w:t xml:space="preserve"> </w:t>
      </w:r>
      <w:r>
        <w:t xml:space="preserve">Put each in its own example block after the definition.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Give each term its own definition block:</w:t>
      </w:r>
      <w:r>
        <w:t xml:space="preserve"> </w:t>
      </w:r>
      <w:r>
        <w:t xml:space="preserve">In a Quarto document, put every definition in its own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</w:t>
      </w:r>
      <w:r>
        <w:t xml:space="preserve"> </w:t>
      </w:r>
      <w:r>
        <w:t xml:space="preserve">(see</w:t>
      </w:r>
      <w:r>
        <w:t xml:space="preserve"> </w:t>
      </w:r>
      <w:hyperlink w:anchor="using-theorem-environments-in-quarto">
        <w:r>
          <w:rPr>
            <w:rStyle w:val="Hyperlink"/>
          </w:rPr>
          <w:t xml:space="preserve">Using theorem environments in Quarto</w:t>
        </w:r>
      </w:hyperlink>
      <w:r>
        <w:t xml:space="preserve">),</w:t>
      </w:r>
      <w:r>
        <w:t xml:space="preserve"> </w:t>
      </w:r>
      <w:r>
        <w:t xml:space="preserve">one term per div,</w:t>
      </w:r>
      <w:r>
        <w:t xml:space="preserve"> </w:t>
      </w:r>
      <w:r>
        <w:t xml:space="preserve">with commentary after the div rather than inside it,</w:t>
      </w:r>
      <w:r>
        <w:t xml:space="preserve"> </w:t>
      </w:r>
      <w:r>
        <w:t xml:space="preserve">in a remark block (</w:t>
      </w:r>
      <w:r>
        <w:rPr>
          <w:rStyle w:val="VerbatimChar"/>
        </w:rPr>
        <w:t xml:space="preserve">#rem-</w:t>
      </w:r>
      <w:r>
        <w:t xml:space="preserve">) when it is about the concept.</w:t>
      </w:r>
      <w:r>
        <w:t xml:space="preserve"> </w:t>
      </w:r>
      <w:r>
        <w:t xml:space="preserve">Never nest one theorem-type block</w:t>
      </w:r>
      <w:r>
        <w:t xml:space="preserve"> </w:t>
      </w:r>
      <w:r>
        <w:t xml:space="preserve">(any of the prefixes listed in</w:t>
      </w:r>
      <w:r>
        <w:t xml:space="preserve"> </w:t>
      </w:r>
      <w:hyperlink w:anchor="using-theorem-environments-in-quarto">
        <w:r>
          <w:rPr>
            <w:rStyle w:val="Hyperlink"/>
          </w:rPr>
          <w:t xml:space="preserve">Using theorem environments in Quarto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,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)</w:t>
      </w:r>
      <w:r>
        <w:t xml:space="preserve"> </w:t>
      </w:r>
      <w:r>
        <w:t xml:space="preserve">inside another;</w:t>
      </w:r>
      <w:r>
        <w:t xml:space="preserve"> </w:t>
      </w:r>
      <w:r>
        <w:t xml:space="preserve">give each its own div, in order.</w:t>
      </w:r>
      <w:r>
        <w:t xml:space="preserve"> </w:t>
      </w:r>
      <w:r>
        <w:t xml:space="preserve">A bolded term in running prose is usually an inline definition</w:t>
      </w:r>
      <w:r>
        <w:t xml:space="preserve"> </w:t>
      </w:r>
      <w:r>
        <w:t xml:space="preserve">that belongs in a div,</w:t>
      </w:r>
      <w:r>
        <w:t xml:space="preserve"> </w:t>
      </w:r>
      <w:r>
        <w:t xml:space="preserve">including a term defined in passing.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Name the synonyms:</w:t>
      </w:r>
      <w:r>
        <w:t xml:space="preserve"> </w:t>
      </w:r>
      <w:r>
        <w:t xml:space="preserve">When a field uses several words for one concept,</w:t>
      </w:r>
      <w:r>
        <w:t xml:space="preserve"> </w:t>
      </w:r>
      <w:r>
        <w:t xml:space="preserve">such as</w:t>
      </w:r>
      <w:r>
        <w:t xml:space="preserve"> </w:t>
      </w:r>
      <w:r>
        <w:rPr>
          <w:i/>
          <w:iCs/>
        </w:rPr>
        <w:t xml:space="preserve">learning</w:t>
      </w:r>
      <w:r>
        <w:t xml:space="preserve">,</w:t>
      </w:r>
      <w:r>
        <w:t xml:space="preserve"> </w:t>
      </w:r>
      <w:r>
        <w:rPr>
          <w:i/>
          <w:iCs/>
        </w:rPr>
        <w:t xml:space="preserve">training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fitting</w:t>
      </w:r>
      <w:r>
        <w:t xml:space="preserve"> </w:t>
      </w:r>
      <w:r>
        <w:t xml:space="preserve">a model,</w:t>
      </w:r>
      <w:r>
        <w:t xml:space="preserve"> </w:t>
      </w:r>
      <w:r>
        <w:t xml:space="preserve">list them in the definition block,</w:t>
      </w:r>
      <w:r>
        <w:t xml:space="preserve"> </w:t>
      </w:r>
      <w:r>
        <w:t xml:space="preserve">or in a callout beside it,</w:t>
      </w:r>
      <w:r>
        <w:t xml:space="preserve"> </w:t>
      </w:r>
      <w:r>
        <w:t xml:space="preserve">and say which one the document uses.</w:t>
      </w:r>
      <w:r>
        <w:t xml:space="preserve"> </w:t>
      </w:r>
      <w:r>
        <w:t xml:space="preserve">Name near-synonyms there too,</w:t>
      </w:r>
      <w:r>
        <w:t xml:space="preserve"> </w:t>
      </w:r>
      <w:r>
        <w:t xml:space="preserve">and state how they differ.</w:t>
      </w:r>
      <w:r>
        <w:t xml:space="preserve"> </w:t>
      </w:r>
      <w:r>
        <w:t xml:space="preserve">A reader who meets the other words in another source</w:t>
      </w:r>
      <w:r>
        <w:t xml:space="preserve"> </w:t>
      </w:r>
      <w:r>
        <w:t xml:space="preserve">can then connect them to the concept already learned</w:t>
      </w:r>
      <w:r>
        <w:t xml:space="preserve"> </w:t>
      </w:r>
      <w:r>
        <w:t xml:space="preserve">(see</w:t>
      </w:r>
      <w:r>
        <w:t xml:space="preserve"> </w:t>
      </w:r>
      <w:hyperlink r:id="rId16">
        <w:r>
          <w:rPr>
            <w:rStyle w:val="Hyperlink"/>
          </w:rPr>
          <w:t xml:space="preserve">Minimize unnecessary jargon</w:t>
        </w:r>
      </w:hyperlink>
      <w:r>
        <w:t xml:space="preserve">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Distinguish estimands from estimators: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estimand</w:t>
      </w:r>
      <w:r>
        <w:t xml:space="preserve"> </w:t>
      </w:r>
      <w:r>
        <w:t xml:space="preserve">is the quantity a study is after,</w:t>
      </w:r>
      <w:r>
        <w:t xml:space="preserve"> </w:t>
      </w:r>
      <w:r>
        <w:t xml:space="preserve">defined on the population or the data-generating distribution;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estimator</w:t>
      </w:r>
      <w:r>
        <w:t xml:space="preserve"> </w:t>
      </w:r>
      <w:r>
        <w:t xml:space="preserve">is the rule that computes an estimate of it from a sample.</w:t>
      </w:r>
      <w:r>
        <w:t xml:space="preserve"> </w:t>
      </w:r>
      <w:r>
        <w:t xml:space="preserve">Define a quantity first as its estimand,</w:t>
      </w:r>
      <w:r>
        <w:t xml:space="preserve"> </w:t>
      </w:r>
      <w:r>
        <w:t xml:space="preserve">then give the estimator that targets it,</w:t>
      </w:r>
      <w:r>
        <w:t xml:space="preserve"> </w:t>
      </w:r>
      <w:r>
        <w:t xml:space="preserve">and keep the two in separate notation (for example,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).</w:t>
      </w:r>
      <w:r>
        <w:t xml:space="preserve"> </w:t>
      </w:r>
      <w:r>
        <w:t xml:space="preserve">A definition that gives only the sample formula</w:t>
      </w:r>
      <w:r>
        <w:t xml:space="preserve"> </w:t>
      </w:r>
      <w:r>
        <w:t xml:space="preserve">hides what the formula estimates,</w:t>
      </w:r>
      <w:r>
        <w:t xml:space="preserve"> </w:t>
      </w:r>
      <w:r>
        <w:t xml:space="preserve">and invites the reader to treat one sample’s value as the quantity itself.</w:t>
      </w:r>
      <w:r>
        <w:t xml:space="preserve"> </w:t>
      </w:r>
      <w:r>
        <w:t xml:space="preserve">When several related quantities are defined together,</w:t>
      </w:r>
      <w:r>
        <w:t xml:space="preserve"> </w:t>
      </w:r>
      <w:r>
        <w:t xml:space="preserve">give a table with one row per quantity and a column each for its name,</w:t>
      </w:r>
      <w:r>
        <w:t xml:space="preserve"> </w:t>
      </w:r>
      <w:r>
        <w:t xml:space="preserve">its estimand and its estimator.</w:t>
      </w:r>
      <w:r>
        <w:t xml:space="preserve"> </w:t>
      </w:r>
      <w:r>
        <w:t xml:space="preserve">For a binary classifier with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of the true class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counts</w:t>
      </w:r>
      <w:r>
        <w:t xml:space="preserve"> </w:t>
      </w:r>
      <m:oMath>
        <m:r>
          <m:rPr>
            <m:nor/>
            <m:sty m:val="p"/>
          </m:rPr>
          <m:t>TP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FP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FN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TN</m:t>
        </m:r>
      </m:oMath>
      <w:r>
        <w:t xml:space="preserve"> </w:t>
      </w:r>
      <w:r>
        <w:t xml:space="preserve">from a test set of size</w:t>
      </w:r>
      <w:r>
        <w:t xml:space="preserve"> </w:t>
      </w:r>
      <m:oMath>
        <m:r>
          <m:t>n</m:t>
        </m:r>
      </m:oMath>
      <w:r>
        <w:t xml:space="preserve">:</w:t>
      </w:r>
    </w:p>
    <w:tbl>
      <w:tblPr>
        <w:tblStyle w:val="Table"/>
        <w:tblW w:type="pct" w:w="5000"/>
        <w:jc w:val="left"/>
        <w:tblInd w:w="720" w:type="dxa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Estimand</w:t>
            </w:r>
          </w:p>
        </w:tc>
        <w:tc>
          <w:tcPr/>
          <w:p>
            <w:pPr>
              <w:pStyle w:val="Compact"/>
            </w:pPr>
            <w:r>
              <w:t xml:space="preserve">Estimator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Accuracy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TN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n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Precision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FP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Recall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FN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</w:tbl>
    <w:p>
      <w:pPr>
        <w:numPr>
          <w:ilvl w:val="0"/>
          <w:numId w:val="1000"/>
        </w:numPr>
      </w:pPr>
      <w:r>
        <w:t xml:space="preserve">The precision of a classifier is a property of the classifier</w:t>
      </w:r>
      <w:r>
        <w:t xml:space="preserve"> </w:t>
      </w:r>
      <w:r>
        <w:t xml:space="preserve">and the population it is used on;</w:t>
      </w:r>
      <w:r>
        <w:t xml:space="preserve"> </w:t>
      </w:r>
      <m:oMath>
        <m:r>
          <m:rPr>
            <m:nor/>
            <m:sty m:val="p"/>
          </m:rPr>
          <m:t>TP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rPr>
            <m:nor/>
            <m:sty m:val="p"/>
          </m:rPr>
          <m:t>TP</m:t>
        </m:r>
        <m:r>
          <m:rPr>
            <m:sty m:val="p"/>
          </m:rPr>
          <m:t>+</m:t>
        </m:r>
        <m:r>
          <m:rPr>
            <m:nor/>
            <m:sty m:val="p"/>
          </m:rPr>
          <m:t>FP</m:t>
        </m:r>
        <m:r>
          <m:rPr>
            <m:sty m:val="p"/>
          </m:rPr>
          <m:t>)</m:t>
        </m:r>
      </m:oMath>
      <w:r>
        <w:t xml:space="preserve"> </w:t>
      </w:r>
      <w:r>
        <w:t xml:space="preserve">is one test set’s estimate of it.</w:t>
      </w:r>
    </w:p>
    <w:bookmarkEnd w:id="17"/>
    <w:bookmarkStart w:id="24" w:name="examples-of-term-definitions"/>
    <w:p>
      <w:pPr>
        <w:pStyle w:val="Heading2"/>
      </w:pPr>
      <w:r>
        <w:t xml:space="preserve">2 Examples of term definitions</w:t>
      </w:r>
    </w:p>
    <w:p>
      <w:pPr>
        <w:pStyle w:val="FirstParagraph"/>
      </w:pPr>
      <w:r>
        <w:t xml:space="preserve">Here are examples of well-defined terms:</w:t>
      </w:r>
    </w:p>
    <w:bookmarkStart w:id="18" w:name="def-confidence-interval"/>
    <w:p>
      <w:pPr>
        <w:pStyle w:val="BodyText"/>
      </w:pPr>
      <w:r>
        <w:rPr>
          <w:b/>
          <w:bCs/>
        </w:rPr>
        <w:t xml:space="preserve">Definition 3 (Confidence interval)</w:t>
      </w:r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confidence interval</w:t>
      </w:r>
      <w:r>
        <w:t xml:space="preserve"> </w:t>
      </w:r>
      <w:r>
        <w:t xml:space="preserve">with confidence level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an interval</w:t>
      </w:r>
      <w:r>
        <w:t xml:space="preserve"> </w:t>
      </w:r>
      <m:oMath>
        <m:r>
          <m:rPr>
            <m:sty m:val="p"/>
          </m:rPr>
          <m:t>[</m:t>
        </m:r>
        <m:r>
          <m:t>L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]</m:t>
        </m:r>
      </m:oMath>
      <w:r>
        <w:t xml:space="preserve"> </w:t>
      </w:r>
      <w:r>
        <w:t xml:space="preserve">computed from a sample</w:t>
      </w:r>
      <w:r>
        <w:t xml:space="preserve"> </w:t>
      </w:r>
      <w:r>
        <w:t xml:space="preserve">that contains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over repeated samples: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L</m:t>
          </m:r>
          <m:r>
            <m:rPr>
              <m:sty m:val="p"/>
            </m:rPr>
            <m:t>,</m:t>
          </m:r>
          <m:r>
            <m:t>U</m:t>
          </m:r>
          <m:r>
            <m:rPr>
              <m:sty m:val="p"/>
            </m:rPr>
            <m:t>]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  <m:r>
            <m:rPr>
              <m:sty m:val="p"/>
            </m:rPr>
            <m:t>.</m:t>
          </m:r>
        </m:oMath>
      </m:oMathPara>
    </w:p>
    <w:bookmarkEnd w:id="18"/>
    <w:bookmarkStart w:id="19" w:name="exm-confidence-interval"/>
    <w:p>
      <w:pPr>
        <w:pStyle w:val="FirstParagraph"/>
      </w:pPr>
      <w:r>
        <w:rPr>
          <w:b/>
          <w:bCs/>
        </w:rPr>
        <w:t xml:space="preserve">Example 5 (A confidence interval for mean height)</w:t>
      </w:r>
      <w:r>
        <w:t xml:space="preserve"> </w:t>
      </w:r>
      <w:r>
        <w:t xml:space="preserve">If we calculate a 95% confidence interval (</w:t>
      </w:r>
      <w:hyperlink w:anchor="def-confidence-interval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for mean height as [165 cm, 175 cm],</w:t>
      </w:r>
      <w:r>
        <w:t xml:space="preserve"> </w:t>
      </w:r>
      <w:r>
        <w:t xml:space="preserve">we are 95% confident that the true population mean height falls within this range.</w:t>
      </w:r>
    </w:p>
    <w:bookmarkEnd w:id="19"/>
    <w:bookmarkStart w:id="20" w:name="exm-not-confidence-interval"/>
    <w:p>
      <w:pPr>
        <w:pStyle w:val="BodyText"/>
      </w:pPr>
      <w:r>
        <w:rPr>
          <w:b/>
          <w:bCs/>
        </w:rPr>
        <w:t xml:space="preserve">Example 6 (A range that is not a confidence interval for the mean)</w:t>
      </w:r>
      <w:r>
        <w:t xml:space="preserve"> </w:t>
      </w:r>
      <w:r>
        <w:t xml:space="preserve">The interval from the 2.5th to the 97.5th percentile of the observed heights,</w:t>
      </w:r>
      <w:r>
        <w:t xml:space="preserve"> </w:t>
      </w:r>
      <w:r>
        <w:t xml:space="preserve">[150 cm, 190 cm],</w:t>
      </w:r>
      <w:r>
        <w:t xml:space="preserve"> </w:t>
      </w:r>
      <w:r>
        <w:t xml:space="preserve">is not a 95% confidence interval (</w:t>
      </w:r>
      <w:hyperlink w:anchor="def-confidence-interval">
        <w:r>
          <w:rPr>
            <w:rStyle w:val="Hyperlink"/>
          </w:rPr>
          <w:t xml:space="preserve">Definition 3</w:t>
        </w:r>
      </w:hyperlink>
      <w:r>
        <w:t xml:space="preserve">) for mean height.</w:t>
      </w:r>
      <w:r>
        <w:t xml:space="preserve"> </w:t>
      </w:r>
      <w:r>
        <w:t xml:space="preserve">The percentile interval describes where individual heights fall,</w:t>
      </w:r>
      <w:r>
        <w:t xml:space="preserve"> </w:t>
      </w:r>
      <w:r>
        <w:t xml:space="preserve">not where the population mean is likely to be,</w:t>
      </w:r>
      <w:r>
        <w:t xml:space="preserve"> </w:t>
      </w:r>
      <w:r>
        <w:t xml:space="preserve">and it does not shrink as the sample grows.</w:t>
      </w:r>
    </w:p>
    <w:bookmarkEnd w:id="20"/>
    <w:bookmarkStart w:id="21" w:name="def-active-voice"/>
    <w:p>
      <w:pPr>
        <w:pStyle w:val="BodyText"/>
      </w:pPr>
      <w:r>
        <w:rPr>
          <w:b/>
          <w:bCs/>
        </w:rPr>
        <w:t xml:space="preserve">Definition 4 (Active voice)</w:t>
      </w:r>
      <w:r>
        <w:t xml:space="preserve"> </w:t>
      </w:r>
      <w:r>
        <w:rPr>
          <w:i/>
          <w:iCs/>
        </w:rPr>
        <w:t xml:space="preserve">Active voice</w:t>
      </w:r>
      <w:r>
        <w:t xml:space="preserve"> </w:t>
      </w:r>
      <w:r>
        <w:t xml:space="preserve">is a sentence structure where the subject performs the action expressed by the verb.</w:t>
      </w:r>
    </w:p>
    <w:bookmarkEnd w:id="21"/>
    <w:bookmarkStart w:id="22" w:name="exm-active-voice"/>
    <w:p>
      <w:pPr>
        <w:pStyle w:val="BodyText"/>
      </w:pPr>
      <w:r>
        <w:rPr>
          <w:b/>
          <w:bCs/>
        </w:rPr>
        <w:t xml:space="preserve">Example 7 (A sentence in active voice)</w:t>
      </w:r>
      <w:r>
        <w:t xml:space="preserve"> </w:t>
      </w:r>
      <w:r>
        <w:t xml:space="preserve">“The researcher conducted the experiment”</w:t>
      </w:r>
      <w:r>
        <w:t xml:space="preserve"> </w:t>
      </w:r>
      <w:r>
        <w:t xml:space="preserve">is in active voice (</w:t>
      </w:r>
      <w:hyperlink w:anchor="def-active-voice">
        <w:r>
          <w:rPr>
            <w:rStyle w:val="Hyperlink"/>
          </w:rPr>
          <w:t xml:space="preserve">Definition 4</w:t>
        </w:r>
      </w:hyperlink>
      <w:r>
        <w:t xml:space="preserve">):</w:t>
      </w:r>
      <w:r>
        <w:t xml:space="preserve"> </w:t>
      </w:r>
      <w:r>
        <w:t xml:space="preserve">the subject,</w:t>
      </w:r>
      <w:r>
        <w:t xml:space="preserve"> </w:t>
      </w:r>
      <w:r>
        <w:t xml:space="preserve">“the researcher”</w:t>
      </w:r>
      <w:r>
        <w:t xml:space="preserve">, performs the action,</w:t>
      </w:r>
      <w:r>
        <w:t xml:space="preserve"> </w:t>
      </w:r>
      <w:r>
        <w:t xml:space="preserve">“conducted”</w:t>
      </w:r>
      <w:r>
        <w:t xml:space="preserve">.</w:t>
      </w:r>
    </w:p>
    <w:bookmarkEnd w:id="22"/>
    <w:bookmarkStart w:id="23" w:name="exm-passive-voice"/>
    <w:p>
      <w:pPr>
        <w:pStyle w:val="BodyText"/>
      </w:pPr>
      <w:r>
        <w:rPr>
          <w:b/>
          <w:bCs/>
        </w:rPr>
        <w:t xml:space="preserve">Example 8 (A sentence that is not in active voice)</w:t>
      </w:r>
      <w:r>
        <w:t xml:space="preserve"> </w:t>
      </w:r>
      <w:r>
        <w:t xml:space="preserve">“The experiment was conducted by the researcher”</w:t>
      </w:r>
      <w:r>
        <w:t xml:space="preserve"> </w:t>
      </w:r>
      <w:r>
        <w:t xml:space="preserve">is not in active voice</w:t>
      </w:r>
      <w:r>
        <w:t xml:space="preserve"> </w:t>
      </w:r>
      <w:r>
        <w:t xml:space="preserve">(</w:t>
      </w:r>
      <w:hyperlink w:anchor="def-active-voic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Its subject,</w:t>
      </w:r>
      <w:r>
        <w:t xml:space="preserve"> </w:t>
      </w:r>
      <w:r>
        <w:t xml:space="preserve">“the experiment”</w:t>
      </w:r>
      <w:r>
        <w:t xml:space="preserve">, receives the action instead of performing it,</w:t>
      </w:r>
      <w:r>
        <w:t xml:space="preserve"> </w:t>
      </w:r>
      <w:r>
        <w:t xml:space="preserve">so the sentence is in passive voice.</w:t>
      </w:r>
    </w:p>
    <w:bookmarkEnd w:id="23"/>
    <w:bookmarkEnd w:id="24"/>
    <w:bookmarkStart w:id="29" w:name="order-general-definition-then-examples"/>
    <w:p>
      <w:pPr>
        <w:pStyle w:val="Heading2"/>
      </w:pPr>
      <w:r>
        <w:t xml:space="preserve">3 Order: general definition, then examples</w:t>
      </w:r>
    </w:p>
    <w:p>
      <w:pPr>
        <w:pStyle w:val="FirstParagraph"/>
      </w:pPr>
      <w:r>
        <w:t xml:space="preserve">When a concept has special cases,</w:t>
      </w:r>
      <w:r>
        <w:t xml:space="preserve"> </w:t>
      </w:r>
      <w:r>
        <w:t xml:space="preserve">write the general definition first and compactly,</w:t>
      </w:r>
      <w:r>
        <w:t xml:space="preserve"> </w:t>
      </w:r>
      <w:r>
        <w:t xml:space="preserve">then one example block per special case,</w:t>
      </w:r>
      <w:r>
        <w:t xml:space="preserve"> </w:t>
      </w:r>
      <w:r>
        <w:t xml:space="preserve">ordered from the most general to the most specific.</w:t>
      </w:r>
      <w:r>
        <w:t xml:space="preserve"> </w:t>
      </w:r>
      <w:r>
        <w:t xml:space="preserve">Put any commentary in a remark block after them.</w:t>
      </w:r>
      <w:r>
        <w:t xml:space="preserve"> </w:t>
      </w:r>
      <w:r>
        <w:t xml:space="preserve">For example, a statistics text that defines the residual sum of squares</w:t>
      </w:r>
      <w:r>
        <w:t xml:space="preserve"> </w:t>
      </w:r>
      <w:r>
        <w:t xml:space="preserve">would give these blocks, in this order:</w:t>
      </w:r>
    </w:p>
    <w:bookmarkStart w:id="25" w:name="def-rss"/>
    <w:p>
      <w:pPr>
        <w:pStyle w:val="BodyText"/>
      </w:pPr>
      <w:r>
        <w:rPr>
          <w:b/>
          <w:bCs/>
        </w:rPr>
        <w:t xml:space="preserve">Definition 5 (Residual sum of squares)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residual sum of squares</w:t>
      </w:r>
      <w:r>
        <w:t xml:space="preserve"> </w:t>
      </w:r>
      <w:r>
        <w:t xml:space="preserve">of a model fitted to data</w:t>
      </w:r>
      <w:r>
        <w:t xml:space="preserve"> </w:t>
      </w:r>
      <w:r>
        <w:t xml:space="preserve">is the sum of its squared residuals: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r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bookmarkEnd w:id="25"/>
    <w:bookmarkStart w:id="26" w:name="exm-rss-line"/>
    <w:p>
      <w:pPr>
        <w:pStyle w:val="FirstParagraph"/>
      </w:pPr>
      <w:r>
        <w:rPr>
          <w:b/>
          <w:bCs/>
        </w:rPr>
        <w:t xml:space="preserve">Example 9 (Residual sum of squares of a straight line)</w:t>
      </w:r>
      <w:r>
        <w:t xml:space="preserve"> </w:t>
      </w:r>
      <w:r>
        <w:t xml:space="preserve">For a straight line with 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the fitted value 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the residual sum of squares (</w:t>
      </w:r>
      <w:hyperlink w:anchor="def-rss">
        <w:r>
          <w:rPr>
            <w:rStyle w:val="Hyperlink"/>
          </w:rPr>
          <w:t xml:space="preserve">Definition 5</w:t>
        </w:r>
      </w:hyperlink>
      <w:r>
        <w:t xml:space="preserve">) is a function of the two coefficients: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26"/>
    <w:bookmarkStart w:id="27" w:name="exm-rss-three-points"/>
    <w:p>
      <w:pPr>
        <w:pStyle w:val="BodyText"/>
      </w:pPr>
      <w:r>
        <w:rPr>
          <w:b/>
          <w:bCs/>
        </w:rPr>
        <w:t xml:space="preserve">Example 10 (Residual sum of squares of a line through three points)</w:t>
      </w:r>
      <w:r>
        <w:t xml:space="preserve"> </w:t>
      </w:r>
      <w:r>
        <w:t xml:space="preserve">For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</w:t>
      </w:r>
      <w:hyperlink w:anchor="exm-rss-line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0.25</m:t>
        </m:r>
      </m:oMath>
      <w:r>
        <w:t xml:space="preserve">.</w:t>
      </w:r>
    </w:p>
    <w:bookmarkEnd w:id="27"/>
    <w:bookmarkStart w:id="28" w:name="exm-not-rss"/>
    <w:p>
      <w:pPr>
        <w:pStyle w:val="BodyText"/>
      </w:pPr>
      <w:r>
        <w:rPr>
          <w:b/>
          <w:bCs/>
        </w:rPr>
        <w:t xml:space="preserve">Example 11 (A sum of squares that is not a residual sum of squares)</w:t>
      </w:r>
      <w:r>
        <w:t xml:space="preserve"> </w:t>
      </w:r>
      <w:r>
        <w:t xml:space="preserve">For the same three points,</w:t>
      </w:r>
      <w:r>
        <w:t xml:space="preserve"> </w:t>
      </w:r>
      <w:r>
        <w:t xml:space="preserve">the sum of squared deviations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 their mean,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3</m:t>
        </m:r>
      </m:oMath>
      <w:r>
        <w:t xml:space="preserve">,</w:t>
      </w:r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That quantity is the total sum of squares,</w:t>
      </w:r>
      <w:r>
        <w:t xml:space="preserve"> </w:t>
      </w:r>
      <w:r>
        <w:t xml:space="preserve">not the residual sum of squares (</w:t>
      </w:r>
      <w:hyperlink w:anchor="def-rss">
        <w:r>
          <w:rPr>
            <w:rStyle w:val="Hyperlink"/>
          </w:rPr>
          <w:t xml:space="preserve">Definition 5</w:t>
        </w:r>
      </w:hyperlink>
      <w:r>
        <w:t xml:space="preserve">) of the line in</w:t>
      </w:r>
      <w:r>
        <w:t xml:space="preserve"> </w:t>
      </w:r>
      <w:hyperlink w:anchor="exm-rss-three-points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because it measures spread around the mean</w:t>
      </w:r>
      <w:r>
        <w:t xml:space="preserve"> </w:t>
      </w:r>
      <w:r>
        <w:t xml:space="preserve">rather than around the line’s fitted values.</w:t>
      </w:r>
    </w:p>
    <w:bookmarkEnd w:id="28"/>
    <w:p>
      <w:pPr>
        <w:pStyle w:val="BodyText"/>
      </w:pPr>
      <w:r>
        <w:t xml:space="preserve">The definition stays one sentence and one equation,</w:t>
      </w:r>
      <w:r>
        <w:t xml:space="preserve"> </w:t>
      </w:r>
      <w:r>
        <w:t xml:space="preserve">so it still applies when the document later fits a model that is not a line.</w:t>
      </w:r>
      <w:r>
        <w:t xml:space="preserve"> </w:t>
      </w:r>
      <w:r>
        <w:t xml:space="preserve">The line is a special case, so it is an example,</w:t>
      </w:r>
      <w:r>
        <w:t xml:space="preserve"> </w:t>
      </w:r>
      <w:r>
        <w:t xml:space="preserve">and the numerical case is a special case of the line, so it follows the line.</w:t>
      </w:r>
      <w:r>
        <w:t xml:space="preserve"> </w:t>
      </w:r>
      <w:r>
        <w:t xml:space="preserve">The counterexample comes after the examples,</w:t>
      </w:r>
      <w:r>
        <w:t xml:space="preserve"> </w:t>
      </w:r>
      <w:r>
        <w:t xml:space="preserve">once the reader knows what the definition covers.</w:t>
      </w:r>
    </w:p>
    <w:bookmarkEnd w:id="29"/>
    <w:bookmarkStart w:id="30" w:name="why-examples-matter"/>
    <w:p>
      <w:pPr>
        <w:pStyle w:val="Heading2"/>
      </w:pPr>
      <w:r>
        <w:t xml:space="preserve">4 Why examples matter</w:t>
      </w:r>
    </w:p>
    <w:p>
      <w:pPr>
        <w:pStyle w:val="FirstParagraph"/>
      </w:pPr>
      <w:r>
        <w:t xml:space="preserve">Examples serve several crucial purposes: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Concrete understanding:</w:t>
      </w:r>
      <w:r>
        <w:t xml:space="preserve"> </w:t>
      </w:r>
      <w:r>
        <w:t xml:space="preserve">Examples transform abstract concepts into tangible instances</w:t>
      </w:r>
      <w:r>
        <w:t xml:space="preserve"> </w:t>
      </w:r>
      <w:r>
        <w:t xml:space="preserve">that readers can visualize and understand.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Verification:</w:t>
      </w:r>
      <w:r>
        <w:t xml:space="preserve"> </w:t>
      </w:r>
      <w:r>
        <w:t xml:space="preserve">Readers can work through examples themselves</w:t>
      </w:r>
      <w:r>
        <w:t xml:space="preserve"> </w:t>
      </w:r>
      <w:r>
        <w:t xml:space="preserve">to verify they understand the definition or theorem.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Application:</w:t>
      </w:r>
      <w:r>
        <w:t xml:space="preserve"> </w:t>
      </w:r>
      <w:r>
        <w:t xml:space="preserve">Examples show how to apply definitions and theorems</w:t>
      </w:r>
      <w:r>
        <w:t xml:space="preserve"> </w:t>
      </w:r>
      <w:r>
        <w:t xml:space="preserve">to solve real problems.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Memory:</w:t>
      </w:r>
      <w:r>
        <w:t xml:space="preserve"> </w:t>
      </w:r>
      <w:r>
        <w:t xml:space="preserve">Concrete examples are easier to remember</w:t>
      </w:r>
      <w:r>
        <w:t xml:space="preserve"> </w:t>
      </w:r>
      <w:r>
        <w:t xml:space="preserve">than abstract definitions alone.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Boundaries:</w:t>
      </w:r>
      <w:r>
        <w:t xml:space="preserve"> </w:t>
      </w:r>
      <w:r>
        <w:t xml:space="preserve">Counterexamples show where a definition stops applying,</w:t>
      </w:r>
      <w:r>
        <w:t xml:space="preserve"> </w:t>
      </w:r>
      <w:r>
        <w:t xml:space="preserve">which is where readers most often misapply it.</w:t>
      </w:r>
    </w:p>
    <w:bookmarkEnd w:id="30"/>
    <w:bookmarkStart w:id="31" w:name="common-pitfalls-to-avoid"/>
    <w:p>
      <w:pPr>
        <w:pStyle w:val="Heading2"/>
      </w:pPr>
      <w:r>
        <w:t xml:space="preserve">5 Common pitfalls to avoid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Circular definitions:</w:t>
      </w:r>
      <w:r>
        <w:t xml:space="preserve"> </w:t>
      </w:r>
      <w:r>
        <w:t xml:space="preserve">Do not define a term using the term itself.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Incorrect:</w:t>
      </w:r>
      <w:r>
        <w:t xml:space="preserve"> </w:t>
      </w:r>
      <w:r>
        <w:t xml:space="preserve">“Conciseness is the quality of being concise.”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Correct:</w:t>
      </w:r>
      <w:r>
        <w:t xml:space="preserve"> </w:t>
      </w:r>
      <w:r>
        <w:t xml:space="preserve">“Conciseness is the quality of expressing ideas</w:t>
      </w:r>
      <w:r>
        <w:t xml:space="preserve"> </w:t>
      </w:r>
      <w:r>
        <w:t xml:space="preserve">using only the words necessary to communicate meaning clearly.”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Vague definitions:</w:t>
      </w:r>
      <w:r>
        <w:t xml:space="preserve"> </w:t>
      </w:r>
      <w:r>
        <w:t xml:space="preserve">Avoid definitions that rely on imprecise language.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Incorrect:</w:t>
      </w:r>
      <w:r>
        <w:t xml:space="preserve"> </w:t>
      </w:r>
      <w:r>
        <w:t xml:space="preserve">“A variable is something that can change.”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Correct:</w:t>
      </w:r>
      <w:r>
        <w:t xml:space="preserve"> </w:t>
      </w:r>
      <w:r>
        <w:t xml:space="preserve">“A variable is a symbol representing a value</w:t>
      </w:r>
      <w:r>
        <w:t xml:space="preserve"> </w:t>
      </w:r>
      <w:r>
        <w:t xml:space="preserve">that can take on different values.”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Missing examples:</w:t>
      </w:r>
      <w:r>
        <w:t xml:space="preserve"> </w:t>
      </w:r>
      <w:r>
        <w:t xml:space="preserve">Never leave a definition without at least one example.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Examples without context:</w:t>
      </w:r>
      <w:r>
        <w:t xml:space="preserve"> </w:t>
      </w:r>
      <w:r>
        <w:t xml:space="preserve">Ensure examples clearly illustrate the specific aspect</w:t>
      </w:r>
      <w:r>
        <w:t xml:space="preserve"> </w:t>
      </w:r>
      <w:r>
        <w:t xml:space="preserve">of the definition they are meant to demonstrate.</w:t>
      </w:r>
    </w:p>
    <w:bookmarkEnd w:id="31"/>
    <w:bookmarkStart w:id="39" w:name="mathematical-statements-require-examples"/>
    <w:p>
      <w:pPr>
        <w:pStyle w:val="Heading2"/>
      </w:pPr>
      <w:r>
        <w:t xml:space="preserve">6 Mathematical statements require examples</w:t>
      </w:r>
    </w:p>
    <w:p>
      <w:pPr>
        <w:pStyle w:val="FirstParagraph"/>
      </w:pPr>
      <w:r>
        <w:t xml:space="preserve">Mathematical theorems,</w:t>
      </w:r>
      <w:r>
        <w:t xml:space="preserve"> </w:t>
      </w:r>
      <w:r>
        <w:t xml:space="preserve">lemmas,</w:t>
      </w:r>
      <w:r>
        <w:t xml:space="preserve"> </w:t>
      </w:r>
      <w:r>
        <w:t xml:space="preserve">corollaries,</w:t>
      </w:r>
      <w:r>
        <w:t xml:space="preserve"> </w:t>
      </w:r>
      <w:r>
        <w:t xml:space="preserve">and postulates should always include examples</w:t>
      </w:r>
      <w:r>
        <w:t xml:space="preserve"> </w:t>
      </w:r>
      <w:r>
        <w:t xml:space="preserve">that demonstrate their application.</w:t>
      </w:r>
      <w:r>
        <w:t xml:space="preserve"> </w:t>
      </w:r>
      <w:r>
        <w:t xml:space="preserve">Abstract mathematical statements become more accessible</w:t>
      </w:r>
      <w:r>
        <w:t xml:space="preserve"> </w:t>
      </w:r>
      <w:r>
        <w:t xml:space="preserve">when readers can see concrete instances.</w:t>
      </w:r>
    </w:p>
    <w:bookmarkStart w:id="33" w:name="using-theorem-environments-in-quarto"/>
    <w:p>
      <w:pPr>
        <w:pStyle w:val="Heading3"/>
      </w:pPr>
      <w:r>
        <w:t xml:space="preserve">6.1 Using theorem environments in Quarto</w:t>
      </w:r>
    </w:p>
    <w:p>
      <w:pPr>
        <w:pStyle w:val="FirstParagraph"/>
      </w:pPr>
      <w:r>
        <w:t xml:space="preserve">When writing mathematical or technical content in Quarto,</w:t>
      </w:r>
      <w:r>
        <w:t xml:space="preserve"> </w:t>
      </w:r>
      <w:r>
        <w:t xml:space="preserve">use theorem environments to demarcate and highlight the structure of your content.</w:t>
      </w:r>
      <w:r>
        <w:t xml:space="preserve"> </w:t>
      </w:r>
      <w:r>
        <w:t xml:space="preserve">These environments provide consistent formatting,</w:t>
      </w:r>
      <w:r>
        <w:t xml:space="preserve"> </w:t>
      </w:r>
      <w:r>
        <w:t xml:space="preserve">automatic numbering,</w:t>
      </w:r>
      <w:r>
        <w:t xml:space="preserve"> </w:t>
      </w:r>
      <w:r>
        <w:t xml:space="preserve">and cross-reference capabilities.</w:t>
      </w:r>
    </w:p>
    <w:p>
      <w:pPr>
        <w:pStyle w:val="BodyText"/>
      </w:pPr>
      <w:r>
        <w:t xml:space="preserve">Quarto provides built-in theorem environments including: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#thm-</w:t>
      </w:r>
      <w:r>
        <w:t xml:space="preserve"> </w:t>
      </w:r>
      <w:r>
        <w:t xml:space="preserve">for theorems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#lem-</w:t>
      </w:r>
      <w:r>
        <w:t xml:space="preserve"> </w:t>
      </w:r>
      <w:r>
        <w:t xml:space="preserve">for lemmas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#cor-</w:t>
      </w:r>
      <w:r>
        <w:t xml:space="preserve"> </w:t>
      </w:r>
      <w:r>
        <w:t xml:space="preserve">for corollaries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#prp-</w:t>
      </w:r>
      <w:r>
        <w:t xml:space="preserve"> </w:t>
      </w:r>
      <w:r>
        <w:t xml:space="preserve">for propositions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#cnj-</w:t>
      </w:r>
      <w:r>
        <w:t xml:space="preserve"> </w:t>
      </w:r>
      <w:r>
        <w:t xml:space="preserve">for conjectures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#def-</w:t>
      </w:r>
      <w:r>
        <w:t xml:space="preserve"> </w:t>
      </w:r>
      <w:r>
        <w:t xml:space="preserve">for definitions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#exm-</w:t>
      </w:r>
      <w:r>
        <w:t xml:space="preserve"> </w:t>
      </w:r>
      <w:r>
        <w:t xml:space="preserve">for examples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#exr-</w:t>
      </w:r>
      <w:r>
        <w:t xml:space="preserve"> </w:t>
      </w:r>
      <w:r>
        <w:t xml:space="preserve">for exercises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#sol-</w:t>
      </w:r>
      <w:r>
        <w:t xml:space="preserve"> </w:t>
      </w:r>
      <w:r>
        <w:t xml:space="preserve">for solutions, named after their exercise (</w:t>
      </w:r>
      <w:r>
        <w:rPr>
          <w:rStyle w:val="VerbatimChar"/>
        </w:rPr>
        <w:t xml:space="preserve">#exr-foo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#sol-foo</w:t>
      </w:r>
      <w:r>
        <w:t xml:space="preserve">)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#rem-</w:t>
      </w:r>
      <w:r>
        <w:t xml:space="preserve"> </w:t>
      </w:r>
      <w:r>
        <w:t xml:space="preserve">for remarks</w:t>
      </w:r>
    </w:p>
    <w:p>
      <w:pPr>
        <w:pStyle w:val="FirstParagraph"/>
      </w:pPr>
      <w:r>
        <w:t xml:space="preserve">See the</w:t>
      </w:r>
      <w:r>
        <w:t xml:space="preserve"> </w:t>
      </w:r>
      <w:hyperlink r:id="rId32">
        <w:r>
          <w:rPr>
            <w:rStyle w:val="Hyperlink"/>
          </w:rPr>
          <w:t xml:space="preserve">Quarto documentation on theorems and proofs</w:t>
        </w:r>
      </w:hyperlink>
      <w:r>
        <w:t xml:space="preserve"> </w:t>
      </w:r>
      <w:r>
        <w:t xml:space="preserve">for complete details.</w:t>
      </w:r>
    </w:p>
    <w:p>
      <w:pPr>
        <w:pStyle w:val="BodyText"/>
      </w:pPr>
      <w:r>
        <w:rPr>
          <w:b/>
          <w:bCs/>
        </w:rPr>
        <w:t xml:space="preserve">Example syntax:</w:t>
      </w:r>
    </w:p>
    <w:p>
      <w:pPr>
        <w:pStyle w:val="SourceCode"/>
      </w:pPr>
      <w:r>
        <w:rPr>
          <w:rStyle w:val="NormalTok"/>
        </w:rPr>
        <w:t xml:space="preserve">::: {#thm-pythagorean}</w:t>
      </w:r>
      <w:r>
        <w:br/>
      </w:r>
      <w:r>
        <w:br/>
      </w:r>
      <w:r>
        <w:rPr>
          <w:rStyle w:val="FunctionTok"/>
        </w:rPr>
        <w:t xml:space="preserve">## Pythagorean theorem</w:t>
      </w:r>
      <w:r>
        <w:br/>
      </w:r>
      <w:r>
        <w:br/>
      </w:r>
      <w:r>
        <w:rPr>
          <w:rStyle w:val="NormalTok"/>
        </w:rPr>
        <w:t xml:space="preserve">In a right triangle,</w:t>
      </w:r>
      <w:r>
        <w:br/>
      </w:r>
      <w:r>
        <w:rPr>
          <w:rStyle w:val="NormalTok"/>
        </w:rPr>
        <w:t xml:space="preserve">the square of the hypotenuse equals the sum of squares of the other two sides:</w:t>
      </w:r>
      <w:r>
        <w:br/>
      </w:r>
      <w:r>
        <w:br/>
      </w:r>
      <w:r>
        <w:rPr>
          <w:rStyle w:val="NormalTok"/>
        </w:rPr>
        <w:t xml:space="preserve">$$a^2 + b^2 = c^2.$$</w:t>
      </w:r>
      <w:r>
        <w:br/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This produces automatically numbered output like</w:t>
      </w:r>
      <w:r>
        <w:t xml:space="preserve"> </w:t>
      </w:r>
      <w:r>
        <w:t xml:space="preserve">“Theorem 2.1 (Pythagorean theorem)”</w:t>
      </w:r>
      <w:r>
        <w:t xml:space="preserve"> </w:t>
      </w:r>
      <w:r>
        <w:t xml:space="preserve">and can be referenced elsewhere in your document using</w:t>
      </w:r>
      <w:r>
        <w:t xml:space="preserve"> </w:t>
      </w:r>
      <w:r>
        <w:rPr>
          <w:rStyle w:val="VerbatimChar"/>
        </w:rPr>
        <w:t xml:space="preserve">@thm-pythagorean</w:t>
      </w:r>
      <w:r>
        <w:t xml:space="preserve">.</w:t>
      </w:r>
    </w:p>
    <w:bookmarkEnd w:id="33"/>
    <w:bookmarkStart w:id="38" w:name="example-pythagorean-theorem"/>
    <w:p>
      <w:pPr>
        <w:pStyle w:val="Heading3"/>
      </w:pPr>
      <w:r>
        <w:t xml:space="preserve">6.2 Example: Pythagorean theorem</w:t>
      </w:r>
    </w:p>
    <w:bookmarkStart w:id="34" w:name="thm-pythagoras"/>
    <w:p>
      <w:pPr>
        <w:pStyle w:val="FirstParagraph"/>
      </w:pPr>
      <w:r>
        <w:rPr>
          <w:b/>
          <w:bCs/>
        </w:rPr>
        <w:t xml:space="preserve">Theorem 1 (Pythagorean theorem)</w:t>
      </w:r>
      <w:r>
        <w:t xml:space="preserve"> </w:t>
      </w:r>
      <w:r>
        <w:t xml:space="preserve">In a right triangle,</w:t>
      </w:r>
      <w:r>
        <w:t xml:space="preserve"> </w:t>
      </w:r>
      <w:r>
        <w:t xml:space="preserve">the square of the hypotenuse equals the sum of squares of the other two sides: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c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34"/>
    <w:bookmarkStart w:id="35" w:name="exm-pythagoras"/>
    <w:p>
      <w:pPr>
        <w:pStyle w:val="FirstParagraph"/>
      </w:pPr>
      <w:r>
        <w:rPr>
          <w:b/>
          <w:bCs/>
        </w:rPr>
        <w:t xml:space="preserve">Example 12 (Pythagorean theorem example)</w:t>
      </w:r>
      <w:r>
        <w:t xml:space="preserve"> </w:t>
      </w:r>
      <w:r>
        <w:t xml:space="preserve">For a triangle with sides 3, 4, and 5: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  <m:r>
          <m:rPr>
            <m:sty m:val="p"/>
          </m:rPr>
          <m:t>+</m:t>
        </m:r>
        <m:r>
          <m:t>16</m:t>
        </m:r>
        <m:r>
          <m:rPr>
            <m:sty m:val="p"/>
          </m:rPr>
          <m:t>=</m:t>
        </m:r>
        <m:r>
          <m:t>25</m:t>
        </m:r>
        <m:r>
          <m:rPr>
            <m:sty m:val="p"/>
          </m:rPr>
          <m:t>=</m:t>
        </m:r>
        <m:sSup>
          <m:e>
            <m:r>
              <m:t>5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35"/>
    <w:bookmarkStart w:id="36" w:name="def-postulate"/>
    <w:p>
      <w:pPr>
        <w:pStyle w:val="BodyText"/>
      </w:pPr>
      <w:r>
        <w:rPr>
          <w:b/>
          <w:bCs/>
        </w:rPr>
        <w:t xml:space="preserve">Definition 6 (Postulate (axiom))</w:t>
      </w:r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postulate</w:t>
      </w:r>
      <w:r>
        <w:t xml:space="preserve"> </w:t>
      </w:r>
      <w:r>
        <w:t xml:space="preserve">(or axiom) is a statement accepted as true without proof,</w:t>
      </w:r>
      <w:r>
        <w:t xml:space="preserve"> </w:t>
      </w:r>
      <w:r>
        <w:t xml:space="preserve">serving as a starting point for further reasoning.</w:t>
      </w:r>
    </w:p>
    <w:bookmarkEnd w:id="36"/>
    <w:bookmarkStart w:id="37" w:name="exm-parallel-postulate"/>
    <w:p>
      <w:pPr>
        <w:pStyle w:val="BodyText"/>
      </w:pPr>
      <w:r>
        <w:rPr>
          <w:b/>
          <w:bCs/>
        </w:rPr>
        <w:t xml:space="preserve">Example 13 (Euclid’s parallel postulate)</w:t>
      </w:r>
      <w:r>
        <w:t xml:space="preserve"> </w:t>
      </w:r>
      <w:r>
        <w:t xml:space="preserve">Through a point not on a line,</w:t>
      </w:r>
      <w:r>
        <w:t xml:space="preserve"> </w:t>
      </w:r>
      <w:r>
        <w:t xml:space="preserve">exactly one line can be drawn parallel to the given line.</w:t>
      </w:r>
    </w:p>
    <w:p>
      <w:pPr>
        <w:pStyle w:val="BodyText"/>
      </w:pPr>
      <w:r>
        <w:t xml:space="preserve">If we have line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point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not on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only one line through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will never intersect</w:t>
      </w:r>
      <w:r>
        <w:t xml:space="preserve"> </w:t>
      </w:r>
      <m:oMath>
        <m:r>
          <m:t>L</m:t>
        </m:r>
      </m:oMath>
      <w:r>
        <w:t xml:space="preserve">.</w:t>
      </w:r>
    </w:p>
    <w:bookmarkEnd w:id="37"/>
    <w:bookmarkEnd w:id="38"/>
    <w:bookmarkEnd w:id="39"/>
    <w:bookmarkStart w:id="47" w:name="Xe6c88c177e563d1f046037569009a36fd08f4bd"/>
    <w:p>
      <w:pPr>
        <w:pStyle w:val="Heading2"/>
      </w:pPr>
      <w:r>
        <w:t xml:space="preserve">7 Presenting a derivation: exercise, solution, theorem, proof</w:t>
      </w:r>
    </w:p>
    <w:p>
      <w:pPr>
        <w:pStyle w:val="FirstParagraph"/>
      </w:pPr>
      <w:r>
        <w:t xml:space="preserve">In teaching material,</w:t>
      </w:r>
      <w:r>
        <w:t xml:space="preserve"> </w:t>
      </w:r>
      <w:r>
        <w:t xml:space="preserve">present a derivation as one or more exercises,</w:t>
      </w:r>
      <w:r>
        <w:t xml:space="preserve"> </w:t>
      </w:r>
      <w:r>
        <w:t xml:space="preserve">each followed by its solution,</w:t>
      </w:r>
      <w:r>
        <w:t xml:space="preserve"> </w:t>
      </w:r>
      <w:r>
        <w:t xml:space="preserve">then the theorem that records the result,</w:t>
      </w:r>
      <w:r>
        <w:t xml:space="preserve"> </w:t>
      </w:r>
      <w:r>
        <w:t xml:space="preserve">with a short proof that cites the exercises.</w:t>
      </w:r>
      <w:r>
        <w:t xml:space="preserve"> </w:t>
      </w:r>
      <w:r>
        <w:t xml:space="preserve">The reader meets the question before the answer,</w:t>
      </w:r>
      <w:r>
        <w:t xml:space="preserve"> </w:t>
      </w:r>
      <w:r>
        <w:t xml:space="preserve">can try each step before reading it,</w:t>
      </w:r>
      <w:r>
        <w:t xml:space="preserve"> </w:t>
      </w:r>
      <w:r>
        <w:t xml:space="preserve">and can find the result itself without searching through the working.</w:t>
      </w:r>
    </w:p>
    <w:p>
      <w:pPr>
        <w:pStyle w:val="BodyText"/>
      </w:pPr>
      <w:r>
        <w:t xml:space="preserve">Follow these principles: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exercise per step.</w:t>
      </w:r>
      <w:r>
        <w:t xml:space="preserve"> </w:t>
      </w:r>
      <w:r>
        <w:t xml:space="preserve">Split a long derivation into exercises a reader can attempt one at a time,</w:t>
      </w:r>
      <w:r>
        <w:t xml:space="preserve"> </w:t>
      </w:r>
      <w:r>
        <w:t xml:space="preserve">such as each partial derivative, then solving the resulting equations,</w:t>
      </w:r>
      <w:r>
        <w:t xml:space="preserve"> </w:t>
      </w:r>
      <w:r>
        <w:t xml:space="preserve">then checking the second derivative.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The solution follows its exercise.</w:t>
      </w:r>
      <w:r>
        <w:t xml:space="preserve"> </w:t>
      </w:r>
      <w:r>
        <w:t xml:space="preserve">Put each solution directly after its exercise,</w:t>
      </w:r>
      <w:r>
        <w:t xml:space="preserve"> </w:t>
      </w:r>
      <w:r>
        <w:t xml:space="preserve">and give it an id named after the exercise</w:t>
      </w:r>
      <w:r>
        <w:t xml:space="preserve"> </w:t>
      </w:r>
      <w:r>
        <w:t xml:space="preserve">(</w:t>
      </w:r>
      <w:r>
        <w:rPr>
          <w:rStyle w:val="VerbatimChar"/>
        </w:rPr>
        <w:t xml:space="preserve">#exr-foo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#sol-foo</w:t>
      </w:r>
      <w:r>
        <w:t xml:space="preserve">),</w:t>
      </w:r>
      <w:r>
        <w:t xml:space="preserve"> </w:t>
      </w:r>
      <w:r>
        <w:t xml:space="preserve">so a reader who wants to check one step can find its working.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The theorem states the result; the proof cites the exercises.</w:t>
      </w:r>
      <w:r>
        <w:t xml:space="preserve"> </w:t>
      </w:r>
      <w:r>
        <w:t xml:space="preserve">The theorem gives the result in prose and as a display equation.</w:t>
      </w:r>
      <w:r>
        <w:t xml:space="preserve"> </w:t>
      </w:r>
      <w:r>
        <w:t xml:space="preserve">Its proof is a few sentences that cite the exercises it rests on,</w:t>
      </w:r>
      <w:r>
        <w:t xml:space="preserve"> </w:t>
      </w:r>
      <w:r>
        <w:t xml:space="preserve">not a second copy of their working.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Define notation first.</w:t>
      </w:r>
      <w:r>
        <w:t xml:space="preserve"> </w:t>
      </w:r>
      <w:r>
        <w:t xml:space="preserve">Introduce any notation the exercises use in its own definition before them,</w:t>
      </w:r>
      <w:r>
        <w:t xml:space="preserve"> </w:t>
      </w:r>
      <w:r>
        <w:t xml:space="preserve">not inside the theorem that follows them.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operation per line.</w:t>
      </w:r>
      <w:r>
        <w:t xml:space="preserve"> </w:t>
      </w:r>
      <w:r>
        <w:t xml:space="preserve">Inside each solution,</w:t>
      </w:r>
      <w:r>
        <w:t xml:space="preserve"> </w:t>
      </w:r>
      <w:r>
        <w:t xml:space="preserve">write every displayed line with a single operation and its justification</w:t>
      </w:r>
      <w:r>
        <w:t xml:space="preserve"> </w:t>
      </w:r>
      <w:r>
        <w:t xml:space="preserve">(see</w:t>
      </w:r>
      <w:r>
        <w:t xml:space="preserve"> </w:t>
      </w:r>
      <w:hyperlink r:id="rId40">
        <w:r>
          <w:rPr>
            <w:rStyle w:val="Hyperlink"/>
          </w:rPr>
          <w:t xml:space="preserve">One operation per step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result per theorem.</w:t>
      </w:r>
      <w:r>
        <w:t xml:space="preserve"> </w:t>
      </w:r>
      <w:r>
        <w:t xml:space="preserve">Give each theorem, corollary or lemma block a single result,</w:t>
      </w:r>
      <w:r>
        <w:t xml:space="preserve"> </w:t>
      </w:r>
      <w:r>
        <w:t xml:space="preserve">with its own exercise and proof.</w:t>
      </w:r>
      <w:r>
        <w:t xml:space="preserve"> </w:t>
      </w:r>
      <w:r>
        <w:t xml:space="preserve">Two results joined by a semicolon,</w:t>
      </w:r>
      <w:r>
        <w:t xml:space="preserve"> </w:t>
      </w:r>
      <w:r>
        <w:t xml:space="preserve">or set side by side in one display equation,</w:t>
      </w:r>
      <w:r>
        <w:t xml:space="preserve"> </w:t>
      </w:r>
      <w:r>
        <w:t xml:space="preserve">usually belong in two blocks:</w:t>
      </w:r>
      <w:r>
        <w:t xml:space="preserve"> </w:t>
      </w:r>
      <w:r>
        <w:t xml:space="preserve">each can then be cited on its own,</w:t>
      </w:r>
      <w:r>
        <w:t xml:space="preserve"> </w:t>
      </w:r>
      <w:r>
        <w:t xml:space="preserve">and each proof cites only the exercise it rests 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Start from the side that simplifies.</w:t>
      </w:r>
      <w:r>
        <w:t xml:space="preserve"> </w:t>
      </w:r>
      <w:r>
        <w:t xml:space="preserve">When a derivation would add and subtract a term</w:t>
      </w:r>
      <w:r>
        <w:t xml:space="preserve"> </w:t>
      </w:r>
      <w:r>
        <w:t xml:space="preserve">to turn one side into the other,</w:t>
      </w:r>
      <w:r>
        <w:t xml:space="preserve"> </w:t>
      </w:r>
      <w:r>
        <w:t xml:space="preserve">start from the other side instead.</w:t>
      </w:r>
      <w:r>
        <w:t xml:space="preserve"> </w:t>
      </w:r>
      <w:r>
        <w:t xml:space="preserve">Simplifying an expression needs only definitions and algebra,</w:t>
      </w:r>
      <w:r>
        <w:t xml:space="preserve"> </w:t>
      </w:r>
      <w:r>
        <w:t xml:space="preserve">while adding and subtracting a term asks the reader</w:t>
      </w:r>
      <w:r>
        <w:t xml:space="preserve"> </w:t>
      </w:r>
      <w:r>
        <w:t xml:space="preserve">to accept a step whose purpose shows only later.</w:t>
      </w:r>
      <w:r>
        <w:t xml:space="preserve"> </w:t>
      </w:r>
      <w:r>
        <w:t xml:space="preserve">Another route is to solve a definition for the term you want:</w:t>
      </w:r>
      <w:r>
        <w:t xml:space="preserve"> </w:t>
      </w:r>
      <w:r>
        <w:t xml:space="preserve">add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 both sides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then simplify the right-hand side to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one operation per line.</w:t>
      </w:r>
      <w:r>
        <w:t xml:space="preserve"> </w:t>
      </w:r>
      <w:r>
        <w:t xml:space="preserve">Adding a term to both sides of an equation</w:t>
      </w:r>
      <w:r>
        <w:t xml:space="preserve"> </w:t>
      </w:r>
      <w:r>
        <w:t xml:space="preserve">is an ordinary step, not the pattern to avoid.</w:t>
      </w:r>
    </w:p>
    <w:bookmarkStart w:id="41" w:name="def-sample-mean"/>
    <w:p>
      <w:pPr>
        <w:pStyle w:val="FirstParagraph"/>
      </w:pPr>
      <w:r>
        <w:rPr>
          <w:b/>
          <w:bCs/>
        </w:rPr>
        <w:t xml:space="preserve">Definition 7 (Sample mean)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sample mean</w:t>
      </w:r>
      <w:r>
        <w:t xml:space="preserve"> </w:t>
      </w:r>
      <w:r>
        <w:t xml:space="preserve">of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their average: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41"/>
    <w:bookmarkStart w:id="42" w:name="exr-sum-deviations"/>
    <w:p>
      <w:pPr>
        <w:pStyle w:val="FirstParagraph"/>
      </w:pPr>
      <w:r>
        <w:rPr>
          <w:b/>
          <w:bCs/>
        </w:rPr>
        <w:t xml:space="preserve">Exercise 1 (Deviations from the mean)</w:t>
      </w:r>
      <w:r>
        <w:t xml:space="preserve"> </w:t>
      </w:r>
      <w:r>
        <w:t xml:space="preserve">Show that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sample mean (</w:t>
      </w:r>
      <w:hyperlink w:anchor="def-sample-mean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42"/>
    <w:bookmarkStart w:id="43" w:name="sol-sum-deviation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by the 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43"/>
    <w:bookmarkStart w:id="44" w:name="thm-sum-deviations"/>
    <w:p>
      <w:pPr>
        <w:pStyle w:val="FirstParagraph"/>
      </w:pPr>
      <w:r>
        <w:rPr>
          <w:b/>
          <w:bCs/>
        </w:rPr>
        <w:t xml:space="preserve">Theorem 2 (Deviations from the mean sum to zero)</w:t>
      </w:r>
      <w:r>
        <w:t xml:space="preserve"> </w:t>
      </w:r>
      <w:r>
        <w:t xml:space="preserve">The deviations of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their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sample-mean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sum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exr-sum-deviations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derives this result.</w:t>
      </w:r>
    </w:p>
    <w:bookmarkStart w:id="45" w:name="exm-derivation-direction"/>
    <w:p>
      <w:pPr>
        <w:pStyle w:val="BodyText"/>
      </w:pPr>
      <w:r>
        <w:rPr>
          <w:b/>
          <w:bCs/>
        </w:rPr>
        <w:t xml:space="preserve">Example 14 (Deriving an equality from the side that simplifies)</w:t>
      </w:r>
      <w:r>
        <w:t xml:space="preserve"> </w:t>
      </w:r>
      <w:r>
        <w:t xml:space="preserve">Suppose an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a derivation needs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❌ version’s first line adds a term the reader has no reason to expect.</w:t>
      </w:r>
      <w:r>
        <w:t xml:space="preserve"> </w:t>
      </w:r>
      <w:r>
        <w:t xml:space="preserve">The ✅ version starts from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which a definition expands,</w:t>
      </w:r>
      <w:r>
        <w:t xml:space="preserve"> </w:t>
      </w:r>
      <w:r>
        <w:t xml:space="preserve">and every line after that rewrites or simplifies what is already there.</w:t>
      </w:r>
      <w:r>
        <w:t xml:space="preserve"> </w:t>
      </w:r>
      <w:r>
        <w:t xml:space="preserve">The ✅ version is longer</w:t>
      </w:r>
      <w:r>
        <w:t xml:space="preserve"> </w:t>
      </w:r>
      <w:r>
        <w:t xml:space="preserve">because it gives a line to each step</w:t>
      </w:r>
      <w:r>
        <w:t xml:space="preserve"> </w:t>
      </w:r>
      <w:r>
        <w:t xml:space="preserve">that a single</w:t>
      </w:r>
      <w:r>
        <w:t xml:space="preserve"> </w:t>
      </w:r>
      <w:r>
        <w:t xml:space="preserve">“cancel”</w:t>
      </w:r>
      <w:r>
        <w:t xml:space="preserve"> </w:t>
      </w:r>
      <w:r>
        <w:t xml:space="preserve">justification would hide</w:t>
      </w:r>
      <w:r>
        <w:t xml:space="preserve"> </w:t>
      </w:r>
      <w:r>
        <w:t xml:space="preserve">(see</w:t>
      </w:r>
      <w:r>
        <w:t xml:space="preserve"> </w:t>
      </w:r>
      <w:hyperlink r:id="rId40">
        <w:r>
          <w:rPr>
            <w:rStyle w:val="Hyperlink"/>
          </w:rPr>
          <w:t xml:space="preserve">One operation per step</w:t>
        </w:r>
      </w:hyperlink>
      <w:r>
        <w:t xml:space="preserve">).</w:t>
      </w:r>
    </w:p>
    <w:bookmarkEnd w:id="45"/>
    <w:bookmarkStart w:id="46" w:name="exm-one-result-per-theorem"/>
    <w:p>
      <w:pPr>
        <w:pStyle w:val="BodyText"/>
      </w:pPr>
      <w:r>
        <w:rPr>
          <w:b/>
          <w:bCs/>
        </w:rPr>
        <w:t xml:space="preserve">Example 15 (Splitting a theorem that states two results)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Theorem.</w:t>
      </w:r>
      <w:r>
        <w:t xml:space="preserve"> </w:t>
      </w:r>
      <w:r>
        <w:t xml:space="preserve">Each outcome is its mean plus its deviation;</w:t>
      </w:r>
      <w:r>
        <w:t xml:space="preserve"> </w:t>
      </w:r>
      <w:r>
        <w:t xml:space="preserve">given the covariates, each deviation is Gaussian with mean 0: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∼</m:t>
          </m:r>
          <m:r>
            <m:rPr>
              <m:nor/>
              <m:sty m:val="p"/>
            </m:rPr>
            <m:t>N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t xml:space="preserve">✅</w:t>
      </w:r>
      <w:r>
        <w:t xml:space="preserve"> </w:t>
      </w:r>
      <w:r>
        <w:rPr>
          <w:b/>
          <w:bCs/>
        </w:rPr>
        <w:t xml:space="preserve">Theorem 1.</w:t>
      </w:r>
      <w:r>
        <w:t xml:space="preserve"> </w:t>
      </w:r>
      <w:r>
        <w:t xml:space="preserve">Each outcome is its mean plus its deviation: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rPr>
          <w:b/>
          <w:bCs/>
        </w:rPr>
        <w:t xml:space="preserve">Theorem 2.</w:t>
      </w:r>
      <w:r>
        <w:t xml:space="preserve"> </w:t>
      </w:r>
      <w:r>
        <w:t xml:space="preserve">Given the covariates, each deviation is Gaussian with mean 0: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∼</m:t>
          </m:r>
          <m:r>
            <m:rPr>
              <m:nor/>
              <m:sty m:val="p"/>
            </m:rPr>
            <m:t>N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first result is algebra from the definition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the second needs the model’s distribution.</w:t>
      </w:r>
      <w:r>
        <w:t xml:space="preserve"> </w:t>
      </w:r>
      <w:r>
        <w:t xml:space="preserve">In separate blocks, each gets the proof it needs,</w:t>
      </w:r>
      <w:r>
        <w:t xml:space="preserve"> </w:t>
      </w:r>
      <w:r>
        <w:t xml:space="preserve">and a later step that uses only the first can cite only the first.</w:t>
      </w:r>
    </w:p>
    <w:bookmarkEnd w:id="46"/>
    <w:bookmarkEnd w:id="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2" Type="http://schemas.openxmlformats.org/officeDocument/2006/relationships/hyperlink" Target="https://quarto.org/docs/authoring/cross-references.html#theorems-and-proofs" TargetMode="External"/><Relationship Id="rId40" Type="http://schemas.openxmlformats.org/officeDocument/2006/relationships/hyperlink" Target="notation.qmd#one-operation-per-step" TargetMode="External"/><Relationship Id="rId16" Type="http://schemas.openxmlformats.org/officeDocument/2006/relationships/hyperlink" Target="word-choice.qmd#minimize-unnecessary-jargon" TargetMode="External"/></Relationships>
</file>

<file path=word/_rels/footnotes.xml.rels><?xml version='1.0' encoding='UTF-8' standalone='yes'?>
<Relationships xmlns="http://schemas.openxmlformats.org/package/2006/relationships"><Relationship Id="rId32" Type="http://schemas.openxmlformats.org/officeDocument/2006/relationships/hyperlink" Target="https://quarto.org/docs/authoring/cross-references.html#theorems-and-proofs" TargetMode="External"/><Relationship Id="rId40" Type="http://schemas.openxmlformats.org/officeDocument/2006/relationships/hyperlink" Target="notation.qmd#one-operation-per-step" TargetMode="External"/><Relationship Id="rId16" Type="http://schemas.openxmlformats.org/officeDocument/2006/relationships/hyperlink" Target="word-choice.qmd#minimize-unnecessary-jarg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Defining terms clearly</dc:title>
  <dc:creator/>
  <cp:keywords/>
  <dcterms:created xsi:type="dcterms:W3CDTF">2026-10-09T08:11:56Z</dcterms:created>
  <dcterms:modified xsi:type="dcterms:W3CDTF">2026-10-09T08:11:56Z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00:58:31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