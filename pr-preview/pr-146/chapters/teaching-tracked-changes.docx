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00:58:31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three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FirstParagraph"/>
      </w:pPr>
      <w:r>
        <w:t xml:space="preserve">An alternative name for the same concept stays in the div of the term it names,</w:t>
      </w:r>
      <w:r>
        <w:t xml:space="preserve"> </w:t>
      </w:r>
      <w:r>
        <w:t xml:space="preserve">in italics.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3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del w:id="3" w:author="PR Preview" w:date="2026-01-01T00:00:00Z">
        <w:r>
          <w:delText xml:space="preserve">Write the R code with</w:delText>
        </w:r>
      </w:del>
      <w:del w:id="4" w:author="PR Preview" w:date="2026-01-01T00:00:00Z">
        <w:r>
          <w:delText xml:space="preserve"> </w:delText>
        </w:r>
      </w:del>
      <w:hyperlink r:id="rId10">
        <w:del w:id="5" w:author="PR Preview" w:date="2026-01-01T00:00:00Z">
          <w:r>
            <w:rPr>
              <w:rStyle w:val="Hyperlink"/>
            </w:rPr>
            <w:delText xml:space="preserve">tidymodels</w:delText>
          </w:r>
        </w:del>
      </w:hyperlink>
      <w:del w:id="6" w:author="PR Preview" w:date="2026-01-01T00:00:00Z">
        <w:r>
          <w:delText xml:space="preserve">,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or show tidymodels and base R side by side.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Do not give base R alone.</w:delText>
        </w:r>
      </w:del>
      <w:del w:id="11" w:author="PR Preview" w:date="2026-01-01T00:00:00Z">
        <w:r>
          <w:delText xml:space="preserve"> </w:delText>
        </w:r>
      </w:del>
      <w:hyperlink r:id="rId11">
        <w:del w:id="12" w:author="PR Preview" w:date="2026-01-01T00:00:00Z">
          <w:r>
            <w:rPr>
              <w:rStyle w:val="Hyperlink"/>
            </w:rPr>
            <w:delText xml:space="preserve">ISLR-tidymodels-labs</w:delText>
          </w:r>
        </w:del>
      </w:hyperlink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shows the style.</w:delText>
        </w:r>
      </w:del>
    </w:p>
    <w:p>
      <w:pPr>
        <w:pStyle w:val="Compact"/>
        <w:numPr>
          <w:ilvl w:val="0"/>
          <w:numId w:val="1005"/>
        </w:numPr>
      </w:pPr>
      <w:del w:id="15" w:author="PR Preview" w:date="2026-01-01T00:00:00Z">
        <w:r>
          <w:delText xml:space="preserve">When a lab follows a textbook’s lab, use the book’s exercises, data and fitting functions,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in the book’s order.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For the ISL labs, fit Python models with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rPr>
            <w:rStyle w:val="VerbatimChar"/>
          </w:rPr>
          <w:delText xml:space="preserve">statsmodels</w:delText>
        </w:r>
      </w:del>
      <w:del w:id="22" w:author="PR Preview" w:date="2026-01-01T00:00:00Z">
        <w:r>
          <w:delText xml:space="preserve">’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rPr>
            <w:rStyle w:val="VerbatimChar"/>
          </w:rPr>
          <w:delText xml:space="preserve">sm.OLS</w:delText>
        </w:r>
      </w:del>
      <w:del w:id="25" w:author="PR Preview" w:date="2026-01-01T00:00:00Z">
        <w:r>
          <w:delText xml:space="preserve">, as</w:delText>
        </w:r>
      </w:del>
      <w:del w:id="26" w:author="PR Preview" w:date="2026-01-01T00:00:00Z">
        <w:r>
          <w:delText xml:space="preserve"> </w:delText>
        </w:r>
      </w:del>
      <w:hyperlink r:id="rId12">
        <w:del w:id="27" w:author="PR Preview" w:date="2026-01-01T00:00:00Z">
          <w:r>
            <w:rPr>
              <w:rStyle w:val="Hyperlink"/>
            </w:rPr>
            <w:delText xml:space="preserve">ISLP_labs</w:delText>
          </w:r>
        </w:del>
      </w:hyperlink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does.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If an exercise departs from the book, say why in the lab.</w:delText>
        </w:r>
      </w:del>
    </w:p>
    <w:p>
      <w:pPr>
        <w:pStyle w:val="Compact"/>
        <w:numPr>
          <w:ilvl w:val="0"/>
          <w:numId w:val="1005"/>
        </w:numPr>
      </w:pPr>
      <w:del w:id="32" w:author="PR Preview" w:date="2026-01-01T00:00:00Z">
        <w:r>
          <w:delText xml:space="preserve">Never throw away an exercise you replace.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Either keep both exercises,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or keep the replaced one as an outtake: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leave its file in place and stop including it.</w:delText>
        </w:r>
      </w:del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ins w:id="39" w:author="PR Preview" w:date="2026-01-01T00:00:00Z">
        <w:r>
          <w:t xml:space="preserve">Point students only to places they can open.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Students read a course’s published site, not its repository,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which is often private.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So never send them to a file in the repository,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to a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rPr>
            <w:rStyle w:val="VerbatimChar"/>
          </w:rPr>
          <w:t xml:space="preserve">github.com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link into a private repository,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or to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“the copy in this repository”</w:t>
        </w:r>
      </w:ins>
      <w:ins w:id="56" w:author="PR Preview" w:date="2026-01-01T00:00:00Z">
        <w:r>
          <w:t xml:space="preserve">.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Link a data file from the published site,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from a public repository or package,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or from the data’s original public source.</w:t>
        </w:r>
      </w:ins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3"/>
    <w:bookmarkStart w:id="24" w:name="make-figures-accessible"/>
    <w:p>
      <w:pPr>
        <w:pStyle w:val="Heading2"/>
      </w:pPr>
      <w:r>
        <w:t xml:space="preserve">9 Make figures accessible</w:t>
      </w:r>
    </w:p>
    <w:p>
      <w:pPr>
        <w:pStyle w:val="Compact"/>
        <w:numPr>
          <w:ilvl w:val="0"/>
          <w:numId w:val="1006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6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6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24"/>
    <w:bookmarkStart w:id="26" w:name="structure-slides-for-the-reader"/>
    <w:p>
      <w:pPr>
        <w:pStyle w:val="Heading2"/>
      </w:pPr>
      <w:r>
        <w:t xml:space="preserve">10 Structure slides for the reader</w:t>
      </w:r>
    </w:p>
    <w:p>
      <w:pPr>
        <w:pStyle w:val="Compact"/>
        <w:numPr>
          <w:ilvl w:val="0"/>
          <w:numId w:val="1007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07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25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07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07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07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07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26"/>
    <w:bookmarkStart w:id="30" w:name="Xcb579568ef754486ebde8b41ba4528bdf380eec"/>
    <w:p>
      <w:pPr>
        <w:pStyle w:val="Heading2"/>
      </w:pPr>
      <w:r>
        <w:t xml:space="preserve">11 Credit other courses without summarizing them</w:t>
      </w:r>
    </w:p>
    <w:p>
      <w:pPr>
        <w:pStyle w:val="Compact"/>
        <w:numPr>
          <w:ilvl w:val="0"/>
          <w:numId w:val="100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2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0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2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Title a section by its topic, not by its author or course.</w:t>
      </w:r>
      <w:r>
        <w:t xml:space="preserve"> </w:t>
      </w:r>
      <w:hyperlink r:id="rId2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30"/>
    <w:bookmarkStart w:id="39" w:name="rules-that-apply-to-all-writing"/>
    <w:p>
      <w:pPr>
        <w:pStyle w:val="Heading2"/>
      </w:pPr>
      <w:r>
        <w:t xml:space="preserve">12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09"/>
        </w:numPr>
      </w:pPr>
      <w:hyperlink r:id="rId3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09"/>
        </w:numPr>
      </w:pPr>
      <w:hyperlink r:id="rId35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38" w:name="refs"/>
    <w:bookmarkStart w:id="3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3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hyperlink" Target="avoid-ai-tells.qmd" TargetMode="External"/><Relationship Id="rId2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put-the-content-first" TargetMode="External"/><Relationship Id="rId28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onciseness.qmd#lead-with-the-subject" TargetMode="External"/><Relationship Id="rId25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32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73/pnas.1319030111" TargetMode="External"/><Relationship Id="rId20" Type="http://schemas.openxmlformats.org/officeDocument/2006/relationships/hyperlink" Target="https://github.com/Morrison-Lab/ai-config/pull/4386" TargetMode="External"/><Relationship Id="rId21" Type="http://schemas.openxmlformats.org/officeDocument/2006/relationships/hyperlink" Target="paper-organization.qmd#figures-and-tables" TargetMode="External"/><Relationship Id="rId34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Relationship Id="rId10" Type="http://schemas.openxmlformats.org/officeDocument/2006/relationships/hyperlink" Target="https://www.tidymodels.org/" TargetMode="External"/><Relationship Id="rId11" Type="http://schemas.openxmlformats.org/officeDocument/2006/relationships/hyperlink" Target="https://github.com/Morrison-Lab/ISLR-tidymodels-labs" TargetMode="External"/><Relationship Id="rId12" Type="http://schemas.openxmlformats.org/officeDocument/2006/relationships/hyperlink" Target="https://github.com/intro-stat-learning/ISLP_labs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ai-tells.qmd" TargetMode="External"/><Relationship Id="rId2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put-the-content-first" TargetMode="External"/><Relationship Id="rId28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onciseness.qmd#lead-with-the-subject" TargetMode="External"/><Relationship Id="rId25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32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73/pnas.1319030111" TargetMode="External"/><Relationship Id="rId20" Type="http://schemas.openxmlformats.org/officeDocument/2006/relationships/hyperlink" Target="https://github.com/Morrison-Lab/ai-config/pull/4386" TargetMode="External"/><Relationship Id="rId21" Type="http://schemas.openxmlformats.org/officeDocument/2006/relationships/hyperlink" Target="paper-organization.qmd#figures-and-tables" TargetMode="External"/><Relationship Id="rId34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2026-10-09T08:12:41Z</dcterms:created>
  <dcterms:modified xsi:type="dcterms:W3CDTF">2026-10-09T08:12:41Z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