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01:27:28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three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FirstParagraph"/>
      </w:pPr>
      <w:r>
        <w:t xml:space="preserve">An alternative name for the same concept stays in the div of the term it names,</w:t>
      </w:r>
      <w:r>
        <w:t xml:space="preserve"> </w:t>
      </w:r>
      <w:r>
        <w:t xml:space="preserve">in italics.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2" w:name="show-each-idea-applied-and-in-a-figure"/>
    <w:p>
      <w:pPr>
        <w:pStyle w:val="Heading2"/>
      </w:pPr>
      <w:r>
        <w:t xml:space="preserve">7 Show each idea applied and in a figure</w:t>
      </w:r>
    </w:p>
    <w:p>
      <w:pPr>
        <w:pStyle w:val="Compact"/>
        <w:numPr>
          <w:ilvl w:val="0"/>
          <w:numId w:val="1004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4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4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4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4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1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4"/>
        </w:numPr>
      </w:pPr>
      <w:r>
        <w:t xml:space="preserve">Make each figure follow the accessibility rules below.</w:t>
      </w:r>
    </w:p>
    <w:bookmarkEnd w:id="22"/>
    <w:bookmarkStart w:id="26" w:name="Xf27331f4c36c8d578e5fa29a37312484cc3343a"/>
    <w:p>
      <w:pPr>
        <w:pStyle w:val="Heading2"/>
      </w:pPr>
      <w:r>
        <w:t xml:space="preserve">8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5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5"/>
        </w:numPr>
      </w:pPr>
      <w:r>
        <w:t xml:space="preserve">Write the R code with</w:t>
      </w:r>
      <w:r>
        <w:t xml:space="preserve"> </w:t>
      </w:r>
      <w:hyperlink r:id="rId23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4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5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25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5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5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5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6"/>
    <w:bookmarkStart w:id="35" w:name="present-r-results-with-modern-packages"/>
    <w:p>
      <w:pPr>
        <w:pStyle w:val="Heading2"/>
      </w:pPr>
      <w:del w:id="3" w:author="PR Preview" w:date="2026-01-01T00:00:00Z">
        <w:r>
          <w:delText xml:space="preserve">9 Make figures accessible</w:delText>
        </w:r>
      </w:del>
    </w:p>
    <w:p>
      <w:pPr>
        <w:pStyle w:val="Heading2"/>
      </w:pPr>
      <w:ins w:id="4" w:author="PR Preview" w:date="2026-01-01T00:00:00Z">
        <w:r>
          <w:t xml:space="preserve">9 Present R results with modern packages</w:t>
        </w:r>
      </w:ins>
    </w:p>
    <w:p>
      <w:pPr>
        <w:pStyle w:val="FirstParagraph"/>
      </w:pPr>
      <w:ins w:id="5" w:author="PR Preview" w:date="2026-01-01T00:00:00Z">
        <w:r>
          <w:t xml:space="preserve">This rule applies to all R code in teaching materials,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in every course and every teaching repository.</w:t>
        </w:r>
      </w:ins>
    </w:p>
    <w:p>
      <w:pPr>
        <w:pStyle w:val="Compact"/>
        <w:numPr>
          <w:ilvl w:val="0"/>
          <w:numId w:val="1006"/>
        </w:numPr>
      </w:pPr>
      <w:ins w:id="8" w:author="PR Preview" w:date="2026-01-01T00:00:00Z">
        <w:r>
          <w:t xml:space="preserve">Even when you fit a model with a base R function such as</w:t>
        </w:r>
      </w:ins>
      <w:ins w:id="9" w:author="PR Preview" w:date="2026-01-01T00:00:00Z">
        <w:r>
          <w:t xml:space="preserve"> </w:t>
        </w:r>
      </w:ins>
      <w:ins w:id="10" w:author="PR Preview" w:date="2026-01-01T00:00:00Z">
        <w:r>
          <w:rPr>
            <w:rStyle w:val="VerbatimChar"/>
          </w:rPr>
          <w:t xml:space="preserve">lm()</w:t>
        </w:r>
      </w:ins>
      <w:ins w:id="11" w:author="PR Preview" w:date="2026-01-01T00:00:00Z">
        <w:r>
          <w:t xml:space="preserve"> </w:t>
        </w:r>
      </w:ins>
      <w:ins w:id="12" w:author="PR Preview" w:date="2026-01-01T00:00:00Z">
        <w:r>
          <w:t xml:space="preserve">or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rPr>
            <w:rStyle w:val="VerbatimChar"/>
          </w:rPr>
          <w:t xml:space="preserve">glm()</w:t>
        </w:r>
      </w:ins>
      <w:ins w:id="15" w:author="PR Preview" w:date="2026-01-01T00:00:00Z">
        <w:r>
          <w:t xml:space="preserve">,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show its results with modern packages, not with base R output.</w:t>
        </w:r>
      </w:ins>
    </w:p>
    <w:p>
      <w:pPr>
        <w:pStyle w:val="Compact"/>
        <w:numPr>
          <w:ilvl w:val="0"/>
          <w:numId w:val="1006"/>
        </w:numPr>
      </w:pPr>
      <w:ins w:id="18" w:author="PR Preview" w:date="2026-01-01T00:00:00Z">
        <w:r>
          <w:t xml:space="preserve">Show coefficient tables with</w:t>
        </w:r>
      </w:ins>
      <w:ins w:id="19" w:author="PR Preview" w:date="2026-01-01T00:00:00Z">
        <w:r>
          <w:t xml:space="preserve"> </w:t>
        </w:r>
      </w:ins>
      <w:hyperlink r:id="rId27">
        <w:ins w:id="20" w:author="PR Preview" w:date="2026-01-01T00:00:00Z">
          <w:r>
            <w:rPr>
              <w:rStyle w:val="Hyperlink"/>
            </w:rPr>
            <w:t xml:space="preserve">parameters</w:t>
          </w:r>
        </w:ins>
      </w:hyperlink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(</w:t>
        </w:r>
      </w:ins>
      <w:ins w:id="23" w:author="PR Preview" w:date="2026-01-01T00:00:00Z">
        <w:r>
          <w:rPr>
            <w:rStyle w:val="VerbatimChar"/>
          </w:rPr>
          <w:t xml:space="preserve">parameters() |&gt; print_md()</w:t>
        </w:r>
      </w:ins>
      <w:ins w:id="24" w:author="PR Preview" w:date="2026-01-01T00:00:00Z">
        <w:r>
          <w:t xml:space="preserve">)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or</w:t>
        </w:r>
      </w:ins>
      <w:ins w:id="27" w:author="PR Preview" w:date="2026-01-01T00:00:00Z">
        <w:r>
          <w:t xml:space="preserve"> </w:t>
        </w:r>
      </w:ins>
      <w:hyperlink r:id="rId28">
        <w:ins w:id="28" w:author="PR Preview" w:date="2026-01-01T00:00:00Z">
          <w:r>
            <w:rPr>
              <w:rStyle w:val="Hyperlink"/>
            </w:rPr>
            <w:t xml:space="preserve">gtsummary</w:t>
          </w:r>
        </w:ins>
      </w:hyperlink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(</w:t>
        </w:r>
      </w:ins>
      <w:ins w:id="31" w:author="PR Preview" w:date="2026-01-01T00:00:00Z">
        <w:r>
          <w:rPr>
            <w:rStyle w:val="VerbatimChar"/>
          </w:rPr>
          <w:t xml:space="preserve">tbl_regression()</w:t>
        </w:r>
      </w:ins>
      <w:ins w:id="32" w:author="PR Preview" w:date="2026-01-01T00:00:00Z">
        <w:r>
          <w:t xml:space="preserve">),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not with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rPr>
            <w:rStyle w:val="VerbatimChar"/>
          </w:rPr>
          <w:t xml:space="preserve">summary()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or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rPr>
            <w:rStyle w:val="VerbatimChar"/>
          </w:rPr>
          <w:t xml:space="preserve">coef(summary())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printouts.</w:t>
        </w:r>
      </w:ins>
    </w:p>
    <w:p>
      <w:pPr>
        <w:pStyle w:val="Compact"/>
        <w:numPr>
          <w:ilvl w:val="0"/>
          <w:numId w:val="1006"/>
        </w:numPr>
      </w:pPr>
      <w:ins w:id="43" w:author="PR Preview" w:date="2026-01-01T00:00:00Z">
        <w:r>
          <w:t xml:space="preserve">Draw figures with</w:t>
        </w:r>
      </w:ins>
      <w:ins w:id="44" w:author="PR Preview" w:date="2026-01-01T00:00:00Z">
        <w:r>
          <w:t xml:space="preserve"> </w:t>
        </w:r>
      </w:ins>
      <w:hyperlink r:id="rId29">
        <w:ins w:id="45" w:author="PR Preview" w:date="2026-01-01T00:00:00Z">
          <w:r>
            <w:rPr>
              <w:rStyle w:val="Hyperlink"/>
            </w:rPr>
            <w:t xml:space="preserve">ggplot2</w:t>
          </w:r>
        </w:ins>
      </w:hyperlink>
      <w:ins w:id="46" w:author="PR Preview" w:date="2026-01-01T00:00:00Z">
        <w:r>
          <w:t xml:space="preserve">,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not with base graphics such as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rPr>
            <w:rStyle w:val="VerbatimChar"/>
          </w:rPr>
          <w:t xml:space="preserve">plot()</w:t>
        </w:r>
      </w:ins>
      <w:ins w:id="51" w:author="PR Preview" w:date="2026-01-01T00:00:00Z">
        <w:r>
          <w:t xml:space="preserve">,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rPr>
            <w:rStyle w:val="VerbatimChar"/>
          </w:rPr>
          <w:t xml:space="preserve">lines()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and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rPr>
            <w:rStyle w:val="VerbatimChar"/>
          </w:rPr>
          <w:t xml:space="preserve">abline()</w:t>
        </w:r>
      </w:ins>
      <w:ins w:id="58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6"/>
        </w:numPr>
      </w:pPr>
      <w:ins w:id="59" w:author="PR Preview" w:date="2026-01-01T00:00:00Z">
        <w:r>
          <w:t xml:space="preserve">Draw model plots with packages built on ggplot2:</w:t>
        </w:r>
      </w:ins>
      <w:ins w:id="60" w:author="PR Preview" w:date="2026-01-01T00:00:00Z">
        <w:r>
          <w:t xml:space="preserve"> </w:t>
        </w:r>
      </w:ins>
      <w:hyperlink r:id="rId30">
        <w:ins w:id="61" w:author="PR Preview" w:date="2026-01-01T00:00:00Z">
          <w:r>
            <w:rPr>
              <w:rStyle w:val="Hyperlink"/>
            </w:rPr>
            <w:t xml:space="preserve">sjPlot</w:t>
          </w:r>
        </w:ins>
      </w:hyperlink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or</w:t>
        </w:r>
      </w:ins>
      <w:ins w:id="64" w:author="PR Preview" w:date="2026-01-01T00:00:00Z">
        <w:r>
          <w:t xml:space="preserve"> </w:t>
        </w:r>
      </w:ins>
      <w:hyperlink r:id="rId31">
        <w:ins w:id="65" w:author="PR Preview" w:date="2026-01-01T00:00:00Z">
          <w:r>
            <w:rPr>
              <w:rStyle w:val="Hyperlink"/>
            </w:rPr>
            <w:t xml:space="preserve">ggeffects</w:t>
          </w:r>
        </w:ins>
      </w:hyperlink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for predictions,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and</w:t>
        </w:r>
      </w:ins>
      <w:ins w:id="70" w:author="PR Preview" w:date="2026-01-01T00:00:00Z">
        <w:r>
          <w:t xml:space="preserve"> </w:t>
        </w:r>
      </w:ins>
      <w:hyperlink r:id="rId32">
        <w:ins w:id="71" w:author="PR Preview" w:date="2026-01-01T00:00:00Z">
          <w:r>
            <w:rPr>
              <w:rStyle w:val="Hyperlink"/>
            </w:rPr>
            <w:t xml:space="preserve">performance</w:t>
          </w:r>
        </w:ins>
      </w:hyperlink>
      <w:ins w:id="72" w:author="PR Preview" w:date="2026-01-01T00:00:00Z">
        <w:r>
          <w:t xml:space="preserve">’s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rPr>
            <w:rStyle w:val="VerbatimChar"/>
          </w:rPr>
          <w:t xml:space="preserve">check_model()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for diagnostic plots.</w:t>
        </w:r>
      </w:ins>
    </w:p>
    <w:p>
      <w:pPr>
        <w:pStyle w:val="Compact"/>
        <w:numPr>
          <w:ilvl w:val="0"/>
          <w:numId w:val="1006"/>
        </w:numPr>
      </w:pPr>
      <w:ins w:id="77" w:author="PR Preview" w:date="2026-01-01T00:00:00Z">
        <w:r>
          <w:t xml:space="preserve">Show model fit statistics with performance’s</w:t>
        </w:r>
      </w:ins>
      <w:ins w:id="78" w:author="PR Preview" w:date="2026-01-01T00:00:00Z">
        <w:r>
          <w:t xml:space="preserve"> </w:t>
        </w:r>
      </w:ins>
      <w:ins w:id="79" w:author="PR Preview" w:date="2026-01-01T00:00:00Z">
        <w:r>
          <w:rPr>
            <w:rStyle w:val="VerbatimChar"/>
          </w:rPr>
          <w:t xml:space="preserve">model_performance()</w:t>
        </w:r>
      </w:ins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or</w:t>
        </w:r>
      </w:ins>
      <w:ins w:id="82" w:author="PR Preview" w:date="2026-01-01T00:00:00Z">
        <w:r>
          <w:t xml:space="preserve"> </w:t>
        </w:r>
      </w:ins>
      <w:hyperlink r:id="rId33">
        <w:ins w:id="83" w:author="PR Preview" w:date="2026-01-01T00:00:00Z">
          <w:r>
            <w:rPr>
              <w:rStyle w:val="Hyperlink"/>
            </w:rPr>
            <w:t xml:space="preserve">broom</w:t>
          </w:r>
        </w:ins>
      </w:hyperlink>
      <w:ins w:id="84" w:author="PR Preview" w:date="2026-01-01T00:00:00Z">
        <w:r>
          <w:t xml:space="preserve">’s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rPr>
            <w:rStyle w:val="VerbatimChar"/>
          </w:rPr>
          <w:t xml:space="preserve">glance()</w:t>
        </w:r>
      </w:ins>
      <w:ins w:id="87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6"/>
        </w:numPr>
      </w:pPr>
      <w:ins w:id="88" w:author="PR Preview" w:date="2026-01-01T00:00:00Z">
        <w:r>
          <w:t xml:space="preserve">Ezra’s</w:t>
        </w:r>
      </w:ins>
      <w:ins w:id="89" w:author="PR Preview" w:date="2026-01-01T00:00:00Z">
        <w:r>
          <w:t xml:space="preserve"> </w:t>
        </w:r>
      </w:ins>
      <w:hyperlink r:id="rId34">
        <w:ins w:id="90" w:author="PR Preview" w:date="2026-01-01T00:00:00Z">
          <w:r>
            <w:rPr>
              <w:rStyle w:val="Hyperlink"/>
            </w:rPr>
            <w:t xml:space="preserve">rme</w:t>
          </w:r>
        </w:ins>
      </w:hyperlink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notes show the style.</w:t>
        </w:r>
      </w:ins>
    </w:p>
    <w:bookmarkEnd w:id="35"/>
    <w:bookmarkStart w:id="36" w:name="make-figures-accessible"/>
    <w:p>
      <w:pPr>
        <w:pStyle w:val="Heading2"/>
      </w:pPr>
      <w:ins w:id="93" w:author="PR Preview" w:date="2026-01-01T00:00:00Z">
        <w:r>
          <w:t xml:space="preserve">10 Make figures accessible</w:t>
        </w:r>
      </w:ins>
    </w:p>
    <w:p>
      <w:pPr>
        <w:pStyle w:val="Compact"/>
        <w:numPr>
          <w:ilvl w:val="0"/>
          <w:numId w:val="1007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07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07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36"/>
    <w:bookmarkStart w:id="38" w:name="structure-slides-for-the-reader"/>
    <w:p>
      <w:pPr>
        <w:pStyle w:val="Heading2"/>
      </w:pPr>
      <w:del w:id="94" w:author="PR Preview" w:date="2026-01-01T00:00:00Z">
        <w:r>
          <w:delText xml:space="preserve">10 Structure slides for the reader</w:delText>
        </w:r>
      </w:del>
    </w:p>
    <w:p>
      <w:pPr>
        <w:pStyle w:val="Heading2"/>
      </w:pPr>
      <w:ins w:id="95" w:author="PR Preview" w:date="2026-01-01T00:00:00Z">
        <w:r>
          <w:t xml:space="preserve">11 Structure slides for the reader</w:t>
        </w:r>
      </w:ins>
    </w:p>
    <w:p>
      <w:pPr>
        <w:pStyle w:val="Compact"/>
        <w:numPr>
          <w:ilvl w:val="0"/>
          <w:numId w:val="1008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08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37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8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08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08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08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08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38"/>
    <w:bookmarkStart w:id="42" w:name="Xcb579568ef754486ebde8b41ba4528bdf380eec"/>
    <w:p>
      <w:pPr>
        <w:pStyle w:val="Heading2"/>
      </w:pPr>
      <w:del w:id="96" w:author="PR Preview" w:date="2026-01-01T00:00:00Z">
        <w:r>
          <w:delText xml:space="preserve">11 Credit other courses without summarizing them</w:delText>
        </w:r>
      </w:del>
    </w:p>
    <w:p>
      <w:pPr>
        <w:pStyle w:val="Heading2"/>
      </w:pPr>
      <w:ins w:id="97" w:author="PR Preview" w:date="2026-01-01T00:00:00Z">
        <w:r>
          <w:t xml:space="preserve">12 Credit other courses without summarizing them</w:t>
        </w:r>
      </w:ins>
    </w:p>
    <w:p>
      <w:pPr>
        <w:pStyle w:val="Compact"/>
        <w:numPr>
          <w:ilvl w:val="0"/>
          <w:numId w:val="1009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39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09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40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09"/>
        </w:numPr>
      </w:pPr>
      <w:r>
        <w:t xml:space="preserve">Title a section by its topic, not by its author or course.</w:t>
      </w:r>
      <w:r>
        <w:t xml:space="preserve"> </w:t>
      </w:r>
      <w:hyperlink r:id="rId41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09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42"/>
    <w:bookmarkStart w:id="51" w:name="rules-that-apply-to-all-writing"/>
    <w:p>
      <w:pPr>
        <w:pStyle w:val="Heading2"/>
      </w:pPr>
      <w:del w:id="98" w:author="PR Preview" w:date="2026-01-01T00:00:00Z">
        <w:r>
          <w:delText xml:space="preserve">12 Rules that apply to all writing</w:delText>
        </w:r>
      </w:del>
    </w:p>
    <w:p>
      <w:pPr>
        <w:pStyle w:val="Heading2"/>
      </w:pPr>
      <w:ins w:id="99" w:author="PR Preview" w:date="2026-01-01T00:00:00Z">
        <w:r>
          <w:t xml:space="preserve">13 Rules that apply to all writing</w:t>
        </w:r>
      </w:ins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0"/>
        </w:numPr>
      </w:pPr>
      <w:hyperlink r:id="rId43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0"/>
        </w:numPr>
      </w:pPr>
      <w:hyperlink r:id="rId44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0"/>
        </w:numPr>
      </w:pPr>
      <w:hyperlink r:id="rId45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0"/>
        </w:numPr>
      </w:pPr>
      <w:hyperlink r:id="rId46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0"/>
        </w:numPr>
      </w:pPr>
      <w:hyperlink r:id="rId47">
        <w:r>
          <w:rPr>
            <w:rStyle w:val="Hyperlink"/>
          </w:rPr>
          <w:t xml:space="preserve">avoid AI clichés</w:t>
        </w:r>
      </w:hyperlink>
      <w:r>
        <w:t xml:space="preserve">.</w:t>
      </w:r>
    </w:p>
    <w:bookmarkStart w:id="50" w:name="refs"/>
    <w:bookmarkStart w:id="49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48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7" Type="http://schemas.openxmlformats.org/officeDocument/2006/relationships/hyperlink" Target="avoid-ai-tells.qmd" TargetMode="External"/><Relationship Id="rId39" Type="http://schemas.openxmlformats.org/officeDocument/2006/relationships/hyperlink" Target="citations-evidence.qmd#adapting-another-courses-material" TargetMode="External"/><Relationship Id="rId41" Type="http://schemas.openxmlformats.org/officeDocument/2006/relationships/hyperlink" Target="citations-evidence.qmd#put-the-content-first" TargetMode="External"/><Relationship Id="rId40" Type="http://schemas.openxmlformats.org/officeDocument/2006/relationships/hyperlink" Target="citations-evidence.qmd#quote-the-original" TargetMode="External"/><Relationship Id="rId43" Type="http://schemas.openxmlformats.org/officeDocument/2006/relationships/hyperlink" Target="conciseness.qmd#lead-with-the-subject" TargetMode="External"/><Relationship Id="rId37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44" Type="http://schemas.openxmlformats.org/officeDocument/2006/relationships/hyperlink" Target="grammar.qmd#demonstrative-pronouns" TargetMode="External"/><Relationship Id="rId33" Type="http://schemas.openxmlformats.org/officeDocument/2006/relationships/hyperlink" Target="https://cran.r-project.org/package=broom" TargetMode="External"/><Relationship Id="rId28" Type="http://schemas.openxmlformats.org/officeDocument/2006/relationships/hyperlink" Target="https://cran.r-project.org/package=gtsummary" TargetMode="External"/><Relationship Id="rId48" Type="http://schemas.openxmlformats.org/officeDocument/2006/relationships/hyperlink" Target="https://doi.org/10.1073/pnas.1319030111" TargetMode="External"/><Relationship Id="rId27" Type="http://schemas.openxmlformats.org/officeDocument/2006/relationships/hyperlink" Target="https://easystats.github.io/parameters/" TargetMode="External"/><Relationship Id="rId32" Type="http://schemas.openxmlformats.org/officeDocument/2006/relationships/hyperlink" Target="https://easystats.github.io/performance/" TargetMode="External"/><Relationship Id="rId29" Type="http://schemas.openxmlformats.org/officeDocument/2006/relationships/hyperlink" Target="https://ggplot2.tidyverse.org/" TargetMode="External"/><Relationship Id="rId24" Type="http://schemas.openxmlformats.org/officeDocument/2006/relationships/hyperlink" Target="https://github.com/Morrison-Lab/ISLR-tidymodels-labs" TargetMode="External"/><Relationship Id="rId20" Type="http://schemas.openxmlformats.org/officeDocument/2006/relationships/hyperlink" Target="https://github.com/Morrison-Lab/ai-config/pull/4386" TargetMode="External"/><Relationship Id="rId34" Type="http://schemas.openxmlformats.org/officeDocument/2006/relationships/hyperlink" Target="https://github.com/d-morrison/rme" TargetMode="External"/><Relationship Id="rId25" Type="http://schemas.openxmlformats.org/officeDocument/2006/relationships/hyperlink" Target="https://github.com/intro-stat-learning/ISLP_labs" TargetMode="External"/><Relationship Id="rId31" Type="http://schemas.openxmlformats.org/officeDocument/2006/relationships/hyperlink" Target="https://strengejacke.github.io/ggeffects/" TargetMode="External"/><Relationship Id="rId30" Type="http://schemas.openxmlformats.org/officeDocument/2006/relationships/hyperlink" Target="https://strengejacke.github.io/sjPlot/" TargetMode="External"/><Relationship Id="rId23" Type="http://schemas.openxmlformats.org/officeDocument/2006/relationships/hyperlink" Target="https://www.tidymodels.org/" TargetMode="External"/><Relationship Id="rId21" Type="http://schemas.openxmlformats.org/officeDocument/2006/relationships/hyperlink" Target="paper-organization.qmd#figures-and-tables" TargetMode="External"/><Relationship Id="rId46" Type="http://schemas.openxmlformats.org/officeDocument/2006/relationships/hyperlink" Target="word-choice.qmd#avoid-vague-and-metaphorical-language" TargetMode="External"/><Relationship Id="rId45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void-ai-tells.qmd" TargetMode="External"/><Relationship Id="rId39" Type="http://schemas.openxmlformats.org/officeDocument/2006/relationships/hyperlink" Target="citations-evidence.qmd#adapting-another-courses-material" TargetMode="External"/><Relationship Id="rId41" Type="http://schemas.openxmlformats.org/officeDocument/2006/relationships/hyperlink" Target="citations-evidence.qmd#put-the-content-first" TargetMode="External"/><Relationship Id="rId40" Type="http://schemas.openxmlformats.org/officeDocument/2006/relationships/hyperlink" Target="citations-evidence.qmd#quote-the-original" TargetMode="External"/><Relationship Id="rId43" Type="http://schemas.openxmlformats.org/officeDocument/2006/relationships/hyperlink" Target="conciseness.qmd#lead-with-the-subject" TargetMode="External"/><Relationship Id="rId37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44" Type="http://schemas.openxmlformats.org/officeDocument/2006/relationships/hyperlink" Target="grammar.qmd#demonstrative-pronouns" TargetMode="External"/><Relationship Id="rId33" Type="http://schemas.openxmlformats.org/officeDocument/2006/relationships/hyperlink" Target="https://cran.r-project.org/package=broom" TargetMode="External"/><Relationship Id="rId28" Type="http://schemas.openxmlformats.org/officeDocument/2006/relationships/hyperlink" Target="https://cran.r-project.org/package=gtsummary" TargetMode="External"/><Relationship Id="rId48" Type="http://schemas.openxmlformats.org/officeDocument/2006/relationships/hyperlink" Target="https://doi.org/10.1073/pnas.1319030111" TargetMode="External"/><Relationship Id="rId27" Type="http://schemas.openxmlformats.org/officeDocument/2006/relationships/hyperlink" Target="https://easystats.github.io/parameters/" TargetMode="External"/><Relationship Id="rId32" Type="http://schemas.openxmlformats.org/officeDocument/2006/relationships/hyperlink" Target="https://easystats.github.io/performance/" TargetMode="External"/><Relationship Id="rId29" Type="http://schemas.openxmlformats.org/officeDocument/2006/relationships/hyperlink" Target="https://ggplot2.tidyverse.org/" TargetMode="External"/><Relationship Id="rId24" Type="http://schemas.openxmlformats.org/officeDocument/2006/relationships/hyperlink" Target="https://github.com/Morrison-Lab/ISLR-tidymodels-labs" TargetMode="External"/><Relationship Id="rId20" Type="http://schemas.openxmlformats.org/officeDocument/2006/relationships/hyperlink" Target="https://github.com/Morrison-Lab/ai-config/pull/4386" TargetMode="External"/><Relationship Id="rId34" Type="http://schemas.openxmlformats.org/officeDocument/2006/relationships/hyperlink" Target="https://github.com/d-morrison/rme" TargetMode="External"/><Relationship Id="rId25" Type="http://schemas.openxmlformats.org/officeDocument/2006/relationships/hyperlink" Target="https://github.com/intro-stat-learning/ISLP_labs" TargetMode="External"/><Relationship Id="rId31" Type="http://schemas.openxmlformats.org/officeDocument/2006/relationships/hyperlink" Target="https://strengejacke.github.io/ggeffects/" TargetMode="External"/><Relationship Id="rId30" Type="http://schemas.openxmlformats.org/officeDocument/2006/relationships/hyperlink" Target="https://strengejacke.github.io/sjPlot/" TargetMode="External"/><Relationship Id="rId23" Type="http://schemas.openxmlformats.org/officeDocument/2006/relationships/hyperlink" Target="https://www.tidymodels.org/" TargetMode="External"/><Relationship Id="rId21" Type="http://schemas.openxmlformats.org/officeDocument/2006/relationships/hyperlink" Target="paper-organization.qmd#figures-and-tables" TargetMode="External"/><Relationship Id="rId46" Type="http://schemas.openxmlformats.org/officeDocument/2006/relationships/hyperlink" Target="word-choice.qmd#avoid-vague-and-metaphorical-language" TargetMode="External"/><Relationship Id="rId45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2026-10-09T08:31:50Z</dcterms:created>
  <dcterms:modified xsi:type="dcterms:W3CDTF">2026-10-09T08:31:50Z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01:27:28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