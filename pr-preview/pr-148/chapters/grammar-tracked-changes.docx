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Grammar</w:t>
      </w:r>
    </w:p>
    <w:p>
      <w:pPr>
        <w:pStyle w:val="Date"/>
      </w:pPr>
      <w:del w:id="1" w:author="PR Preview" w:date="2026-01-01T00:00:00Z">
        <w:r>
          <w:delText xml:space="preserve">Last modified: 2026-10-09 01:07:47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2026-10-09 01:40:45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Clear grammar removes friction between your ideas and your reader.</w:t>
      </w:r>
      <w:r>
        <w:t xml:space="preserve"> </w:t>
      </w:r>
      <w:r>
        <w:t xml:space="preserve">This chapter collects a few grammatical habits</w:t>
      </w:r>
      <w:r>
        <w:t xml:space="preserve"> </w:t>
      </w:r>
      <w:r>
        <w:t xml:space="preserve">that consistently make scientific writing easier to read.</w:t>
      </w:r>
    </w:p>
    <w:bookmarkStart w:id="17" w:name="relative-pronouns"/>
    <w:p>
      <w:pPr>
        <w:pStyle w:val="Heading2"/>
      </w:pPr>
      <w:r>
        <w:t xml:space="preserve">1 Relative pronouns</w:t>
      </w:r>
    </w:p>
    <w:p>
      <w:pPr>
        <w:pStyle w:val="FirstParagraph"/>
      </w:pPr>
      <w:r>
        <w:t xml:space="preserve">Relative pronouns introduce a clause that describes a preceding noun.</w:t>
      </w:r>
      <w:r>
        <w:t xml:space="preserve"> </w:t>
      </w:r>
      <w:r>
        <w:t xml:space="preserve">The relative pronouns are: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which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whom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whose</w:t>
      </w:r>
    </w:p>
    <w:p>
      <w:pPr>
        <w:pStyle w:val="FirstParagraph"/>
      </w:pPr>
      <w:r>
        <w:t xml:space="preserve">Two habits make these clauses easier to read:</w:t>
      </w:r>
      <w:r>
        <w:t xml:space="preserve"> </w:t>
      </w:r>
      <w:r>
        <w:t xml:space="preserve">choosing between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correctly,</w:t>
      </w:r>
      <w:r>
        <w:t xml:space="preserve"> </w:t>
      </w:r>
      <w:r>
        <w:t xml:space="preserve">and keeping the relative pronoun rather than dropping it.</w:t>
      </w:r>
    </w:p>
    <w:bookmarkStart w:id="14" w:name="Xf17ba7af2d51c809ef37a7d8ac5f7f22083a239"/>
    <w:p>
      <w:pPr>
        <w:pStyle w:val="Heading3"/>
      </w:pPr>
      <w:r>
        <w:t xml:space="preserve">1.1 Restrictive vs. non-restrictive clauses: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vs. </w:t>
      </w:r>
      <w:r>
        <w:rPr>
          <w:i/>
          <w:iCs/>
        </w:rPr>
        <w:t xml:space="preserve">which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for a</w:t>
      </w:r>
      <w:r>
        <w:t xml:space="preserve"> </w:t>
      </w:r>
      <w:r>
        <w:rPr>
          <w:b/>
          <w:bCs/>
        </w:rPr>
        <w:t xml:space="preserve">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identifies which thing you mean,</w:t>
      </w:r>
      <w:r>
        <w:t xml:space="preserve"> </w:t>
      </w:r>
      <w:r>
        <w:t xml:space="preserve">and that cannot be removed without changing the meaning of the sentence.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, set off by commas, for a</w:t>
      </w:r>
      <w:r>
        <w:t xml:space="preserve"> </w:t>
      </w:r>
      <w:r>
        <w:rPr>
          <w:b/>
          <w:bCs/>
        </w:rPr>
        <w:t xml:space="preserve">non-restrictive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adds information the reader does not need</w:t>
      </w:r>
      <w:r>
        <w:t xml:space="preserve"> </w:t>
      </w:r>
      <w:r>
        <w:t xml:space="preserve">in order to know which thing you mean.</w:t>
      </w:r>
    </w:p>
    <w:bookmarkStart w:id="12" w:name="exm-that-restrictive"/>
    <w:p>
      <w:pPr>
        <w:pStyle w:val="BodyText"/>
      </w:pPr>
      <w:r>
        <w:rPr>
          <w:b/>
          <w:bCs/>
        </w:rPr>
        <w:t xml:space="preserve">Example 1 (Restrictive clause (</w:t>
      </w:r>
      <w:r>
        <w:rPr>
          <w:b/>
          <w:bCs/>
          <w:i/>
          <w:iCs/>
        </w:rPr>
        <w:t xml:space="preserve">that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The dataset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we collected in 2023 contains 4,000 records.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“that we collected in 2023”</w:t>
      </w:r>
      <w:r>
        <w:t xml:space="preserve"> </w:t>
      </w:r>
      <w:r>
        <w:t xml:space="preserve">tells the reader which dataset we mean.</w:t>
      </w:r>
      <w:r>
        <w:t xml:space="preserve"> </w:t>
      </w:r>
      <w:r>
        <w:t xml:space="preserve">Removing it changes the meaning,</w:t>
      </w:r>
      <w:r>
        <w:t xml:space="preserve"> </w:t>
      </w:r>
      <w:r>
        <w:t xml:space="preserve">so the clause is restrictive</w:t>
      </w:r>
      <w:r>
        <w:t xml:space="preserve"> </w:t>
      </w:r>
      <w:r>
        <w:t xml:space="preserve">and takes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with no comma.</w:t>
      </w:r>
    </w:p>
    <w:bookmarkEnd w:id="12"/>
    <w:bookmarkStart w:id="13" w:name="exm-which-nonrestrictive"/>
    <w:p>
      <w:pPr>
        <w:pStyle w:val="BodyText"/>
      </w:pPr>
      <w:r>
        <w:rPr>
          <w:b/>
          <w:bCs/>
        </w:rPr>
        <w:t xml:space="preserve">Example 2 (Non-restrictive clause (</w:t>
      </w:r>
      <w:r>
        <w:rPr>
          <w:b/>
          <w:bCs/>
          <w:i/>
          <w:iCs/>
        </w:rPr>
        <w:t xml:space="preserve">which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Our 2023 dataset,</w:t>
      </w:r>
      <w:r>
        <w:t xml:space="preserve"> </w:t>
      </w:r>
      <w:r>
        <w:rPr>
          <w:b/>
          <w:bCs/>
        </w:rPr>
        <w:t xml:space="preserve">which</w:t>
      </w:r>
      <w:r>
        <w:t xml:space="preserve"> </w:t>
      </w:r>
      <w:r>
        <w:t xml:space="preserve">contains 4,000 records, is publicly available.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“which contains 4,000 records”</w:t>
      </w:r>
      <w:r>
        <w:t xml:space="preserve"> </w:t>
      </w:r>
      <w:r>
        <w:t xml:space="preserve">adds a detail,</w:t>
      </w:r>
      <w:r>
        <w:t xml:space="preserve"> </w:t>
      </w:r>
      <w:r>
        <w:t xml:space="preserve">but the reader already knows which dataset we mean.</w:t>
      </w:r>
      <w:r>
        <w:t xml:space="preserve"> </w:t>
      </w:r>
      <w:r>
        <w:t xml:space="preserve">The clause is non-restrictive,</w:t>
      </w:r>
      <w:r>
        <w:t xml:space="preserve"> </w:t>
      </w:r>
      <w:r>
        <w:t xml:space="preserve">so it takes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is set off by commas.</w:t>
      </w:r>
    </w:p>
    <w:bookmarkEnd w:id="13"/>
    <w:p>
      <w:pPr>
        <w:pStyle w:val="BodyText"/>
      </w:pPr>
      <w:r>
        <w:t xml:space="preserve">A quick test:</w:t>
      </w:r>
      <w:r>
        <w:t xml:space="preserve"> </w:t>
      </w:r>
      <w:r>
        <w:t xml:space="preserve">if you can drop the clause without changing which thing you are describing,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commas;</w:t>
      </w:r>
      <w:r>
        <w:t xml:space="preserve"> </w:t>
      </w:r>
      <w:r>
        <w:t xml:space="preserve">otherwise, use</w:t>
      </w:r>
      <w:r>
        <w:t xml:space="preserve"> </w:t>
      </w:r>
      <w:r>
        <w:rPr>
          <w:i/>
          <w:iCs/>
        </w:rPr>
        <w:t xml:space="preserve">that</w:t>
      </w:r>
      <w:r>
        <w:t xml:space="preserve">.</w:t>
      </w:r>
    </w:p>
    <w:bookmarkEnd w:id="14"/>
    <w:bookmarkStart w:id="16" w:name="do-not-omit-relative-pronouns"/>
    <w:p>
      <w:pPr>
        <w:pStyle w:val="Heading3"/>
      </w:pPr>
      <w:r>
        <w:t xml:space="preserve">1.2 Do not omit relative pronouns</w:t>
      </w:r>
    </w:p>
    <w:p>
      <w:pPr>
        <w:pStyle w:val="FirstParagraph"/>
      </w:pPr>
      <w:r>
        <w:t xml:space="preserve">English lets you drop a relative pronoun in some sentences,</w:t>
      </w:r>
      <w:r>
        <w:t xml:space="preserve"> </w:t>
      </w:r>
      <w:r>
        <w:t xml:space="preserve">but keeping it makes the structure of the sentence explicit</w:t>
      </w:r>
      <w:r>
        <w:t xml:space="preserve"> </w:t>
      </w:r>
      <w:r>
        <w:t xml:space="preserve">and easier to parse on the first read.</w:t>
      </w:r>
      <w:r>
        <w:t xml:space="preserve"> </w:t>
      </w:r>
      <w:r>
        <w:t xml:space="preserve">Prefer to keep</w:t>
      </w:r>
      <w:r>
        <w:t xml:space="preserve"> </w:t>
      </w:r>
      <w:r>
        <w:rPr>
          <w:i/>
          <w:iCs/>
        </w:rPr>
        <w:t xml:space="preserve">that</w:t>
      </w:r>
      <w:r>
        <w:t xml:space="preserve">,</w:t>
      </w:r>
      <w:r>
        <w:t xml:space="preserve"> </w:t>
      </w:r>
      <w:r>
        <w:rPr>
          <w:i/>
          <w:iCs/>
        </w:rPr>
        <w:t xml:space="preserve">which</w:t>
      </w:r>
      <w:r>
        <w:t xml:space="preserve">, or</w:t>
      </w:r>
      <w:r>
        <w:t xml:space="preserve"> </w:t>
      </w:r>
      <w:r>
        <w:rPr>
          <w:i/>
          <w:iCs/>
        </w:rPr>
        <w:t xml:space="preserve">who</w:t>
      </w:r>
      <w:r>
        <w:t xml:space="preserve">,</w:t>
      </w:r>
      <w:r>
        <w:t xml:space="preserve"> </w:t>
      </w:r>
      <w:r>
        <w:t xml:space="preserve">even when the grammar would let you drop it.</w:t>
      </w:r>
    </w:p>
    <w:bookmarkStart w:id="15" w:name="exm-omitted-relative-pronoun"/>
    <w:p>
      <w:pPr>
        <w:pStyle w:val="BodyText"/>
      </w:pPr>
      <w:r>
        <w:rPr>
          <w:b/>
          <w:bCs/>
        </w:rPr>
        <w:t xml:space="preserve">Example 3 (Restoring an omitted relative pronoun)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body of work laid the methodological groundwork I now apply to enteric fever.</w:t>
      </w:r>
    </w:p>
    <w:p>
      <w:pPr>
        <w:pStyle w:val="BlockText"/>
      </w:pPr>
      <w:r>
        <w:t xml:space="preserve">✅ This body of work laid the methodological groundwork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I now apply to enteric fever.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signals immediately</w:t>
      </w:r>
      <w:r>
        <w:t xml:space="preserve"> </w:t>
      </w:r>
      <w:r>
        <w:t xml:space="preserve">that a describing clause is beginning,</w:t>
      </w:r>
      <w:r>
        <w:t xml:space="preserve"> </w:t>
      </w:r>
      <w:r>
        <w:t xml:space="preserve">so the reader does not briefly misread</w:t>
      </w:r>
      <w:r>
        <w:t xml:space="preserve"> </w:t>
      </w:r>
      <w:r>
        <w:t xml:space="preserve">“the methodological groundwork I”</w:t>
      </w:r>
      <w:r>
        <w:t xml:space="preserve"> </w:t>
      </w:r>
      <w:r>
        <w:t xml:space="preserve">as a single phrase</w:t>
      </w:r>
      <w:r>
        <w:t xml:space="preserve"> </w:t>
      </w:r>
      <w:r>
        <w:t xml:space="preserve">and then have to backtrack.</w:t>
      </w:r>
    </w:p>
    <w:bookmarkEnd w:id="15"/>
    <w:bookmarkEnd w:id="16"/>
    <w:bookmarkEnd w:id="17"/>
    <w:bookmarkStart w:id="19" w:name="demonstrative-pronouns"/>
    <w:p>
      <w:pPr>
        <w:pStyle w:val="Heading2"/>
      </w:pPr>
      <w:r>
        <w:t xml:space="preserve">2 Demonstrative pronouns</w:t>
      </w:r>
    </w:p>
    <w:p>
      <w:pPr>
        <w:pStyle w:val="FirstParagraph"/>
      </w:pPr>
      <w:r>
        <w:t xml:space="preserve">There are four demonstrative words: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this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these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those</w:t>
      </w:r>
    </w:p>
    <w:p>
      <w:pPr>
        <w:pStyle w:val="FirstParagraph"/>
      </w:pPr>
      <w:r>
        <w:t xml:space="preserve">They can serve two roles.</w:t>
      </w:r>
      <w:r>
        <w:t xml:space="preserve"> </w:t>
      </w:r>
      <w:r>
        <w:t xml:space="preserve">As adjectives, they modify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result”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those</w:t>
      </w:r>
      <w:r>
        <w:t xml:space="preserve"> </w:t>
      </w:r>
      <w:r>
        <w:t xml:space="preserve">samples”</w:t>
      </w:r>
      <w:r>
        <w:t xml:space="preserve">.</w:t>
      </w:r>
      <w:r>
        <w:t xml:space="preserve"> </w:t>
      </w:r>
      <w:r>
        <w:t xml:space="preserve">As standalone pronouns, they replace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shows…”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That</w:t>
      </w:r>
      <w:r>
        <w:t xml:space="preserve"> </w:t>
      </w:r>
      <w:r>
        <w:t xml:space="preserve">means…”</w:t>
      </w:r>
      <w:r>
        <w:t xml:space="preserve">.</w:t>
      </w:r>
    </w:p>
    <w:p>
      <w:pPr>
        <w:pStyle w:val="BodyText"/>
      </w:pPr>
      <w:r>
        <w:t xml:space="preserve">When a demonstrative stands alone as a pronoun,</w:t>
      </w:r>
      <w:r>
        <w:t xml:space="preserve"> </w:t>
      </w:r>
      <w:r>
        <w:t xml:space="preserve">the reader has to search backward for its referent —</w:t>
      </w:r>
      <w:r>
        <w:t xml:space="preserve"> </w:t>
      </w:r>
      <w:r>
        <w:t xml:space="preserve">and often the referent is a whole preceding clause</w:t>
      </w:r>
      <w:r>
        <w:t xml:space="preserve"> </w:t>
      </w:r>
      <w:r>
        <w:t xml:space="preserve">rather than a single noun,</w:t>
      </w:r>
      <w:r>
        <w:t xml:space="preserve"> </w:t>
      </w:r>
      <w:r>
        <w:t xml:space="preserve">which leaves the reference ambiguous.</w:t>
      </w:r>
      <w:r>
        <w:t xml:space="preserve"> </w:t>
      </w:r>
      <w:r>
        <w:t xml:space="preserve">Prefer to follow a demonstrative with the noun it points to,</w:t>
      </w:r>
      <w:r>
        <w:t xml:space="preserve"> </w:t>
      </w:r>
      <w:r>
        <w:t xml:space="preserve">so the reference is explicit.</w:t>
      </w:r>
      <w:r>
        <w:t xml:space="preserve"> </w:t>
      </w:r>
      <w:r>
        <w:t xml:space="preserve">The adverbs</w:t>
      </w:r>
      <w:r>
        <w:t xml:space="preserve"> </w:t>
      </w:r>
      <w:r>
        <w:rPr>
          <w:i/>
          <w:iCs/>
        </w:rPr>
        <w:t xml:space="preserve">here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there</w:t>
      </w:r>
      <w:r>
        <w:t xml:space="preserve"> </w:t>
      </w:r>
      <w:r>
        <w:t xml:space="preserve">point the same way: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leaves the reader to guess where</w:t>
      </w:r>
      <w:r>
        <w:t xml:space="preserve"> </w:t>
      </w:r>
      <w:r>
        <w:t xml:space="preserve">“there”</w:t>
      </w:r>
      <w:r>
        <w:t xml:space="preserve"> </w:t>
      </w:r>
      <w:r>
        <w:t xml:space="preserve">is.</w:t>
      </w:r>
    </w:p>
    <w:p>
      <w:pPr>
        <w:pStyle w:val="BodyText"/>
      </w:pPr>
      <w:r>
        <w:t xml:space="preserve">A demonstrative at the end of a sentence</w:t>
      </w:r>
      <w:r>
        <w:t xml:space="preserve"> </w:t>
      </w:r>
      <w:r>
        <w:t xml:space="preserve">has no room after it for a naming noun,</w:t>
      </w:r>
      <w:r>
        <w:t xml:space="preserve"> </w:t>
      </w:r>
      <w:r>
        <w:t xml:space="preserve">so a bare sentence-final</w:t>
      </w:r>
      <w:r>
        <w:t xml:space="preserve"> </w:t>
      </w:r>
      <w:r>
        <w:rPr>
          <w:i/>
          <w:iCs/>
        </w:rPr>
        <w:t xml:space="preserve">this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always leaves its referent unnamed.</w:t>
      </w:r>
      <w:r>
        <w:t xml:space="preserve"> </w:t>
      </w:r>
      <w:r>
        <w:t xml:space="preserve">End the sentence with the noun instead.</w:t>
      </w:r>
    </w:p>
    <w:bookmarkStart w:id="18" w:name="exm-demonstrative-pronoun"/>
    <w:p>
      <w:pPr>
        <w:pStyle w:val="BodyText"/>
      </w:pPr>
      <w:r>
        <w:rPr>
          <w:b/>
          <w:bCs/>
        </w:rPr>
        <w:t xml:space="preserve">Example 4 (Naming the referent)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overfit the training data.</w:t>
      </w:r>
      <w:r>
        <w:t xml:space="preserve"> </w:t>
      </w:r>
      <w:r>
        <w:rPr>
          <w:b/>
          <w:bCs/>
        </w:rPr>
        <w:t xml:space="preserve">This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✅ The model overfit the training data.</w:t>
      </w:r>
      <w:r>
        <w:t xml:space="preserve"> </w:t>
      </w:r>
      <w:r>
        <w:rPr>
          <w:b/>
          <w:bCs/>
        </w:rPr>
        <w:t xml:space="preserve">This overfitting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❌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</w:t>
      </w:r>
      <w:r>
        <w:t xml:space="preserve">.</w:t>
      </w:r>
    </w:p>
    <w:p>
      <w:pPr>
        <w:pStyle w:val="BlockText"/>
      </w:pPr>
      <w:r>
        <w:t xml:space="preserve">✅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 bias</w:t>
      </w:r>
      <w:r>
        <w:t xml:space="preserve">.</w:t>
      </w:r>
    </w:p>
    <w:p>
      <w:pPr>
        <w:pStyle w:val="FirstParagraph"/>
      </w:pPr>
      <w:r>
        <w:t xml:space="preserve">Adding the nouns</w:t>
      </w:r>
      <w:r>
        <w:t xml:space="preserve"> </w:t>
      </w:r>
      <w:r>
        <w:t xml:space="preserve">“overfitting”</w:t>
      </w:r>
      <w:r>
        <w:t xml:space="preserve"> </w:t>
      </w:r>
      <w:r>
        <w:t xml:space="preserve">and</w:t>
      </w:r>
      <w:r>
        <w:t xml:space="preserve"> </w:t>
      </w:r>
      <w:r>
        <w:t xml:space="preserve">“bias”</w:t>
      </w:r>
      <w:r>
        <w:t xml:space="preserve"> </w:t>
      </w:r>
      <w:r>
        <w:t xml:space="preserve">states exactly what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refers to,</w:t>
      </w:r>
      <w:r>
        <w:t xml:space="preserve"> </w:t>
      </w:r>
      <w:r>
        <w:t xml:space="preserve">instead of leaving the reader to infer it.</w:t>
      </w:r>
      <w:r>
        <w:t xml:space="preserve"> </w:t>
      </w:r>
      <w:r>
        <w:t xml:space="preserve">The second pair ends its sentence with the demonstrative,</w:t>
      </w:r>
      <w:r>
        <w:t xml:space="preserve"> </w:t>
      </w:r>
      <w:r>
        <w:t xml:space="preserve">so the fix has to add the noun after it, at the very end.</w:t>
      </w:r>
    </w:p>
    <w:bookmarkEnd w:id="18"/>
    <w:bookmarkEnd w:id="19"/>
    <w:bookmarkStart w:id="21" w:name="quantifiers-used-as-pronouns"/>
    <w:p>
      <w:pPr>
        <w:pStyle w:val="Heading2"/>
      </w:pPr>
      <w:r>
        <w:t xml:space="preserve">3 Quantifiers used as pronouns</w:t>
      </w:r>
    </w:p>
    <w:p>
      <w:pPr>
        <w:pStyle w:val="FirstParagraph"/>
      </w:pPr>
      <w:r>
        <w:t xml:space="preserve">Words that say how many, or how much, of something</w:t>
      </w:r>
      <w:r>
        <w:t xml:space="preserve"> </w:t>
      </w:r>
      <w:r>
        <w:t xml:space="preserve">cause the same problem as demonstratives</w:t>
      </w:r>
      <w:r>
        <w:t xml:space="preserve"> </w:t>
      </w:r>
      <w:r>
        <w:t xml:space="preserve">when they stand alone in place of a noun.</w:t>
      </w:r>
      <w:r>
        <w:t xml:space="preserve"> </w:t>
      </w:r>
      <w:r>
        <w:t xml:space="preserve">Grammars call these words</w:t>
      </w:r>
      <w:r>
        <w:t xml:space="preserve"> </w:t>
      </w:r>
      <w:r>
        <w:rPr>
          <w:i/>
          <w:iCs/>
        </w:rPr>
        <w:t xml:space="preserve">quantifiers</w:t>
      </w:r>
      <w:r>
        <w:t xml:space="preserve">,</w:t>
      </w:r>
      <w:r>
        <w:t xml:space="preserve"> </w:t>
      </w:r>
      <w:r>
        <w:t xml:space="preserve">and call a quantifier that stands alone an</w:t>
      </w:r>
      <w:r>
        <w:t xml:space="preserve"> </w:t>
      </w:r>
      <w:r>
        <w:rPr>
          <w:i/>
          <w:iCs/>
        </w:rPr>
        <w:t xml:space="preserve">indefinite pronoun</w:t>
      </w:r>
      <w:r>
        <w:t xml:space="preserve">.</w:t>
      </w:r>
      <w:r>
        <w:t xml:space="preserve"> </w:t>
      </w:r>
      <w:r>
        <w:t xml:space="preserve">The common ones are: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both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all</w:t>
      </w:r>
      <w:r>
        <w:t xml:space="preserve"> </w:t>
      </w:r>
      <w:r>
        <w:t xml:space="preserve">(and counted forms such as</w:t>
      </w:r>
      <w:r>
        <w:t xml:space="preserve"> </w:t>
      </w:r>
      <w:r>
        <w:rPr>
          <w:i/>
          <w:iCs/>
        </w:rPr>
        <w:t xml:space="preserve">all three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each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some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most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few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none</w:t>
      </w:r>
    </w:p>
    <w:p>
      <w:pPr>
        <w:pStyle w:val="FirstParagraph"/>
      </w:pPr>
      <w:r>
        <w:rPr>
          <w:i/>
          <w:iCs/>
        </w:rPr>
        <w:t xml:space="preserve">Every</w:t>
      </w:r>
      <w:r>
        <w:t xml:space="preserve"> </w:t>
      </w:r>
      <w:r>
        <w:t xml:space="preserve">belongs to the same family,</w:t>
      </w:r>
      <w:r>
        <w:t xml:space="preserve"> </w:t>
      </w:r>
      <w:r>
        <w:t xml:space="preserve">but it cannot stand alone (</w:t>
      </w:r>
      <w:r>
        <w:t xml:space="preserve">“every”</w:t>
      </w:r>
      <w:r>
        <w:t xml:space="preserve"> </w:t>
      </w:r>
      <w:r>
        <w:t xml:space="preserve">needs a noun, as in</w:t>
      </w:r>
      <w:r>
        <w:t xml:space="preserve"> </w:t>
      </w:r>
      <w:r>
        <w:t xml:space="preserve">“every model”</w:t>
      </w:r>
      <w:r>
        <w:t xml:space="preserve">),</w:t>
      </w:r>
      <w:r>
        <w:t xml:space="preserve"> </w:t>
      </w:r>
      <w:r>
        <w:t xml:space="preserve">so it never causes this problem.</w:t>
      </w:r>
    </w:p>
    <w:p>
      <w:pPr>
        <w:pStyle w:val="BodyText"/>
      </w:pPr>
      <w:r>
        <w:t xml:space="preserve">You do not need a complete list of quantifiers to apply the advice.</w:t>
      </w:r>
      <w:r>
        <w:t xml:space="preserve"> </w:t>
      </w:r>
      <w:r>
        <w:t xml:space="preserve">Whenever a quantifier stands where a noun should be,</w:t>
      </w:r>
      <w:r>
        <w:t xml:space="preserve"> </w:t>
      </w:r>
      <w:r>
        <w:t xml:space="preserve">the reader has to search backward to find out what it quantifies.</w:t>
      </w:r>
      <w:r>
        <w:t xml:space="preserve"> </w:t>
      </w:r>
      <w:r>
        <w:t xml:space="preserve">Follow the quantifier with the noun:</w:t>
      </w:r>
      <w:r>
        <w:t xml:space="preserve"> </w:t>
      </w:r>
      <w:r>
        <w:t xml:space="preserve">“</w:t>
      </w:r>
      <w:r>
        <w:rPr>
          <w:b/>
          <w:bCs/>
        </w:rPr>
        <w:t xml:space="preserve">both models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all three estimators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each interval</w:t>
      </w:r>
      <w:r>
        <w:t xml:space="preserve">”</w:t>
      </w:r>
      <w:r>
        <w:t xml:space="preserve">.</w:t>
      </w:r>
      <w:r>
        <w:t xml:space="preserve"> </w:t>
      </w:r>
      <w:r>
        <w:t xml:space="preserve">An</w:t>
      </w:r>
      <w:r>
        <w:t xml:space="preserve"> </w:t>
      </w:r>
      <w:r>
        <w:t xml:space="preserve">“of”</w:t>
      </w:r>
      <w:r>
        <w:t xml:space="preserve"> </w:t>
      </w:r>
      <w:r>
        <w:t xml:space="preserve">phrase that names the noun works too:</w:t>
      </w:r>
      <w:r>
        <w:t xml:space="preserve"> </w:t>
      </w:r>
      <w:r>
        <w:t xml:space="preserve">“</w:t>
      </w:r>
      <w:r>
        <w:rPr>
          <w:b/>
          <w:bCs/>
        </w:rPr>
        <w:t xml:space="preserve">none of the intervals</w:t>
      </w:r>
      <w:r>
        <w:t xml:space="preserve">”</w:t>
      </w:r>
      <w:r>
        <w:t xml:space="preserve">.</w:t>
      </w:r>
    </w:p>
    <w:bookmarkStart w:id="20" w:name="exm-quantifier-pronoun"/>
    <w:p>
      <w:pPr>
        <w:pStyle w:val="BodyText"/>
      </w:pPr>
      <w:r>
        <w:rPr>
          <w:b/>
          <w:bCs/>
        </w:rPr>
        <w:t xml:space="preserve">Example 5 (Naming what a quantifier refers to)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a linear model and a spline model to the 2019 and 2020 surveys.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return the same fit.</w:t>
      </w:r>
    </w:p>
    <w:p>
      <w:pPr>
        <w:pStyle w:val="BlockText"/>
      </w:pPr>
      <w:r>
        <w:t xml:space="preserve">✅ We fit a linear model and a spline model to the 2019 and 2020 surveys.</w:t>
      </w:r>
      <w:r>
        <w:t xml:space="preserve"> </w:t>
      </w:r>
      <w:r>
        <w:rPr>
          <w:b/>
          <w:bCs/>
        </w:rPr>
        <w:t xml:space="preserve">Both models</w:t>
      </w:r>
      <w:r>
        <w:t xml:space="preserve"> </w:t>
      </w:r>
      <w:r>
        <w:t xml:space="preserve">return the same fit.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“both”</w:t>
      </w:r>
      <w:r>
        <w:t xml:space="preserve"> </w:t>
      </w:r>
      <w:r>
        <w:t xml:space="preserve">could mean the two models or the two surveys.</w:t>
      </w:r>
      <w:r>
        <w:t xml:space="preserve"> </w:t>
      </w:r>
      <w:r>
        <w:t xml:space="preserve">Adding</w:t>
      </w:r>
      <w:r>
        <w:t xml:space="preserve"> </w:t>
      </w:r>
      <w:r>
        <w:t xml:space="preserve">“models”</w:t>
      </w:r>
      <w:r>
        <w:t xml:space="preserve"> </w:t>
      </w:r>
      <w:r>
        <w:t xml:space="preserve">settles which pair the sentence is about.</w:t>
      </w:r>
    </w:p>
    <w:bookmarkEnd w:id="20"/>
    <w:bookmarkEnd w:id="21"/>
    <w:bookmarkStart w:id="24" w:name="avoid-garden-path-sentences"/>
    <w:p>
      <w:pPr>
        <w:pStyle w:val="Heading2"/>
      </w:pPr>
      <w:r>
        <w:t xml:space="preserve">4 Avoid garden-path sentences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garden-path sentence</w:t>
      </w:r>
      <w:r>
        <w:t xml:space="preserve"> </w:t>
      </w:r>
      <w:r>
        <w:t xml:space="preserve">leads the reader into one reading</w:t>
      </w:r>
      <w:r>
        <w:t xml:space="preserve"> </w:t>
      </w:r>
      <w:r>
        <w:t xml:space="preserve">and then forces them to go back and reread</w:t>
      </w:r>
      <w:r>
        <w:t xml:space="preserve"> </w:t>
      </w:r>
      <w:r>
        <w:t xml:space="preserve">when the rest of the sentence does not fit</w:t>
      </w:r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Wikipedia: Garden-path sentence</w:t>
        </w:r>
      </w:hyperlink>
      <w:r>
        <w:t xml:space="preserve">).</w:t>
      </w:r>
      <w:r>
        <w:t xml:space="preserve"> </w:t>
      </w:r>
      <w:r>
        <w:t xml:space="preserve">The sentence may be grammatical,</w:t>
      </w:r>
      <w:r>
        <w:t xml:space="preserve"> </w:t>
      </w:r>
      <w:r>
        <w:t xml:space="preserve">but the reader parses it twice.</w:t>
      </w:r>
    </w:p>
    <w:p>
      <w:pPr>
        <w:pStyle w:val="BodyText"/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  <w:r>
        <w:t xml:space="preserve"> </w:t>
      </w:r>
      <w:r>
        <w:t xml:space="preserve">Without the pronoun,</w:t>
      </w:r>
      <w:r>
        <w:t xml:space="preserve"> </w:t>
      </w:r>
      <w:r>
        <w:t xml:space="preserve">the reader takes the noun and the start of the clause as one phrase</w:t>
      </w:r>
      <w:r>
        <w:t xml:space="preserve"> </w:t>
      </w:r>
      <w:r>
        <w:t xml:space="preserve">and has to reattach the words that follow.</w:t>
      </w:r>
      <w:r>
        <w:t xml:space="preserve"> </w:t>
      </w:r>
      <w:hyperlink w:anchor="do-not-omit-relative-pronouns">
        <w:r>
          <w:rPr>
            <w:rStyle w:val="Hyperlink"/>
          </w:rPr>
          <w:t xml:space="preserve">Do not omit relative pronouns</w:t>
        </w:r>
      </w:hyperlink>
      <w:r>
        <w:t xml:space="preserve"> </w:t>
      </w:r>
      <w:r>
        <w:t xml:space="preserve">gives the general rule.</w:t>
      </w:r>
    </w:p>
    <w:p>
      <w:pPr>
        <w:pStyle w:val="BodyText"/>
      </w:pPr>
      <w:r>
        <w:t xml:space="preserve">When you reread a sentence and stumble,</w:t>
      </w:r>
      <w:r>
        <w:t xml:space="preserve"> </w:t>
      </w:r>
      <w:r>
        <w:t xml:space="preserve">find the point where your first reading went wrong,</w:t>
      </w:r>
      <w:r>
        <w:t xml:space="preserve"> </w:t>
      </w:r>
      <w:r>
        <w:t xml:space="preserve">and rewrite the sentence so that the first reading is the right one.</w:t>
      </w:r>
    </w:p>
    <w:bookmarkStart w:id="23" w:name="exm-garden-path"/>
    <w:p>
      <w:pPr>
        <w:pStyle w:val="BodyText"/>
      </w:pPr>
      <w:r>
        <w:rPr>
          <w:b/>
          <w:bCs/>
        </w:rPr>
        <w:t xml:space="preserve">Example 6 (Rewriting a garden-path sentence)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Report only SHAs a command you ran printed in full.</w:t>
      </w:r>
    </w:p>
    <w:p>
      <w:pPr>
        <w:pStyle w:val="BlockText"/>
      </w:pPr>
      <w:r>
        <w:t xml:space="preserve">✅ Report only SHAs that appeared in full in the output of a command that you ran.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the reader takes</w:t>
      </w:r>
      <w:r>
        <w:t xml:space="preserve"> </w:t>
      </w:r>
      <w:r>
        <w:t xml:space="preserve">“SHAs a command you ran”</w:t>
      </w:r>
      <w:r>
        <w:t xml:space="preserve"> </w:t>
      </w:r>
      <w:r>
        <w:t xml:space="preserve">as one phrase,</w:t>
      </w:r>
      <w:r>
        <w:t xml:space="preserve"> </w:t>
      </w:r>
      <w:r>
        <w:t xml:space="preserve">then reaches</w:t>
      </w:r>
      <w:r>
        <w:t xml:space="preserve"> </w:t>
      </w:r>
      <w:r>
        <w:t xml:space="preserve">“printed”</w:t>
      </w:r>
      <w:r>
        <w:t xml:space="preserve"> </w:t>
      </w:r>
      <w:r>
        <w:t xml:space="preserve">and has to work out that</w:t>
      </w:r>
      <w:r>
        <w:t xml:space="preserve"> </w:t>
      </w:r>
      <w:r>
        <w:t xml:space="preserve">“a command you ran printed in full”</w:t>
      </w:r>
      <w:r>
        <w:t xml:space="preserve"> </w:t>
      </w:r>
      <w:r>
        <w:t xml:space="preserve">is a clause describing the SHAs.</w:t>
      </w:r>
      <w:r>
        <w:t xml:space="preserve"> </w:t>
      </w:r>
      <w:r>
        <w:t xml:space="preserve">The rewrite marks the clause with</w:t>
      </w:r>
      <w:r>
        <w:t xml:space="preserve"> </w:t>
      </w:r>
      <w:r>
        <w:t xml:space="preserve">“that”</w:t>
      </w:r>
      <w:r>
        <w:t xml:space="preserve"> </w:t>
      </w:r>
      <w:r>
        <w:t xml:space="preserve">and keeps each verb next to its own subject.</w:t>
      </w:r>
    </w:p>
    <w:bookmarkEnd w:id="23"/>
    <w:bookmarkEnd w:id="24"/>
    <w:bookmarkStart w:id="27" w:name="name-the-object-of-a-relational-noun"/>
    <w:p>
      <w:pPr>
        <w:pStyle w:val="Heading2"/>
      </w:pPr>
      <w:r>
        <w:t xml:space="preserve">5 Name the object of a relational noun</w:t>
      </w:r>
    </w:p>
    <w:p>
      <w:pPr>
        <w:pStyle w:val="FirstParagraph"/>
      </w:pPr>
      <w:r>
        <w:t xml:space="preserve">Some nouns name a relation,</w:t>
      </w:r>
      <w:r>
        <w:t xml:space="preserve"> </w:t>
      </w:r>
      <w:r>
        <w:t xml:space="preserve">so they are incomplete without the thing they relate to.</w:t>
      </w:r>
      <w:r>
        <w:t xml:space="preserve"> </w:t>
      </w:r>
      <w:r>
        <w:t xml:space="preserve">Relational nouns include: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cause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effect</w:t>
      </w:r>
      <w:r>
        <w:t xml:space="preserve"> </w:t>
      </w:r>
      <w:r>
        <w:t xml:space="preserve">(of what, on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reason</w:t>
      </w:r>
      <w:r>
        <w:t xml:space="preserve"> </w:t>
      </w:r>
      <w:r>
        <w:t xml:space="preserve">(for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result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example</w:t>
      </w:r>
      <w:r>
        <w:t xml:space="preserve"> </w:t>
      </w:r>
      <w:r>
        <w:t xml:space="preserve">(of what?)</w:t>
      </w:r>
    </w:p>
    <w:p>
      <w:pPr>
        <w:pStyle w:val="FirstParagraph"/>
      </w:pPr>
      <w:r>
        <w:t xml:space="preserve">When one of these nouns appears without its</w:t>
      </w:r>
      <w:r>
        <w:t xml:space="preserve"> </w:t>
      </w:r>
      <w:r>
        <w:t xml:space="preserve">“of”</w:t>
      </w:r>
      <w:r>
        <w:t xml:space="preserve"> </w:t>
      </w:r>
      <w:r>
        <w:t xml:space="preserve">or</w:t>
      </w:r>
      <w:r>
        <w:t xml:space="preserve"> </w:t>
      </w:r>
      <w:r>
        <w:t xml:space="preserve">“for”</w:t>
      </w:r>
      <w:r>
        <w:t xml:space="preserve"> </w:t>
      </w:r>
      <w:r>
        <w:t xml:space="preserve">phrase,</w:t>
      </w:r>
      <w:r>
        <w:t xml:space="preserve"> </w:t>
      </w:r>
      <w:r>
        <w:t xml:space="preserve">the reader has to recover the missing object from context,</w:t>
      </w:r>
      <w:r>
        <w:t xml:space="preserve"> </w:t>
      </w:r>
      <w:r>
        <w:t xml:space="preserve">just as with a pronoun that has no clear referent.</w:t>
      </w:r>
      <w:r>
        <w:t xml:space="preserve"> </w:t>
      </w:r>
      <w:r>
        <w:t xml:space="preserve">Write the object next to the noun.</w:t>
      </w:r>
    </w:p>
    <w:bookmarkStart w:id="26" w:name="exm-relational-noun"/>
    <w:p>
      <w:pPr>
        <w:pStyle w:val="BodyText"/>
      </w:pPr>
      <w:r>
        <w:rPr>
          <w:b/>
          <w:bCs/>
        </w:rPr>
        <w:t xml:space="preserve">Example 7 (Comparing four versions of one sentence)</w:t>
      </w:r>
      <w:r>
        <w:t xml:space="preserve"> </w:t>
      </w:r>
      <w:r>
        <w:t xml:space="preserve">Each version tries to say what usually causes garden-path sentences.</w:t>
      </w:r>
    </w:p>
    <w:p>
      <w:pPr>
        <w:pStyle w:val="Compact"/>
        <w:numPr>
          <w:ilvl w:val="0"/>
          <w:numId w:val="1005"/>
        </w:numPr>
      </w:pPr>
      <w:r>
        <w:t xml:space="preserve">A common cause in technical writing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of garden-path parsing is a clause</w:t>
      </w:r>
      <w:r>
        <w:t xml:space="preserve"> </w:t>
      </w:r>
      <w:r>
        <w:t xml:space="preserve">that describes a noun 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FirstParagraph"/>
      </w:pPr>
      <w:r>
        <w:t xml:space="preserve">Versions 1 and 2 never say what the clause causes,</w:t>
      </w:r>
      <w:r>
        <w:t xml:space="preserve"> </w:t>
      </w:r>
      <w:r>
        <w:t xml:space="preserve">so the reader has to look back to find what</w:t>
      </w:r>
      <w:r>
        <w:t xml:space="preserve"> </w:t>
      </w:r>
      <w:r>
        <w:t xml:space="preserve">“cause”</w:t>
      </w:r>
      <w:r>
        <w:t xml:space="preserve"> </w:t>
      </w:r>
      <w:r>
        <w:t xml:space="preserve">refers to.</w:t>
      </w:r>
      <w:r>
        <w:t xml:space="preserve"> </w:t>
      </w:r>
      <w:r>
        <w:t xml:space="preserve">Version 3 names the object,</w:t>
      </w:r>
      <w:r>
        <w:t xml:space="preserve"> </w:t>
      </w:r>
      <w:r>
        <w:t xml:space="preserve">“garden-path parsing”</w:t>
      </w:r>
      <w:r>
        <w:t xml:space="preserve">,</w:t>
      </w:r>
      <w:r>
        <w:t xml:space="preserve"> </w:t>
      </w:r>
      <w:r>
        <w:t xml:space="preserve">but its fronted phrase delays the subject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Lead with the subject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“garden-path parsing”</w:t>
      </w:r>
      <w:r>
        <w:t xml:space="preserve"> </w:t>
      </w:r>
      <w:r>
        <w:t xml:space="preserve">introduces a second term</w:t>
      </w:r>
      <w:r>
        <w:t xml:space="preserve"> </w:t>
      </w:r>
      <w:r>
        <w:t xml:space="preserve">for the</w:t>
      </w:r>
      <w:r>
        <w:t xml:space="preserve"> </w:t>
      </w:r>
      <w:r>
        <w:t xml:space="preserve">“garden-path sentences”</w:t>
      </w:r>
      <w:r>
        <w:t xml:space="preserve"> </w:t>
      </w:r>
      <w:r>
        <w:t xml:space="preserve">that the section defines.</w:t>
      </w:r>
      <w:r>
        <w:t xml:space="preserve"> </w:t>
      </w:r>
      <w:r>
        <w:t xml:space="preserve">Version 4 names the object, uses the defined term,</w:t>
      </w:r>
      <w:r>
        <w:t xml:space="preserve"> </w:t>
      </w:r>
      <w:r>
        <w:t xml:space="preserve">and starts with the subject.</w:t>
      </w:r>
    </w:p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5" Type="http://schemas.openxmlformats.org/officeDocument/2006/relationships/hyperlink" Target="conciseness.qmd#lead-with-the-subject" TargetMode="External"/><Relationship Id="rId22" Type="http://schemas.openxmlformats.org/officeDocument/2006/relationships/hyperlink" Target="https://en.wikipedia.org/wiki/Garden-path_sentence" TargetMode="External"/></Relationships>
</file>

<file path=word/_rels/footnotes.xml.rels><?xml version='1.0' encoding='UTF-8' standalone='yes'?>
<Relationships xmlns="http://schemas.openxmlformats.org/package/2006/relationships"><Relationship Id="rId25" Type="http://schemas.openxmlformats.org/officeDocument/2006/relationships/hyperlink" Target="conciseness.qmd#lead-with-the-subject" TargetMode="External"/><Relationship Id="rId22" Type="http://schemas.openxmlformats.org/officeDocument/2006/relationships/hyperlink" Target="https://en.wikipedia.org/wiki/Garden-path_sente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Grammar</dc:title>
  <dc:creator/>
  <cp:keywords/>
  <dcterms:created xsi:type="dcterms:W3CDTF">2026-10-09T08:44:16Z</dcterms:created>
  <dcterms:modified xsi:type="dcterms:W3CDTF">2026-10-09T08:44:16Z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01:40:45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