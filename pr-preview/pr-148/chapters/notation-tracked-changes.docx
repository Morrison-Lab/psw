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01:55:54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del w:id="3" w:author="PR Preview" w:date="2026-01-01T00:00:00Z">
        <w:r>
          <w:delText xml:space="preserve">A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i/>
            <w:iCs/>
          </w:rPr>
          <w:delText xml:space="preserve">double inequality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(or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i/>
            <w:iCs/>
          </w:rPr>
          <w:delText xml:space="preserve">chained inequality</w:delText>
        </w:r>
      </w:del>
      <w:del w:id="10" w:author="PR Preview" w:date="2026-01-01T00:00:00Z">
        <w:r>
          <w:delText xml:space="preserve">)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places one quantity between two others,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as in</w:delText>
        </w:r>
      </w:del>
      <w:del w:id="1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Prefer interval notation instead:</w:delText>
        </w:r>
      </w:del>
      <w:del w:id="1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20" w:author="PR Preview" w:date="2026-01-01T00:00:00Z">
        <w:r>
          <w:delText xml:space="preserve">.</w:delText>
        </w:r>
      </w:del>
    </w:p>
    <w:p>
      <w:pPr>
        <w:pStyle w:val="FirstParagraph"/>
      </w:pPr>
      <w:ins w:id="21" w:author="PR Preview" w:date="2026-01-01T00:00:00Z">
        <w:r>
          <w:rPr>
            <w:b/>
            <w:bCs/>
          </w:rPr>
          <w:t xml:space="preserve">Definition 1 (Double inequality (chained inequality))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b/>
            <w:bCs/>
          </w:rPr>
          <w:t xml:space="preserve">double inequality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(or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b/>
            <w:bCs/>
          </w:rPr>
          <w:t xml:space="preserve">chained inequality</w:t>
        </w:r>
      </w:ins>
      <w:ins w:id="30" w:author="PR Preview" w:date="2026-01-01T00:00:00Z">
        <w:r>
          <w:t xml:space="preserve">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places one quantity between two others,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as in</w:t>
        </w:r>
      </w:ins>
      <w:ins w:id="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ins w:id="36" w:author="PR Preview" w:date="2026-01-01T00:00:00Z">
        <w:r>
          <w:t xml:space="preserve">.</w:t>
        </w:r>
      </w:ins>
    </w:p>
    <w:bookmarkEnd w:id="12"/>
    <w:p>
      <w:pPr>
        <w:pStyle w:val="BodyText"/>
      </w:pPr>
      <w:ins w:id="37" w:author="PR Preview" w:date="2026-01-01T00:00:00Z">
        <w:r>
          <w:t xml:space="preserve">Prefer interval notation instead:</w:t>
        </w:r>
      </w:ins>
      <w:ins w:id="3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39" w:author="PR Preview" w:date="2026-01-01T00:00:00Z">
        <w:r>
          <w:t xml:space="preserve">.</w:t>
        </w:r>
      </w:ins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0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8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8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9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9"/>
    <w:bookmarkEnd w:id="40"/>
    <w:bookmarkStart w:id="42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1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1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2"/>
    <w:bookmarkStart w:id="45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4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3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3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2026-10-09T08:58:47Z</dcterms:created>
  <dcterms:modified xsi:type="dcterms:W3CDTF">2026-10-09T08:58:47Z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