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01:55:54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del w:id="3" w:author="PR Preview" w:date="2026-01-01T00:00:00Z">
        <w:r>
          <w:delText xml:space="preserve">An alternative name for the same concept stays in the div of the term it names,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italics.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Name synonyms and near-synonyms where the term is defined,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say which one the notes use.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 student who meets one name here and another in a textbook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cannot tell whether the difference matters.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For a near-synonym, name the seam: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critical points include the stationary points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also the points where the derivative does not exist.</w:delText>
        </w:r>
      </w:del>
    </w:p>
    <w:p>
      <w:pPr>
        <w:pStyle w:val="FirstParagraph"/>
      </w:pPr>
      <w:ins w:id="20" w:author="PR Preview" w:date="2026-01-01T00:00:00Z">
        <w:r>
          <w:t xml:space="preserve">Every alternative name for the same concept stays in the div of the term it names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 is treated like the primary name: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it appears in the div title and is bold where it first appears in the definition.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Name synonyms and near-synonyms where the term is defined,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say which one the notes use.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 student who meets one name here and another in a textbook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cannot tell whether the difference matters.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For a near-synonym, name the seam: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critical points include the stationary points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and also the points where the derivative does not exist.</w:t>
        </w:r>
      </w:ins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2026-10-09T08:59:06Z</dcterms:created>
  <dcterms:modified xsi:type="dcterms:W3CDTF">2026-10-09T08:59:06Z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