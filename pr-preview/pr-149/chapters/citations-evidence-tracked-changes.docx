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01:45:14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ins w:id="3" w:author="PR Preview" w:date="2026-01-01T00:00:00Z">
        <w:r>
          <w:t xml:space="preserve">11.1 Material from your own repositories</w:t>
        </w:r>
      </w:ins>
    </w:p>
    <w:p>
      <w:pPr>
        <w:pStyle w:val="FirstParagraph"/>
      </w:pPr>
      <w:ins w:id="4" w:author="PR Preview" w:date="2026-01-01T00:00:00Z">
        <w:r>
          <w:t xml:space="preserve">Material moved between repositories you maintain needs no credit to those repositories.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When lecture notes move from one course repository to another,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leave the sister-repository credit out of the new work.</w:t>
        </w:r>
      </w:ins>
    </w:p>
    <w:p>
      <w:pPr>
        <w:pStyle w:val="BodyText"/>
      </w:pPr>
      <w:ins w:id="9" w:author="PR Preview" w:date="2026-01-01T00:00:00Z">
        <w:r>
          <w:t xml:space="preserve">Carry over what the source repository itself credits:</w:t>
        </w:r>
      </w:ins>
    </w:p>
    <w:p>
      <w:pPr>
        <w:pStyle w:val="Compact"/>
        <w:numPr>
          <w:ilvl w:val="0"/>
          <w:numId w:val="1017"/>
        </w:numPr>
      </w:pPr>
      <w:ins w:id="10" w:author="PR Preview" w:date="2026-01-01T00:00:00Z">
        <w:r>
          <w:t xml:space="preserve">A book or paper the material follows.</w:t>
        </w:r>
      </w:ins>
    </w:p>
    <w:p>
      <w:pPr>
        <w:pStyle w:val="Compact"/>
        <w:numPr>
          <w:ilvl w:val="0"/>
          <w:numId w:val="1017"/>
        </w:numPr>
      </w:pPr>
      <w:ins w:id="11" w:author="PR Preview" w:date="2026-01-01T00:00:00Z">
        <w:r>
          <w:t xml:space="preserve">A person outside your group whose lecture or notes it adapted.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For example, the lds course credits Kameron Decker Harris,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Brian Hutchinson and Logan Sizemore,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so any repository that reuses those lectures credits them too.</w:t>
        </w:r>
      </w:ins>
    </w:p>
    <w:p>
      <w:pPr>
        <w:pStyle w:val="FirstParagraph"/>
      </w:pPr>
      <w:ins w:id="18" w:author="PR Preview" w:date="2026-01-01T00:00:00Z">
        <w:r>
          <w:t xml:space="preserve">The exception has two limits:</w:t>
        </w:r>
      </w:ins>
    </w:p>
    <w:p>
      <w:pPr>
        <w:pStyle w:val="Compact"/>
        <w:numPr>
          <w:ilvl w:val="0"/>
          <w:numId w:val="1018"/>
        </w:numPr>
      </w:pPr>
      <w:ins w:id="19" w:author="PR Preview" w:date="2026-01-01T00:00:00Z">
        <w:r>
          <w:t xml:space="preserve">It does not forbid a credit.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Leave the sister-repository credit out of new work,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but do not strip an existing credit unless the maintainer asks.</w:t>
        </w:r>
      </w:ins>
    </w:p>
    <w:p>
      <w:pPr>
        <w:pStyle w:val="Compact"/>
        <w:numPr>
          <w:ilvl w:val="0"/>
          <w:numId w:val="1018"/>
        </w:numPr>
      </w:pPr>
      <w:ins w:id="24" w:author="PR Preview" w:date="2026-01-01T00:00:00Z">
        <w:r>
          <w:t xml:space="preserve">It does not touch a link to a sister site that sends the reader to further reading.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That link is a cross-reference, not an attribution.</w:t>
        </w:r>
      </w:ins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6" Type="http://schemas.openxmlformats.org/officeDocument/2006/relationships/hyperlink" Target="https://doi.org/10.1021/ci0342472" TargetMode="External"/><Relationship Id="rId48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1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3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2026-10-09T08:48:41Z</dcterms:created>
  <dcterms:modified xsi:type="dcterms:W3CDTF">2026-10-09T08:48:41Z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