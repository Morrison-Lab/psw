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del w:id="3" w:author="PR Preview" w:date="2026-01-01T00:00:00Z">
        <w:r>
          <w:delText xml:space="preserve">3 Clichéd sentence shapes</w:delText>
        </w:r>
      </w:del>
    </w:p>
    <w:p>
      <w:pPr>
        <w:pStyle w:val="Heading2"/>
      </w:pPr>
      <w:ins w:id="4" w:author="PR Preview" w:date="2026-01-01T00:00:00Z">
        <w:r>
          <w:t xml:space="preserve">3 Say what it is before what it is not</w:t>
        </w:r>
      </w:ins>
    </w:p>
    <w:p>
      <w:pPr>
        <w:pStyle w:val="FirstParagraph"/>
      </w:pPr>
      <w:ins w:id="5" w:author="PR Preview" w:date="2026-01-01T00:00:00Z">
        <w:r>
          <w:t xml:space="preserve">When a sentence needs both a positive claim and a denial,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state the positive claim first.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The reader learns what the subject is before being told what to rule out,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 the denial then attaches to a claim already made.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Opening with the denial makes the reader carry an unsupported denial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until the second clause arrives.</w:t>
        </w:r>
      </w:ins>
    </w:p>
    <w:bookmarkStart w:id="18" w:name="exm-positive-first"/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Example 2 (Positive claim, then denial)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 </w:t>
        </w:r>
      </w:ins>
    </w:p>
    <w:p>
      <w:pPr>
        <w:pStyle w:val="BlockText"/>
      </w:pPr>
      <w:ins w:id="19" w:author="PR Preview" w:date="2026-01-01T00:00:00Z">
        <w:r>
          <w:t xml:space="preserve">❌ The padding is not a convention, it is an identity.</w:t>
        </w:r>
      </w:ins>
    </w:p>
    <w:p>
      <w:pPr>
        <w:pStyle w:val="BlockText"/>
      </w:pPr>
      <w:ins w:id="20" w:author="PR Preview" w:date="2026-01-01T00:00:00Z">
        <w:r>
          <w:t xml:space="preserve">✅ The padding is an identity, not a convention.</w:t>
        </w:r>
      </w:ins>
    </w:p>
    <w:p>
      <w:pPr>
        <w:pStyle w:val="FirstParagraph"/>
      </w:pPr>
      <w:ins w:id="21" w:author="PR Preview" w:date="2026-01-01T00:00:00Z">
        <w:r>
          <w:t xml:space="preserve">The first version says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“not a convention”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before the reader knows what the padding is,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then repeats the subject and verb to supply the claim.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second version states the claim once and ends on the contrast.</w:t>
        </w:r>
      </w:ins>
    </w:p>
    <w:p>
      <w:pPr>
        <w:pStyle w:val="BodyText"/>
      </w:pPr>
      <w:ins w:id="30" w:author="PR Preview" w:date="2026-01-01T00:00:00Z">
        <w:r>
          <w:t xml:space="preserve">The order matters even when the sentence stays grammatical:</w:t>
        </w:r>
      </w:ins>
    </w:p>
    <w:p>
      <w:pPr>
        <w:pStyle w:val="BlockText"/>
      </w:pPr>
      <w:ins w:id="31" w:author="PR Preview" w:date="2026-01-01T00:00:00Z">
        <w:r>
          <w:t xml:space="preserve">❌ The padding is not a convention but an identity.</w:t>
        </w:r>
      </w:ins>
    </w:p>
    <w:p>
      <w:pPr>
        <w:pStyle w:val="BlockText"/>
      </w:pPr>
      <w:ins w:id="32" w:author="PR Preview" w:date="2026-01-01T00:00:00Z">
        <w:r>
          <w:t xml:space="preserve">✅ The padding is an identity, not a convention.</w:t>
        </w:r>
      </w:ins>
    </w:p>
    <w:p>
      <w:pPr>
        <w:pStyle w:val="FirstParagraph"/>
      </w:pPr>
      <w:ins w:id="33" w:author="PR Preview" w:date="2026-01-01T00:00:00Z">
        <w:r>
          <w:t xml:space="preserve">Both are correct sentences; the second puts the claim first.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first pair is from the</w:t>
        </w:r>
      </w:ins>
      <w:ins w:id="36" w:author="PR Preview" w:date="2026-01-01T00:00:00Z">
        <w:r>
          <w:t xml:space="preserve"> </w:t>
        </w:r>
      </w:ins>
      <w:hyperlink r:id="rId17">
        <w:ins w:id="37" w:author="PR Preview" w:date="2026-01-01T00:00:00Z">
          <w:r>
            <w:rPr>
              <w:rStyle w:val="Hyperlink"/>
            </w:rPr>
            <w:t xml:space="preserve">linear regression chapter of lds</w:t>
          </w:r>
        </w:ins>
      </w:hyperlink>
      <w:ins w:id="38" w:author="PR Preview" w:date="2026-01-01T00:00:00Z">
        <w:r>
          <w:t xml:space="preserve">.</w:t>
        </w:r>
      </w:ins>
    </w:p>
    <w:bookmarkEnd w:id="18"/>
    <w:p>
      <w:pPr>
        <w:pStyle w:val="BodyText"/>
      </w:pPr>
      <w:ins w:id="39" w:author="PR Preview" w:date="2026-01-01T00:00:00Z">
        <w:r>
          <w:t xml:space="preserve">Often the denial can be cut.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Keep it only when the reader might plausibly believe the rejected reading,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as with a convention versus an identity.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 denial that rejects a view nobody holds is the reframe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(see</w:t>
        </w:r>
      </w:ins>
      <w:ins w:id="48" w:author="PR Preview" w:date="2026-01-01T00:00:00Z">
        <w:r>
          <w:t xml:space="preserve"> </w:t>
        </w:r>
      </w:ins>
      <w:hyperlink w:anchor="clichéd-sentence-shapes">
        <w:ins w:id="49" w:author="PR Preview" w:date="2026-01-01T00:00:00Z">
          <w:r>
            <w:rPr>
              <w:rStyle w:val="Hyperlink"/>
            </w:rPr>
            <w:t xml:space="preserve">Clichéd sentence shapes</w:t>
          </w:r>
        </w:ins>
      </w:hyperlink>
      <w:ins w:id="50" w:author="PR Preview" w:date="2026-01-01T00:00:00Z">
        <w:r>
          <w:t xml:space="preserve">) in miniature: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cut it and keep the claim.</w:t>
        </w:r>
      </w:ins>
    </w:p>
    <w:bookmarkEnd w:id="19"/>
    <w:bookmarkStart w:id="25" w:name="clichéd-sentence-shapes"/>
    <w:p>
      <w:pPr>
        <w:pStyle w:val="Heading2"/>
      </w:pPr>
      <w:ins w:id="53" w:author="PR Preview" w:date="2026-01-01T00:00:00Z">
        <w:r>
          <w:t xml:space="preserve">4 Clichéd sentence shapes</w:t>
        </w:r>
      </w:ins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del w:id="54" w:author="PR Preview" w:date="2026-01-01T00:00:00Z">
        <w:r>
          <w:rPr>
            <w:b/>
            <w:bCs/>
          </w:rPr>
          <w:delText xml:space="preserve">Example 2 (A staged point)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 </w:delText>
        </w:r>
      </w:del>
    </w:p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Example 3 (A staged point)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del w:id="60" w:author="PR Preview" w:date="2026-01-01T00:00:00Z">
        <w:r>
          <w:delText xml:space="preserve">4 Formatting habits</w:delText>
        </w:r>
      </w:del>
    </w:p>
    <w:p>
      <w:pPr>
        <w:pStyle w:val="Heading2"/>
      </w:pPr>
      <w:ins w:id="61" w:author="PR Preview" w:date="2026-01-01T00:00:00Z">
        <w:r>
          <w:t xml:space="preserve">5 Formatting habits</w:t>
        </w:r>
      </w:ins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del w:id="62" w:author="PR Preview" w:date="2026-01-01T00:00:00Z">
        <w:r>
          <w:delText xml:space="preserve">5 Tone</w:delText>
        </w:r>
      </w:del>
    </w:p>
    <w:p>
      <w:pPr>
        <w:pStyle w:val="Heading2"/>
      </w:pPr>
      <w:ins w:id="63" w:author="PR Preview" w:date="2026-01-01T00:00:00Z">
        <w:r>
          <w:t xml:space="preserve">6 Tone</w:t>
        </w:r>
      </w:ins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2026-10-09T08:51:40Z</dcterms:created>
  <dcterms:modified xsi:type="dcterms:W3CDTF">2026-10-09T08:51:40Z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