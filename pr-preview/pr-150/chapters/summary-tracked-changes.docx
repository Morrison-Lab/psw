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ins w:id="3" w:author="PR Preview" w:date="2026-01-01T00:00:00Z">
          <w:r>
            <w:rPr>
              <w:rStyle w:val="Hyperlink"/>
            </w:rPr>
            <w:t xml:space="preserve">Say what something is before what it is not</w:t>
          </w:r>
        </w:ins>
      </w:hyperlink>
      <w:ins w:id="4" w:author="PR Preview" w:date="2026-01-01T00:00:00Z">
        <w:r>
          <w:t xml:space="preserve">.</w:t>
        </w:r>
      </w:ins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8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2026-10-09T08:53:26Z</dcterms:created>
  <dcterms:modified xsi:type="dcterms:W3CDTF">2026-10-09T08:53:26Z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