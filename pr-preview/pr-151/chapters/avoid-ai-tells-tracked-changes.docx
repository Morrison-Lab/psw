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01:51:47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ins w:id="3" w:author="PR Preview" w:date="2026-01-01T00:00:00Z">
        <w:r>
          <w:rPr>
            <w:b/>
            <w:bCs/>
          </w:rPr>
          <w:t xml:space="preserve">The announced claim.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“It is what makes … valid”</w:t>
        </w:r>
      </w:ins>
      <w:ins w:id="6" w:author="PR Preview" w:date="2026-01-01T00:00:00Z">
        <w:r>
          <w:t xml:space="preserve">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“That is what …”</w:t>
        </w:r>
      </w:ins>
      <w:ins w:id="9" w:author="PR Preview" w:date="2026-01-01T00:00:00Z">
        <w:r>
          <w:t xml:space="preserve">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“This is what …”</w:t>
        </w:r>
      </w:ins>
      <w:ins w:id="12" w:author="PR Preview" w:date="2026-01-01T00:00:00Z">
        <w:r>
          <w:t xml:space="preserve">, and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“What the standing grant removes is the need to ask”</w:t>
        </w:r>
      </w:ins>
      <w:ins w:id="15" w:author="PR Preview" w:date="2026-01-01T00:00:00Z">
        <w:r>
          <w:t xml:space="preserve">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The sentence points at its own claim before making it.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Make the claim directly: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“It is what makes sums over countably infinite partitions valid”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becomes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“It makes sums over countably infinite partitions valid”</w:t>
        </w:r>
      </w:ins>
      <w:ins w:id="26" w:author="PR Preview" w:date="2026-01-01T00:00:00Z">
        <w:r>
          <w:t xml:space="preserve">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“What the standing grant removes is the need to ask”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becomes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“The standing grant removes the need to ask”</w:t>
        </w:r>
      </w:ins>
      <w:ins w:id="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2026-10-09T08:53:54Z</dcterms:created>
  <dcterms:modified xsi:type="dcterms:W3CDTF">2026-10-09T08:53:54Z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