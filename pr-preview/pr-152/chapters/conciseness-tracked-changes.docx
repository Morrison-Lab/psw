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2026-10-09 01:07:47 (PDT)</w:delText>
        </w:r>
      </w:del>
    </w:p>
    <w:p>
      <w:pPr>
        <w:pStyle w:val="Date"/>
      </w:pPr>
      <w:ins w:id="2" w:author="PR Preview" w:date="2026-01-01T00:00:00Z">
        <w:r>
          <w:t xml:space="preserve">Last modified: 2026-10-09 01:54:54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2026-10-09T08:57:59Z</dcterms:created>
  <dcterms:modified xsi:type="dcterms:W3CDTF">2026-10-09T08:57:59Z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01:54:54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