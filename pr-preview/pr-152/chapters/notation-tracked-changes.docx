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ins w:id="3" w:author="PR Preview" w:date="2026-01-01T00:00:00Z">
        <w:r>
          <w:t xml:space="preserve">Font commands follow the same rule.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rPr>
            <w:rStyle w:val="VerbatimChar"/>
          </w:rPr>
          <w:t xml:space="preserve">\mathscr</w:t>
        </w:r>
      </w:ins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rStyle w:val="VerbatimChar"/>
          </w:rPr>
          <w:t xml:space="preserve">\mathcal</w:t>
        </w:r>
      </w:ins>
      <w:ins w:id="9" w:author="PR Preview" w:date="2026-01-01T00:00:00Z">
        <w:r>
          <w:t xml:space="preserve">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rStyle w:val="VerbatimChar"/>
          </w:rPr>
          <w:t xml:space="preserve">\mathbb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\mathbf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say how a letter is drawn,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not what it stands for,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so a raw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rStyle w:val="VerbatimChar"/>
          </w:rPr>
          <w:t xml:space="preserve">\mathbb{R}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or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rStyle w:val="VerbatimChar"/>
          </w:rPr>
          <w:t xml:space="preserve">\mathscr{A}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leaves the reader of the source guessing at the concept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leaves the group editing every use to change the symbol.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Write the macro that names the concept.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 set whose symbol is fixed by convention and always means the same set,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such as the real numbers, gets one shared macro,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\bbR</w:t>
        </w:r>
      </w:ins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so every document draws it the same way.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That differs from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rStyle w:val="VerbatimChar"/>
          </w:rPr>
          <w:t xml:space="preserve">\vdelta</w:t>
        </w:r>
      </w:ins>
      <w:ins w:id="47" w:author="PR Preview" w:date="2026-01-01T00:00:00Z">
        <w:r>
          <w:t xml:space="preserve">, whose letter stands for a different quantity in each document.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 document that reaches for a font command directly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has found a concept with no macro yet: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add the macro to the shared file, then use it.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As with Greek letters, a passage that discusses the notation itself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may write the font command directly.</w:t>
        </w:r>
      </w:ins>
    </w:p>
    <w:bookmarkStart w:id="37" w:name="exm-semantic-font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Example 12 (Naming a set for its meaning)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 </w:t>
        </w:r>
      </w:ins>
    </w:p>
    <w:p>
      <w:pPr>
        <w:pStyle w:val="BlockText"/>
      </w:pPr>
      <w:ins w:id="61" w:author="PR Preview" w:date="2026-01-01T00:00:00Z">
        <w:r>
          <w:t xml:space="preserve">❌ Source: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The function maps $\mathbb{R}$ to $\mathbb{R}$.</w:t>
        </w:r>
      </w:ins>
    </w:p>
    <w:p>
      <w:pPr>
        <w:pStyle w:val="BlockText"/>
      </w:pPr>
      <w:ins w:id="64" w:author="PR Preview" w:date="2026-01-01T00:00:00Z">
        <w:r>
          <w:t xml:space="preserve">✅ Source: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The function maps $\bbR$ to $\bbR$.</w:t>
        </w:r>
      </w:ins>
    </w:p>
    <w:p>
      <w:pPr>
        <w:pStyle w:val="FirstParagraph"/>
      </w:pPr>
      <w:ins w:id="67" w:author="PR Preview" w:date="2026-01-01T00:00:00Z">
        <w:r>
          <w:t xml:space="preserve">Both versions print the same symbol.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 the group changes how it writes the real numbers,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only the definition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\bbR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changes.</w:t>
        </w:r>
      </w:ins>
    </w:p>
    <w:bookmarkEnd w:id="37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8" w:name="exm-semantic-latin-letter"/>
    <w:p>
      <w:pPr>
        <w:pStyle w:val="BodyText"/>
      </w:pPr>
      <w:del w:id="76" w:author="PR Preview" w:date="2026-01-01T00:00:00Z">
        <w:r>
          <w:rPr>
            <w:b/>
            <w:bCs/>
          </w:rPr>
          <w:delText xml:space="preserve">Example 12 (Naming a variable for its role)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 </w:delText>
        </w:r>
      </w:del>
    </w:p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Example 13 (Naming a variable for its role)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8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9" w:name="exm-named-quantity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Example 13 (Writing a named quantity by its name)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 </w:delText>
        </w:r>
      </w:del>
    </w:p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Example 14 (Writing a named quantity by its name)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Example 14 (Writing a dot product)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 </w:delText>
        </w:r>
      </w:del>
    </w:p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Example 15 (Writing a dot product)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del w:id="94" w:author="PR Preview" w:date="2026-01-01T00:00:00Z">
        <w:r>
          <w:rPr>
            <w:b/>
            <w:bCs/>
          </w:rPr>
          <w:delText xml:space="preserve">Example 15 (Writing out the limits of a sum and the range of an index)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For a discrete random variable</w:delText>
        </w:r>
      </w:del>
      <w:del w:id="97" w:author="PR Preview" w:date="2026-01-01T00:00:00Z">
        <w:r>
          <w:delText xml:space="preserve"> </w:delText>
        </w:r>
      </w:del>
      <m:oMath>
        <m:r>
          <m:t>X</m:t>
        </m:r>
      </m:oMath>
      <w:del w:id="98" w:author="PR Preview" w:date="2026-01-01T00:00:00Z">
        <w:r>
          <w:delText xml:space="preserve">:</w:delText>
        </w:r>
      </w:del>
    </w:p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16 (Writing out the limits of a sum and the range of an index)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a discrete random variable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2026-10-09T08:58:59Z</dcterms:created>
  <dcterms:modified xsi:type="dcterms:W3CDTF">2026-10-09T08:58:59Z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