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Avoiding AI tells</w:t>
      </w:r>
    </w:p>
    <w:p>
      <w:pPr>
        <w:pStyle w:val="Date"/>
      </w:pPr>
      <w:del w:id="1" w:author="PR Preview" w:date="2026-01-01T00:00:00Z">
        <w:r>
          <w:delText xml:space="preserve">Last modified: 2026-10-09 01:07:47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2026-10-09 02:02:41 (PDT)</w:t>
        </w:r>
      </w:ins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AI-Assisted Authorship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chapter was written with the assistance of GitHub Copilot,</w:t>
            </w:r>
            <w:r>
              <w:t xml:space="preserve"> </w:t>
            </w:r>
            <w:r>
              <w:t xml:space="preserve">which expanded on outlined ideas and draft notes provided by the author.</w:t>
            </w:r>
            <w:r>
              <w:t xml:space="preserve"> </w:t>
            </w:r>
            <w:r>
              <w:t xml:space="preserve">The content represents the author’s perspective and has been reviewed for accuracy,</w:t>
            </w:r>
            <w:r>
              <w:t xml:space="preserve"> </w:t>
            </w:r>
            <w:r>
              <w:t xml:space="preserve">but the detailed prose was generated through AI assistance.</w:t>
            </w:r>
          </w:p>
          <w:p/>
        </w:tc>
      </w:tr>
    </w:tbl>
    <w:p>
      <w:pPr>
        <w:pStyle w:val="BodyText"/>
      </w:pPr>
      <w:r>
        <w:t xml:space="preserve">AI writing assistants have a recognizable house style.</w:t>
      </w:r>
      <w:r>
        <w:t xml:space="preserve"> </w:t>
      </w:r>
      <w:r>
        <w:t xml:space="preserve">When you let one draft your prose,</w:t>
      </w:r>
      <w:r>
        <w:t xml:space="preserve"> </w:t>
      </w:r>
      <w:r>
        <w:t xml:space="preserve">it leaves fingerprints:</w:t>
      </w:r>
      <w:r>
        <w:t xml:space="preserve"> </w:t>
      </w:r>
      <w:r>
        <w:t xml:space="preserve">words, sentence shapes, and formatting habits</w:t>
      </w:r>
      <w:r>
        <w:t xml:space="preserve"> </w:t>
      </w:r>
      <w:r>
        <w:t xml:space="preserve">that recur across unrelated documents.</w:t>
      </w:r>
      <w:r>
        <w:t xml:space="preserve"> </w:t>
      </w:r>
      <w:r>
        <w:t xml:space="preserve">Readers who have seen enough machine-generated text learn to spot these patterns,</w:t>
      </w:r>
      <w:r>
        <w:t xml:space="preserve"> </w:t>
      </w:r>
      <w:r>
        <w:t xml:space="preserve">and once they do,</w:t>
      </w:r>
      <w:r>
        <w:t xml:space="preserve"> </w:t>
      </w:r>
      <w:r>
        <w:t xml:space="preserve">the writing reads as generic and unconsidered,</w:t>
      </w:r>
      <w:r>
        <w:t xml:space="preserve"> </w:t>
      </w:r>
      <w:r>
        <w:t xml:space="preserve">even when the underlying content is sound.</w:t>
      </w:r>
    </w:p>
    <w:p>
      <w:pPr>
        <w:pStyle w:val="BodyText"/>
      </w:pPr>
      <w:r>
        <w:t xml:space="preserve">This chapter catalogs the most common tells so you can remove them.</w:t>
      </w:r>
      <w:r>
        <w:t xml:space="preserve"> </w:t>
      </w:r>
      <w:r>
        <w:t xml:space="preserve">It is written mainly for AI assistants drafting scientific prose,</w:t>
      </w:r>
      <w:r>
        <w:t xml:space="preserve"> </w:t>
      </w:r>
      <w:r>
        <w:t xml:space="preserve">but it is just as useful for humans editing AI-assisted drafts.</w:t>
      </w:r>
    </w:p>
    <w:p>
      <w:pPr>
        <w:pStyle w:val="BodyText"/>
      </w:pPr>
      <w:r>
        <w:t xml:space="preserve">One caveat first:</w:t>
      </w:r>
      <w:r>
        <w:t xml:space="preserve"> </w:t>
      </w:r>
      <w:r>
        <w:t xml:space="preserve">no single word or pattern below is wrong on its own.</w:t>
      </w:r>
      <w:r>
        <w:t xml:space="preserve"> </w:t>
      </w:r>
      <w:r>
        <w:t xml:space="preserve">Each has legitimate uses.</w:t>
      </w:r>
      <w:r>
        <w:t xml:space="preserve"> </w:t>
      </w:r>
      <w:r>
        <w:t xml:space="preserve">The signal is clustering and mechanical repetition,</w:t>
      </w:r>
      <w:r>
        <w:t xml:space="preserve"> </w:t>
      </w:r>
      <w:r>
        <w:t xml:space="preserve">the same constructions appearing again and again</w:t>
      </w:r>
      <w:r>
        <w:t xml:space="preserve"> </w:t>
      </w:r>
      <w:r>
        <w:t xml:space="preserve">regardless of what the sentence needs.</w:t>
      </w:r>
      <w:r>
        <w:t xml:space="preserve"> </w:t>
      </w:r>
      <w:r>
        <w:t xml:space="preserve">Edit for the cluster, not the isolated instance,</w:t>
      </w:r>
      <w:r>
        <w:t xml:space="preserve"> </w:t>
      </w:r>
      <w:r>
        <w:t xml:space="preserve">and do not flatten your prose into a voiceless register</w:t>
      </w:r>
      <w:r>
        <w:t xml:space="preserve"> </w:t>
      </w:r>
      <w:r>
        <w:t xml:space="preserve">trying to avoid every word on a list.</w:t>
      </w:r>
    </w:p>
    <w:bookmarkStart w:id="14" w:name="overused-vocabulary"/>
    <w:p>
      <w:pPr>
        <w:pStyle w:val="Heading2"/>
      </w:pPr>
      <w:r>
        <w:t xml:space="preserve">1 Overused vocabulary</w:t>
      </w:r>
    </w:p>
    <w:p>
      <w:pPr>
        <w:pStyle w:val="FirstParagraph"/>
      </w:pPr>
      <w:r>
        <w:t xml:space="preserve">Some words appear far more often in machine-generated text</w:t>
      </w:r>
      <w:r>
        <w:t xml:space="preserve"> </w:t>
      </w:r>
      <w:r>
        <w:t xml:space="preserve">than in careful human writing.</w:t>
      </w:r>
      <w:r>
        <w:t xml:space="preserve"> </w:t>
      </w:r>
      <w:r>
        <w:t xml:space="preserve">Many are also Latin-derived words with plainer alternatives,</w:t>
      </w:r>
      <w:r>
        <w:t xml:space="preserve"> </w:t>
      </w:r>
      <w:r>
        <w:t xml:space="preserve">so the advice here overlaps with the</w:t>
      </w:r>
      <w:r>
        <w:t xml:space="preserve"> </w:t>
      </w:r>
      <w:hyperlink r:id="rId12">
        <w:r>
          <w:rPr>
            <w:rStyle w:val="Hyperlink"/>
          </w:rPr>
          <w:t xml:space="preserve">Word choice</w:t>
        </w:r>
      </w:hyperlink>
      <w:r>
        <w:t xml:space="preserve"> </w:t>
      </w:r>
      <w:r>
        <w:t xml:space="preserve">chapter.</w:t>
      </w:r>
      <w:r>
        <w:t xml:space="preserve"> </w:t>
      </w:r>
      <w:hyperlink w:anchor="tbl-ai-vocabulary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lists frequent offenders and plainer replacements.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" w:name="tbl-ai-vocabulary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Words overused by AI assistants and plainer alternatives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2346"/>
              <w:gridCol w:w="5573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Overused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Plainer alternative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delve into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examine, study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leverage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use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utilize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use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showcase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show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robust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reliable, well-tested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seamless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smooth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pivotal, crucial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important, key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testament to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shows, demonstrates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tapestry, landscape, realm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field, area, or name the thing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navigate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handle, work through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underscore, highlight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show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foster, bolster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encourage, strengthen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intricate, meticulous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detailed, careful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comprehensive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complete, or say what it covers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groundbreaking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new, or say what changed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unlock, harness, empower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enable, use, allow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myriad, plethora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many, or give the count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seamless, seamlessly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smoothly, or say what does not break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holistic, multifaceted, nuanced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say which parts or distinctions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paramount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most important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embark, elevate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start, improve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streamline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simplify, speed up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synergy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say what the combination does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actionable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say what action it supports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beacon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example, model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game-changer, gamechanger, state-of-the-art, cutting-edge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say what changed and by how much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ever-evolving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changing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treasure trove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collection, source</w:t>
                  </w:r>
                </w:p>
              </w:tc>
            </w:tr>
          </w:tbl>
          <w:bookmarkEnd w:id="13"/>
          <w:p/>
        </w:tc>
      </w:tr>
    </w:tbl>
    <w:p>
      <w:pPr>
        <w:pStyle w:val="BodyText"/>
      </w:pPr>
      <w:r>
        <w:t xml:space="preserve">Whole phrases recur too.</w:t>
      </w:r>
      <w:r>
        <w:t xml:space="preserve"> </w:t>
      </w:r>
      <w:r>
        <w:t xml:space="preserve">“In today’s fast-paced world”</w:t>
      </w:r>
      <w:r>
        <w:t xml:space="preserve">,</w:t>
      </w:r>
      <w:r>
        <w:t xml:space="preserve"> </w:t>
      </w:r>
      <w:r>
        <w:t xml:space="preserve">“it is important to note that”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“plays a vital role in”</w:t>
      </w:r>
      <w:r>
        <w:t xml:space="preserve"> </w:t>
      </w:r>
      <w:r>
        <w:t xml:space="preserve">add length without content;</w:t>
      </w:r>
      <w:r>
        <w:t xml:space="preserve"> </w:t>
      </w:r>
      <w:r>
        <w:t xml:space="preserve">delete them and start with the actual point.</w:t>
      </w:r>
      <w:r>
        <w:t xml:space="preserve"> </w:t>
      </w:r>
      <w:r>
        <w:t xml:space="preserve">Two more families recur, and each member should give way to the literal claim: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Stock metaphors:</w:t>
      </w:r>
    </w:p>
    <w:p>
      <w:pPr>
        <w:pStyle w:val="Compact"/>
        <w:numPr>
          <w:ilvl w:val="1"/>
          <w:numId w:val="1002"/>
        </w:numPr>
      </w:pPr>
      <w:r>
        <w:t xml:space="preserve">“journey”</w:t>
      </w:r>
    </w:p>
    <w:p>
      <w:pPr>
        <w:pStyle w:val="Compact"/>
        <w:numPr>
          <w:ilvl w:val="1"/>
          <w:numId w:val="1002"/>
        </w:numPr>
      </w:pPr>
      <w:r>
        <w:t xml:space="preserve">“pave the way”</w:t>
      </w:r>
    </w:p>
    <w:p>
      <w:pPr>
        <w:pStyle w:val="Compact"/>
        <w:numPr>
          <w:ilvl w:val="1"/>
          <w:numId w:val="1002"/>
        </w:numPr>
      </w:pPr>
      <w:r>
        <w:t xml:space="preserve">“shed light on”</w:t>
      </w:r>
    </w:p>
    <w:p>
      <w:pPr>
        <w:pStyle w:val="Compact"/>
        <w:numPr>
          <w:ilvl w:val="1"/>
          <w:numId w:val="1002"/>
        </w:numPr>
      </w:pPr>
      <w:r>
        <w:t xml:space="preserve">“at the heart of”</w:t>
      </w:r>
    </w:p>
    <w:p>
      <w:pPr>
        <w:pStyle w:val="Compact"/>
        <w:numPr>
          <w:ilvl w:val="1"/>
          <w:numId w:val="1002"/>
        </w:numPr>
      </w:pPr>
      <w:r>
        <w:t xml:space="preserve">“sits at the intersection of”</w:t>
      </w:r>
    </w:p>
    <w:p>
      <w:pPr>
        <w:pStyle w:val="Compact"/>
        <w:numPr>
          <w:ilvl w:val="1"/>
          <w:numId w:val="1002"/>
        </w:numPr>
      </w:pPr>
      <w:r>
        <w:t xml:space="preserve">“cornerstone”</w:t>
      </w:r>
    </w:p>
    <w:p>
      <w:pPr>
        <w:pStyle w:val="Compact"/>
        <w:numPr>
          <w:ilvl w:val="1"/>
          <w:numId w:val="1002"/>
        </w:numPr>
      </w:pPr>
      <w:r>
        <w:t xml:space="preserve">“deep dive”</w:t>
      </w:r>
      <w:r>
        <w:t xml:space="preserve">,</w:t>
      </w:r>
      <w:r>
        <w:t xml:space="preserve"> </w:t>
      </w:r>
      <w:r>
        <w:t xml:space="preserve">“dive into”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Stock framings:</w:t>
      </w:r>
    </w:p>
    <w:p>
      <w:pPr>
        <w:pStyle w:val="Compact"/>
        <w:numPr>
          <w:ilvl w:val="1"/>
          <w:numId w:val="1003"/>
        </w:numPr>
      </w:pPr>
      <w:r>
        <w:t xml:space="preserve">“at its core”</w:t>
      </w:r>
    </w:p>
    <w:p>
      <w:pPr>
        <w:pStyle w:val="Compact"/>
        <w:numPr>
          <w:ilvl w:val="1"/>
          <w:numId w:val="1003"/>
        </w:numPr>
      </w:pPr>
      <w:r>
        <w:t xml:space="preserve">“in essence”</w:t>
      </w:r>
    </w:p>
    <w:p>
      <w:pPr>
        <w:pStyle w:val="Compact"/>
        <w:numPr>
          <w:ilvl w:val="1"/>
          <w:numId w:val="1003"/>
        </w:numPr>
      </w:pPr>
      <w:r>
        <w:t xml:space="preserve">“boils down to”</w:t>
      </w:r>
    </w:p>
    <w:p>
      <w:pPr>
        <w:pStyle w:val="Compact"/>
        <w:numPr>
          <w:ilvl w:val="1"/>
          <w:numId w:val="1003"/>
        </w:numPr>
      </w:pPr>
      <w:r>
        <w:t xml:space="preserve">“when it comes to”</w:t>
      </w:r>
    </w:p>
    <w:p>
      <w:pPr>
        <w:pStyle w:val="Compact"/>
        <w:numPr>
          <w:ilvl w:val="1"/>
          <w:numId w:val="1003"/>
        </w:numPr>
      </w:pPr>
      <w:r>
        <w:t xml:space="preserve">“in the realm of”</w:t>
      </w:r>
    </w:p>
    <w:p>
      <w:pPr>
        <w:pStyle w:val="Compact"/>
        <w:numPr>
          <w:ilvl w:val="1"/>
          <w:numId w:val="1003"/>
        </w:numPr>
      </w:pPr>
      <w:r>
        <w:t xml:space="preserve">“the key takeaway”</w:t>
      </w:r>
    </w:p>
    <w:p>
      <w:pPr>
        <w:pStyle w:val="Compact"/>
        <w:numPr>
          <w:ilvl w:val="1"/>
          <w:numId w:val="1003"/>
        </w:numPr>
      </w:pPr>
      <w:r>
        <w:t xml:space="preserve">“more than just”</w:t>
      </w:r>
    </w:p>
    <w:bookmarkEnd w:id="14"/>
    <w:bookmarkStart w:id="16" w:name="rhetorical-reflexes"/>
    <w:p>
      <w:pPr>
        <w:pStyle w:val="Heading2"/>
      </w:pPr>
      <w:r>
        <w:t xml:space="preserve">2 Rhetorical reflexes</w:t>
      </w:r>
    </w:p>
    <w:p>
      <w:pPr>
        <w:pStyle w:val="FirstParagraph"/>
      </w:pPr>
      <w:r>
        <w:t xml:space="preserve">AI assistants reach for a few sentence shapes by reflex,</w:t>
      </w:r>
      <w:r>
        <w:t xml:space="preserve"> </w:t>
      </w:r>
      <w:r>
        <w:t xml:space="preserve">whether or not the content calls for them.</w:t>
      </w:r>
    </w:p>
    <w:p>
      <w:pPr>
        <w:pStyle w:val="BodyText"/>
      </w:pPr>
      <w:r>
        <w:t xml:space="preserve">The strongest tell is the</w:t>
      </w:r>
      <w:r>
        <w:t xml:space="preserve"> </w:t>
      </w:r>
      <w:r>
        <w:rPr>
          <w:i/>
          <w:iCs/>
        </w:rPr>
        <w:t xml:space="preserve">not just X, but Y</w:t>
      </w:r>
      <w:r>
        <w:t xml:space="preserve"> </w:t>
      </w:r>
      <w:r>
        <w:t xml:space="preserve">antithesis.</w:t>
      </w:r>
      <w:r>
        <w:t xml:space="preserve"> </w:t>
      </w:r>
      <w:r>
        <w:t xml:space="preserve">It promises a profound contrast and usually delivers a hollow one.</w:t>
      </w:r>
    </w:p>
    <w:bookmarkStart w:id="15" w:name="exm-antithesis"/>
    <w:p>
      <w:pPr>
        <w:pStyle w:val="BodyText"/>
      </w:pPr>
      <w:r>
        <w:rPr>
          <w:b/>
          <w:bCs/>
        </w:rPr>
        <w:t xml:space="preserve">Example 1 (The</w:t>
      </w:r>
      <w:r>
        <w:rPr>
          <w:b/>
          <w:bCs/>
        </w:rPr>
        <w:t xml:space="preserve"> </w:t>
      </w:r>
      <w:r>
        <w:rPr>
          <w:b/>
          <w:bCs/>
        </w:rPr>
        <w:t xml:space="preserve">“not just X, but Y”</w:t>
      </w:r>
      <w:r>
        <w:rPr>
          <w:b/>
          <w:bCs/>
        </w:rPr>
        <w:t xml:space="preserve"> </w:t>
      </w:r>
      <w:r>
        <w:rPr>
          <w:b/>
          <w:bCs/>
        </w:rPr>
        <w:t xml:space="preserve">reflex)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This method is not just fast — it is transformative.</w:t>
      </w:r>
    </w:p>
    <w:p>
      <w:pPr>
        <w:pStyle w:val="BlockText"/>
      </w:pPr>
      <w:r>
        <w:t xml:space="preserve">✅ This method runs in half the time of the previous approach.</w:t>
      </w:r>
    </w:p>
    <w:p>
      <w:pPr>
        <w:pStyle w:val="FirstParagraph"/>
      </w:pPr>
      <w:r>
        <w:t xml:space="preserve">The plain version makes a concrete, verifiable claim.</w:t>
      </w:r>
      <w:r>
        <w:t xml:space="preserve"> </w:t>
      </w:r>
      <w:r>
        <w:t xml:space="preserve">The antithesis frame makes none.</w:t>
      </w:r>
    </w:p>
    <w:bookmarkEnd w:id="15"/>
    <w:p>
      <w:pPr>
        <w:pStyle w:val="BodyText"/>
      </w:pPr>
      <w:r>
        <w:t xml:space="preserve">Other reflexes to watch for: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Mechanical lists of three.</w:t>
      </w:r>
      <w:r>
        <w:t xml:space="preserve"> </w:t>
      </w:r>
      <w:r>
        <w:t xml:space="preserve">Three parallel items appear whether or not</w:t>
      </w:r>
      <w:r>
        <w:t xml:space="preserve"> </w:t>
      </w:r>
      <w:r>
        <w:t xml:space="preserve">three is the right count. Use the number of items the point actually needs.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Signpost filler.</w:t>
      </w:r>
      <w:r>
        <w:t xml:space="preserve"> </w:t>
      </w:r>
      <w:r>
        <w:t xml:space="preserve">Phrases like</w:t>
      </w:r>
      <w:r>
        <w:t xml:space="preserve"> </w:t>
      </w:r>
      <w:r>
        <w:t xml:space="preserve">“it is worth noting that”</w:t>
      </w:r>
      <w:r>
        <w:t xml:space="preserve"> </w:t>
      </w:r>
      <w:r>
        <w:t xml:space="preserve">and</w:t>
      </w:r>
      <w:r>
        <w:t xml:space="preserve"> </w:t>
      </w:r>
      <w:r>
        <w:t xml:space="preserve">“importantly”</w:t>
      </w:r>
      <w:r>
        <w:t xml:space="preserve"> </w:t>
      </w:r>
      <w:r>
        <w:t xml:space="preserve">announce a point instead of making it. Cut them and state the point directly.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Hedging stacks.</w:t>
      </w:r>
      <w:r>
        <w:t xml:space="preserve"> </w:t>
      </w:r>
      <w:r>
        <w:t xml:space="preserve">“May potentially suggest”</w:t>
      </w:r>
      <w:r>
        <w:t xml:space="preserve"> </w:t>
      </w:r>
      <w:r>
        <w:t xml:space="preserve">and</w:t>
      </w:r>
      <w:r>
        <w:t xml:space="preserve"> </w:t>
      </w:r>
      <w:r>
        <w:t xml:space="preserve">“could possibly indicate”</w:t>
      </w:r>
      <w:r>
        <w:t xml:space="preserve"> </w:t>
      </w:r>
      <w:r>
        <w:t xml:space="preserve">pile up qualifiers. Keep one honest hedge; drop the rest.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Hollow summaries.</w:t>
      </w:r>
      <w:r>
        <w:t xml:space="preserve"> </w:t>
      </w:r>
      <w:r>
        <w:t xml:space="preserve">A closing paragraph that opens with</w:t>
      </w:r>
      <w:r>
        <w:t xml:space="preserve"> </w:t>
      </w:r>
      <w:r>
        <w:t xml:space="preserve">“in conclusion”</w:t>
      </w:r>
      <w:r>
        <w:t xml:space="preserve"> </w:t>
      </w:r>
      <w:r>
        <w:t xml:space="preserve">and</w:t>
      </w:r>
      <w:r>
        <w:t xml:space="preserve"> </w:t>
      </w:r>
      <w:r>
        <w:t xml:space="preserve">only restates what you just said adds nothing. End on a real point.</w:t>
      </w:r>
    </w:p>
    <w:bookmarkEnd w:id="16"/>
    <w:bookmarkStart w:id="22" w:name="clichéd-sentence-shapes"/>
    <w:p>
      <w:pPr>
        <w:pStyle w:val="Heading2"/>
      </w:pPr>
      <w:r>
        <w:t xml:space="preserve">3 Clichéd sentence shapes</w:t>
      </w:r>
    </w:p>
    <w:p>
      <w:pPr>
        <w:pStyle w:val="FirstParagraph"/>
      </w:pPr>
      <w:r>
        <w:t xml:space="preserve">Beyond the antithesis,</w:t>
      </w:r>
      <w:r>
        <w:t xml:space="preserve"> </w:t>
      </w:r>
      <w:r>
        <w:t xml:space="preserve">AI drafts lean on a set of sentence shapes</w:t>
      </w:r>
      <w:r>
        <w:t xml:space="preserve"> </w:t>
      </w:r>
      <w:r>
        <w:t xml:space="preserve">that stage a point instead of stating it.</w:t>
      </w:r>
    </w:p>
    <w:bookmarkStart w:id="17" w:name="exm-staged-point"/>
    <w:p>
      <w:pPr>
        <w:pStyle w:val="BodyText"/>
      </w:pPr>
      <w:r>
        <w:rPr>
          <w:b/>
          <w:bCs/>
        </w:rPr>
        <w:t xml:space="preserve">Example 2 (A staged point)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It can read like a definition that says nothing.</w:t>
      </w:r>
      <w:r>
        <w:t xml:space="preserve"> </w:t>
      </w:r>
      <w:r>
        <w:t xml:space="preserve">Its use is in what it forces you to name:</w:t>
      </w:r>
      <w:r>
        <w:t xml:space="preserve"> </w:t>
      </w:r>
      <w:r>
        <w:t xml:space="preserve">a project that cannot say what its</w:t>
      </w:r>
      <w:r>
        <w:t xml:space="preserve"> </w:t>
      </w:r>
      <m:oMath>
        <m:r>
          <m:t>E</m:t>
        </m:r>
      </m:oMath>
      <w:r>
        <w:t xml:space="preserve">,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are</w:t>
      </w:r>
      <w:r>
        <w:t xml:space="preserve"> </w:t>
      </w:r>
      <w:r>
        <w:t xml:space="preserve">has not yet stated a machine learning problem.</w:t>
      </w:r>
    </w:p>
    <w:p>
      <w:pPr>
        <w:pStyle w:val="BlockText"/>
      </w:pPr>
      <w:r>
        <w:t xml:space="preserve">✅ A machine learning problem is stated only when its</w:t>
      </w:r>
      <w:r>
        <w:t xml:space="preserve"> </w:t>
      </w:r>
      <w:r>
        <w:t xml:space="preserve">experience</w:t>
      </w:r>
      <w:r>
        <w:t xml:space="preserve"> </w:t>
      </w:r>
      <m:oMath>
        <m:r>
          <m:t>E</m:t>
        </m:r>
      </m:oMath>
      <w:r>
        <w:t xml:space="preserve">, task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and performance measure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are named.</w:t>
      </w:r>
    </w:p>
    <w:p>
      <w:pPr>
        <w:pStyle w:val="FirstParagraph"/>
      </w:pPr>
      <w:r>
        <w:t xml:space="preserve">The first version packs six tells into two sentences:</w:t>
      </w:r>
    </w:p>
    <w:p>
      <w:pPr>
        <w:pStyle w:val="Compact"/>
        <w:numPr>
          <w:ilvl w:val="0"/>
          <w:numId w:val="1005"/>
        </w:numPr>
      </w:pPr>
      <w:r>
        <w:t xml:space="preserve">an objection raised only to be knocked down;</w:t>
      </w:r>
    </w:p>
    <w:p>
      <w:pPr>
        <w:pStyle w:val="Compact"/>
        <w:numPr>
          <w:ilvl w:val="0"/>
          <w:numId w:val="1005"/>
        </w:numPr>
      </w:pPr>
      <w:r>
        <w:t xml:space="preserve">“It”</w:t>
      </w:r>
      <w:r>
        <w:t xml:space="preserve"> </w:t>
      </w:r>
      <w:r>
        <w:t xml:space="preserve">and</w:t>
      </w:r>
      <w:r>
        <w:t xml:space="preserve"> </w:t>
      </w:r>
      <w:r>
        <w:t xml:space="preserve">“Its”</w:t>
      </w:r>
      <w:r>
        <w:t xml:space="preserve"> </w:t>
      </w:r>
      <w:r>
        <w:t xml:space="preserve">in place of</w:t>
      </w:r>
      <w:r>
        <w:t xml:space="preserve"> </w:t>
      </w:r>
      <w:r>
        <w:t xml:space="preserve">“the definition”</w:t>
      </w:r>
      <w:r>
        <w:t xml:space="preserve">;</w:t>
      </w:r>
    </w:p>
    <w:p>
      <w:pPr>
        <w:pStyle w:val="Compact"/>
        <w:numPr>
          <w:ilvl w:val="0"/>
          <w:numId w:val="1005"/>
        </w:numPr>
      </w:pPr>
      <w:r>
        <w:t xml:space="preserve">a definition that</w:t>
      </w:r>
      <w:r>
        <w:t xml:space="preserve"> </w:t>
      </w:r>
      <w:r>
        <w:t xml:space="preserve">“forces”</w:t>
      </w:r>
      <w:r>
        <w:t xml:space="preserve"> </w:t>
      </w:r>
      <w:r>
        <w:t xml:space="preserve">the reader, as if it were a person;</w:t>
      </w:r>
    </w:p>
    <w:p>
      <w:pPr>
        <w:pStyle w:val="Compact"/>
        <w:numPr>
          <w:ilvl w:val="0"/>
          <w:numId w:val="1005"/>
        </w:numPr>
      </w:pPr>
      <w:r>
        <w:t xml:space="preserve">“you”</w:t>
      </w:r>
      <w:r>
        <w:t xml:space="preserve"> </w:t>
      </w:r>
      <w:r>
        <w:t xml:space="preserve">addressing the reader;</w:t>
      </w:r>
    </w:p>
    <w:p>
      <w:pPr>
        <w:pStyle w:val="Compact"/>
        <w:numPr>
          <w:ilvl w:val="0"/>
          <w:numId w:val="1005"/>
        </w:numPr>
      </w:pPr>
      <w:r>
        <w:t xml:space="preserve">a point withheld until after a colon;</w:t>
      </w:r>
    </w:p>
    <w:p>
      <w:pPr>
        <w:pStyle w:val="Compact"/>
        <w:numPr>
          <w:ilvl w:val="0"/>
          <w:numId w:val="1005"/>
        </w:numPr>
      </w:pPr>
      <w:r>
        <w:t xml:space="preserve">a closing aphorism.</w:t>
      </w:r>
    </w:p>
    <w:p>
      <w:pPr>
        <w:pStyle w:val="FirstParagraph"/>
      </w:pPr>
      <w:r>
        <w:t xml:space="preserve">The second version states the claim once.</w:t>
      </w:r>
    </w:p>
    <w:bookmarkEnd w:id="17"/>
    <w:p>
      <w:pPr>
        <w:pStyle w:val="BodyText"/>
      </w:pPr>
      <w:r>
        <w:t xml:space="preserve">Watch for these shapes: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straw objection.</w:t>
      </w:r>
      <w:r>
        <w:t xml:space="preserve"> </w:t>
      </w:r>
      <w:r>
        <w:t xml:space="preserve">A doubt raised only to be answered</w:t>
      </w:r>
      <w:r>
        <w:t xml:space="preserve"> </w:t>
      </w:r>
      <w:r>
        <w:t xml:space="preserve">(</w:t>
      </w:r>
      <w:r>
        <w:t xml:space="preserve">“It may seem trivial. In fact, …”</w:t>
      </w:r>
      <w:r>
        <w:t xml:space="preserve">).</w:t>
      </w:r>
      <w:r>
        <w:t xml:space="preserve"> </w:t>
      </w:r>
      <w:r>
        <w:t xml:space="preserve">This is the antithesis spread over two sentences.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personified abstraction.</w:t>
      </w:r>
      <w:r>
        <w:t xml:space="preserve"> </w:t>
      </w:r>
      <w:r>
        <w:t xml:space="preserve">A definition, method or result that</w:t>
      </w:r>
      <w:r>
        <w:t xml:space="preserve"> </w:t>
      </w:r>
      <w:r>
        <w:t xml:space="preserve">“forces”</w:t>
      </w:r>
      <w:r>
        <w:t xml:space="preserve">,</w:t>
      </w:r>
      <w:r>
        <w:t xml:space="preserve"> </w:t>
      </w:r>
      <w:r>
        <w:t xml:space="preserve">“invites”</w:t>
      </w:r>
      <w:r>
        <w:t xml:space="preserve">,</w:t>
      </w:r>
      <w:r>
        <w:t xml:space="preserve"> </w:t>
      </w:r>
      <w:r>
        <w:t xml:space="preserve">“demands”</w:t>
      </w:r>
      <w:r>
        <w:t xml:space="preserve"> </w:t>
      </w:r>
      <w:r>
        <w:t xml:space="preserve">or</w:t>
      </w:r>
      <w:r>
        <w:t xml:space="preserve"> </w:t>
      </w:r>
      <w:r>
        <w:t xml:space="preserve">“asks”</w:t>
      </w:r>
      <w:r>
        <w:t xml:space="preserve"> </w:t>
      </w:r>
      <w:r>
        <w:t xml:space="preserve">something of the reader.</w:t>
      </w:r>
      <w:r>
        <w:t xml:space="preserve"> </w:t>
      </w:r>
      <w:r>
        <w:t xml:space="preserve">Name who does what.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colon reveal.</w:t>
      </w:r>
      <w:r>
        <w:t xml:space="preserve"> </w:t>
      </w:r>
      <w:r>
        <w:t xml:space="preserve">A setup, then a colon, then the point.</w:t>
      </w:r>
      <w:r>
        <w:t xml:space="preserve"> </w:t>
      </w:r>
      <w:r>
        <w:t xml:space="preserve">Lead with the point.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answered rhetorical question.</w:t>
      </w:r>
      <w:r>
        <w:t xml:space="preserve"> </w:t>
      </w:r>
      <w:r>
        <w:t xml:space="preserve">“The result? A faster fit.”</w:t>
      </w:r>
      <w:r>
        <w:t xml:space="preserve"> </w:t>
      </w:r>
      <w:r>
        <w:t xml:space="preserve">or</w:t>
      </w:r>
      <w:r>
        <w:t xml:space="preserve"> </w:t>
      </w:r>
      <w:r>
        <w:t xml:space="preserve">“Why does this matter? Because …”</w:t>
      </w:r>
      <w:r>
        <w:t xml:space="preserve">.</w:t>
      </w:r>
      <w:r>
        <w:t xml:space="preserve"> </w:t>
      </w:r>
      <w:r>
        <w:t xml:space="preserve">State the result.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throat-clearing lead-in.</w:t>
      </w:r>
      <w:r>
        <w:t xml:space="preserve"> </w:t>
      </w:r>
      <w:r>
        <w:t xml:space="preserve">“Here’s the thing:”</w:t>
      </w:r>
      <w:r>
        <w:t xml:space="preserve">,</w:t>
      </w:r>
      <w:r>
        <w:t xml:space="preserve"> </w:t>
      </w:r>
      <w:r>
        <w:t xml:space="preserve">“Here’s why:”</w:t>
      </w:r>
      <w:r>
        <w:t xml:space="preserve">,</w:t>
      </w:r>
      <w:r>
        <w:t xml:space="preserve"> </w:t>
      </w:r>
      <w:r>
        <w:t xml:space="preserve">“The key is”</w:t>
      </w:r>
      <w:r>
        <w:t xml:space="preserve">,</w:t>
      </w:r>
      <w:r>
        <w:t xml:space="preserve"> </w:t>
      </w:r>
      <w:r>
        <w:t xml:space="preserve">“Put simply,”</w:t>
      </w:r>
      <w:r>
        <w:t xml:space="preserve">.</w:t>
      </w:r>
      <w:r>
        <w:t xml:space="preserve"> </w:t>
      </w:r>
      <w:r>
        <w:t xml:space="preserve">Delete the lead-in.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reframe.</w:t>
      </w:r>
      <w:r>
        <w:t xml:space="preserve"> </w:t>
      </w:r>
      <w:r>
        <w:t xml:space="preserve">“X isn’t about Y; it’s about Z”</w:t>
      </w:r>
      <w:r>
        <w:t xml:space="preserve">,</w:t>
      </w:r>
      <w:r>
        <w:t xml:space="preserve"> </w:t>
      </w:r>
      <w:r>
        <w:t xml:space="preserve">“The question isn’t X, it’s Y”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“not because X, but because Y”</w:t>
      </w:r>
      <w:r>
        <w:t xml:space="preserve">.</w:t>
      </w:r>
      <w:r>
        <w:t xml:space="preserve"> </w:t>
      </w:r>
      <w:r>
        <w:t xml:space="preserve">Say what X is about.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Fragment emphasis.</w:t>
      </w:r>
      <w:r>
        <w:t xml:space="preserve"> </w:t>
      </w:r>
      <w:r>
        <w:t xml:space="preserve">“Simple. Fast. Reliable.”</w:t>
      </w:r>
      <w:r>
        <w:t xml:space="preserve"> </w:t>
      </w:r>
      <w:r>
        <w:t xml:space="preserve">Write a sentence with a subject and a verb.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editorializing tail.</w:t>
      </w:r>
      <w:r>
        <w:t xml:space="preserve"> </w:t>
      </w:r>
      <w:r>
        <w:t xml:space="preserve">A trailing participial clause that</w:t>
      </w:r>
      <w:r>
        <w:t xml:space="preserve"> </w:t>
      </w:r>
      <w:r>
        <w:t xml:space="preserve">comments on the sentence:</w:t>
      </w:r>
      <w:r>
        <w:t xml:space="preserve"> </w:t>
      </w:r>
      <w:r>
        <w:t xml:space="preserve">“, highlighting the importance of …”</w:t>
      </w:r>
      <w:r>
        <w:t xml:space="preserve">,</w:t>
      </w:r>
      <w:r>
        <w:t xml:space="preserve"> </w:t>
      </w:r>
      <w:r>
        <w:t xml:space="preserve">“, ensuring that …”</w:t>
      </w:r>
      <w:r>
        <w:t xml:space="preserve">,</w:t>
      </w:r>
      <w:r>
        <w:t xml:space="preserve"> </w:t>
      </w:r>
      <w:r>
        <w:t xml:space="preserve">“, making it ideal for …”</w:t>
      </w:r>
      <w:r>
        <w:t xml:space="preserve">.</w:t>
      </w:r>
      <w:r>
        <w:t xml:space="preserve"> </w:t>
      </w:r>
      <w:r>
        <w:t xml:space="preserve">End the sentence at its claim.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inflated copula.</w:t>
      </w:r>
      <w:r>
        <w:t xml:space="preserve"> </w:t>
      </w:r>
      <w:r>
        <w:t xml:space="preserve">“Serves as”</w:t>
      </w:r>
      <w:r>
        <w:t xml:space="preserve">,</w:t>
      </w:r>
      <w:r>
        <w:t xml:space="preserve"> </w:t>
      </w:r>
      <w:r>
        <w:t xml:space="preserve">“stands as”</w:t>
      </w:r>
      <w:r>
        <w:t xml:space="preserve"> </w:t>
      </w:r>
      <w:r>
        <w:t xml:space="preserve">and</w:t>
      </w:r>
      <w:r>
        <w:t xml:space="preserve"> </w:t>
      </w:r>
      <w:r>
        <w:t xml:space="preserve">“acts as”</w:t>
      </w:r>
      <w:r>
        <w:t xml:space="preserve"> </w:t>
      </w:r>
      <w:r>
        <w:t xml:space="preserve">where</w:t>
      </w:r>
      <w:r>
        <w:t xml:space="preserve"> </w:t>
      </w:r>
      <w:r>
        <w:t xml:space="preserve">“is”</w:t>
      </w:r>
      <w:r>
        <w:t xml:space="preserve"> </w:t>
      </w:r>
      <w:r>
        <w:t xml:space="preserve">says the same.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range frame.</w:t>
      </w:r>
      <w:r>
        <w:t xml:space="preserve"> </w:t>
      </w:r>
      <w:r>
        <w:t xml:space="preserve">“From X to Y”</w:t>
      </w:r>
      <w:r>
        <w:t xml:space="preserve"> </w:t>
      </w:r>
      <w:r>
        <w:t xml:space="preserve">listing two extremes</w:t>
      </w:r>
      <w:r>
        <w:t xml:space="preserve"> </w:t>
      </w:r>
      <w:r>
        <w:t xml:space="preserve">instead of naming the scope.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audience frame.</w:t>
      </w:r>
      <w:r>
        <w:t xml:space="preserve"> </w:t>
      </w:r>
      <w:r>
        <w:t xml:space="preserve">“Whether you’re a student or a researcher, …”</w:t>
      </w:r>
      <w:r>
        <w:t xml:space="preserve">.</w:t>
      </w:r>
      <w:r>
        <w:t xml:space="preserve"> </w:t>
      </w:r>
      <w:r>
        <w:t xml:space="preserve">Drop it.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restatement.</w:t>
      </w:r>
      <w:r>
        <w:t xml:space="preserve"> </w:t>
      </w:r>
      <w:r>
        <w:t xml:space="preserve">“In other words, …”</w:t>
      </w:r>
      <w:r>
        <w:t xml:space="preserve"> </w:t>
      </w:r>
      <w:r>
        <w:t xml:space="preserve">repeating the previous sentence.</w:t>
      </w:r>
      <w:r>
        <w:t xml:space="preserve"> </w:t>
      </w:r>
      <w:r>
        <w:t xml:space="preserve">Keep the clearer of the two.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closing aphorism.</w:t>
      </w:r>
      <w:r>
        <w:t xml:space="preserve"> </w:t>
      </w:r>
      <w:r>
        <w:t xml:space="preserve">A one-line verdict at the end of a paragraph:</w:t>
      </w:r>
      <w:r>
        <w:t xml:space="preserve"> </w:t>
      </w:r>
      <w:r>
        <w:t xml:space="preserve">“And that’s the point.”</w:t>
      </w:r>
      <w:r>
        <w:t xml:space="preserve">,</w:t>
      </w:r>
      <w:r>
        <w:t xml:space="preserve"> </w:t>
      </w:r>
      <w:r>
        <w:t xml:space="preserve">“Simple as that.”</w:t>
      </w:r>
      <w:r>
        <w:t xml:space="preserve">,</w:t>
      </w:r>
      <w:r>
        <w:t xml:space="preserve"> </w:t>
      </w:r>
      <w:r>
        <w:t xml:space="preserve">“… has not yet stated a problem.”</w:t>
      </w:r>
      <w:r>
        <w:t xml:space="preserve"> </w:t>
      </w:r>
      <w:r>
        <w:t xml:space="preserve">End on the last piece of content.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Sincerity intensifiers.</w:t>
      </w:r>
      <w:r>
        <w:t xml:space="preserve"> </w:t>
      </w:r>
      <w:r>
        <w:t xml:space="preserve">“Genuinely”</w:t>
      </w:r>
      <w:r>
        <w:t xml:space="preserve">,</w:t>
      </w:r>
      <w:r>
        <w:t xml:space="preserve"> </w:t>
      </w:r>
      <w:r>
        <w:t xml:space="preserve">“truly”</w:t>
      </w:r>
      <w:r>
        <w:t xml:space="preserve">,</w:t>
      </w:r>
      <w:r>
        <w:t xml:space="preserve"> </w:t>
      </w:r>
      <w:r>
        <w:t xml:space="preserve">“actually”</w:t>
      </w:r>
      <w:r>
        <w:t xml:space="preserve">,</w:t>
      </w:r>
      <w:r>
        <w:t xml:space="preserve"> </w:t>
      </w:r>
      <w:r>
        <w:t xml:space="preserve">“really”</w:t>
      </w:r>
      <w:r>
        <w:t xml:space="preserve"> </w:t>
      </w:r>
      <w:r>
        <w:t xml:space="preserve">and</w:t>
      </w:r>
      <w:r>
        <w:t xml:space="preserve"> </w:t>
      </w:r>
      <w:r>
        <w:t xml:space="preserve">“crucially”</w:t>
      </w:r>
      <w:r>
        <w:t xml:space="preserve"> </w:t>
      </w:r>
      <w:r>
        <w:t xml:space="preserve">used to sound earnest.</w:t>
      </w:r>
      <w:r>
        <w:t xml:space="preserve"> </w:t>
      </w:r>
      <w:r>
        <w:t xml:space="preserve">Cut them.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Chained connectors.</w:t>
      </w:r>
      <w:r>
        <w:t xml:space="preserve"> </w:t>
      </w:r>
      <w:r>
        <w:t xml:space="preserve">“Furthermore”</w:t>
      </w:r>
      <w:r>
        <w:t xml:space="preserve">,</w:t>
      </w:r>
      <w:r>
        <w:t xml:space="preserve"> </w:t>
      </w:r>
      <w:r>
        <w:t xml:space="preserve">“Moreover”</w:t>
      </w:r>
      <w:r>
        <w:t xml:space="preserve"> </w:t>
      </w:r>
      <w:r>
        <w:t xml:space="preserve">and</w:t>
      </w:r>
      <w:r>
        <w:t xml:space="preserve"> </w:t>
      </w:r>
      <w:r>
        <w:t xml:space="preserve">“Additionally”</w:t>
      </w:r>
      <w:r>
        <w:t xml:space="preserve"> </w:t>
      </w:r>
      <w:r>
        <w:t xml:space="preserve">opening consecutive sentences.</w:t>
      </w:r>
      <w:r>
        <w:t xml:space="preserve"> </w:t>
      </w:r>
      <w:r>
        <w:t xml:space="preserve">Most can go; the order already signals addition.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Assistant chatter.</w:t>
      </w:r>
      <w:r>
        <w:t xml:space="preserve"> </w:t>
      </w:r>
      <w:r>
        <w:t xml:space="preserve">“Let’s dive in”</w:t>
      </w:r>
      <w:r>
        <w:t xml:space="preserve">,</w:t>
      </w:r>
      <w:r>
        <w:t xml:space="preserve"> </w:t>
      </w:r>
      <w:r>
        <w:t xml:space="preserve">“Let’s unpack this”</w:t>
      </w:r>
      <w:r>
        <w:t xml:space="preserve">,</w:t>
      </w:r>
      <w:r>
        <w:t xml:space="preserve"> </w:t>
      </w:r>
      <w:r>
        <w:t xml:space="preserve">“Great question”</w:t>
      </w:r>
      <w:r>
        <w:t xml:space="preserve"> </w:t>
      </w:r>
      <w:r>
        <w:t xml:space="preserve">and</w:t>
      </w:r>
      <w:r>
        <w:t xml:space="preserve"> </w:t>
      </w:r>
      <w:r>
        <w:t xml:space="preserve">“I hope this helps”</w:t>
      </w:r>
      <w:r>
        <w:t xml:space="preserve"> </w:t>
      </w:r>
      <w:r>
        <w:t xml:space="preserve">belong in a chat window, not a document.</w:t>
      </w:r>
    </w:p>
    <w:p>
      <w:pPr>
        <w:pStyle w:val="FirstParagraph"/>
      </w:pPr>
      <w:r>
        <w:t xml:space="preserve">Four more habits blur the referent or delay the claim.</w:t>
      </w:r>
      <w:r>
        <w:t xml:space="preserve"> </w:t>
      </w:r>
      <w:r>
        <w:t xml:space="preserve">Other chapters cover each:</w:t>
      </w:r>
    </w:p>
    <w:p>
      <w:pPr>
        <w:pStyle w:val="Compact"/>
        <w:numPr>
          <w:ilvl w:val="0"/>
          <w:numId w:val="1007"/>
        </w:numPr>
      </w:pPr>
      <w:r>
        <w:t xml:space="preserve">a demonstrative standing in for its referent</w:t>
      </w:r>
      <w:r>
        <w:t xml:space="preserve"> </w:t>
      </w:r>
      <w:r>
        <w:t xml:space="preserve">(</w:t>
      </w:r>
      <w:hyperlink r:id="rId18">
        <w:r>
          <w:rPr>
            <w:rStyle w:val="Hyperlink"/>
          </w:rPr>
          <w:t xml:space="preserve">Demonstrative pronouns</w:t>
        </w:r>
      </w:hyperlink>
      <w:r>
        <w:t xml:space="preserve">);</w:t>
      </w:r>
    </w:p>
    <w:p>
      <w:pPr>
        <w:pStyle w:val="Compact"/>
        <w:numPr>
          <w:ilvl w:val="0"/>
          <w:numId w:val="1007"/>
        </w:numPr>
      </w:pPr>
      <w:r>
        <w:t xml:space="preserve">the word</w:t>
      </w:r>
      <w:r>
        <w:t xml:space="preserve"> </w:t>
      </w:r>
      <w:r>
        <w:t xml:space="preserve">“thing”</w:t>
      </w:r>
      <w:r>
        <w:t xml:space="preserve"> </w:t>
      </w:r>
      <w:r>
        <w:t xml:space="preserve">(</w:t>
      </w:r>
      <w:hyperlink r:id="rId19">
        <w:r>
          <w:rPr>
            <w:rStyle w:val="Hyperlink"/>
          </w:rPr>
          <w:t xml:space="preserve">Say which thing</w:t>
        </w:r>
      </w:hyperlink>
      <w:r>
        <w:t xml:space="preserve">);</w:t>
      </w:r>
    </w:p>
    <w:p>
      <w:pPr>
        <w:pStyle w:val="Compact"/>
        <w:numPr>
          <w:ilvl w:val="0"/>
          <w:numId w:val="1007"/>
        </w:numPr>
      </w:pPr>
      <w:r>
        <w:t xml:space="preserve">a dependent clause opening a sentence</w:t>
      </w:r>
      <w:r>
        <w:t xml:space="preserve"> </w:t>
      </w:r>
      <w:r>
        <w:t xml:space="preserve">(</w:t>
      </w:r>
      <w:hyperlink r:id="rId20">
        <w:r>
          <w:rPr>
            <w:rStyle w:val="Hyperlink"/>
          </w:rPr>
          <w:t xml:space="preserve">Lead with the subject</w:t>
        </w:r>
      </w:hyperlink>
      <w:r>
        <w:t xml:space="preserve">);</w:t>
      </w:r>
    </w:p>
    <w:p>
      <w:pPr>
        <w:pStyle w:val="Compact"/>
        <w:numPr>
          <w:ilvl w:val="0"/>
          <w:numId w:val="1007"/>
        </w:numPr>
      </w:pPr>
      <w:r>
        <w:t xml:space="preserve">informal idioms</w:t>
      </w:r>
      <w:r>
        <w:t xml:space="preserve"> </w:t>
      </w:r>
      <w:r>
        <w:t xml:space="preserve">(</w:t>
      </w:r>
      <w:hyperlink r:id="rId21">
        <w:r>
          <w:rPr>
            <w:rStyle w:val="Hyperlink"/>
          </w:rPr>
          <w:t xml:space="preserve">Avoid vague and metaphorical language</w:t>
        </w:r>
      </w:hyperlink>
      <w:r>
        <w:t xml:space="preserve">).</w:t>
      </w:r>
    </w:p>
    <w:bookmarkEnd w:id="22"/>
    <w:bookmarkStart w:id="23" w:name="formatting-habits"/>
    <w:p>
      <w:pPr>
        <w:pStyle w:val="Heading2"/>
      </w:pPr>
      <w:r>
        <w:t xml:space="preserve">4 Formatting habits</w:t>
      </w:r>
    </w:p>
    <w:p>
      <w:pPr>
        <w:pStyle w:val="FirstParagraph"/>
      </w:pPr>
      <w:r>
        <w:t xml:space="preserve">Some tells are typographic rather than verbal.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The em-dash as a default connector.</w:t>
      </w:r>
      <w:r>
        <w:t xml:space="preserve"> </w:t>
      </w:r>
      <w:r>
        <w:t xml:space="preserve">AI text reaches for the em-dash to</w:t>
      </w:r>
      <w:r>
        <w:t xml:space="preserve"> </w:t>
      </w:r>
      <w:r>
        <w:t xml:space="preserve">join almost any two clauses. Vary your punctuation: a period, a comma, or a</w:t>
      </w:r>
      <w:r>
        <w:t xml:space="preserve"> </w:t>
      </w:r>
      <w:r>
        <w:t xml:space="preserve">semicolon is often the better fit.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Bold-leading bullets everywhere.</w:t>
      </w:r>
      <w:r>
        <w:t xml:space="preserve"> </w:t>
      </w:r>
      <w:r>
        <w:t xml:space="preserve">A</w:t>
      </w:r>
      <w:r>
        <w:t xml:space="preserve"> </w:t>
      </w:r>
      <w:r>
        <w:rPr>
          <w:rStyle w:val="VerbatimChar"/>
        </w:rPr>
        <w:t xml:space="preserve">**Term:** explanation</w:t>
      </w:r>
      <w:r>
        <w:t xml:space="preserve"> </w:t>
      </w:r>
      <w:r>
        <w:t xml:space="preserve">bullet is fine</w:t>
      </w:r>
      <w:r>
        <w:t xml:space="preserve"> </w:t>
      </w:r>
      <w:r>
        <w:t xml:space="preserve">once, but applying the pattern to every list turns it into a tic. Use it when</w:t>
      </w:r>
      <w:r>
        <w:t xml:space="preserve"> </w:t>
      </w:r>
      <w:r>
        <w:t xml:space="preserve">the label earns emphasis, plain bullets otherwise.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Emoji section headers.</w:t>
      </w:r>
      <w:r>
        <w:t xml:space="preserve"> </w:t>
      </w:r>
      <w:r>
        <w:t xml:space="preserve">Emoji in headings signal a blog post, not a</w:t>
      </w:r>
      <w:r>
        <w:t xml:space="preserve"> </w:t>
      </w:r>
      <w:r>
        <w:t xml:space="preserve">scientific document. Leave them out.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Uniform paragraph rhythm.</w:t>
      </w:r>
      <w:r>
        <w:t xml:space="preserve"> </w:t>
      </w:r>
      <w:r>
        <w:t xml:space="preserve">Paragraphs of near-identical length, each three</w:t>
      </w:r>
      <w:r>
        <w:t xml:space="preserve"> </w:t>
      </w:r>
      <w:r>
        <w:t xml:space="preserve">or four sentences, read as machine-paced. Let paragraph length follow the</w:t>
      </w:r>
      <w:r>
        <w:t xml:space="preserve"> </w:t>
      </w:r>
      <w:r>
        <w:t xml:space="preserve">ideas.</w:t>
      </w:r>
    </w:p>
    <w:bookmarkEnd w:id="23"/>
    <w:bookmarkStart w:id="25" w:name="tone"/>
    <w:p>
      <w:pPr>
        <w:pStyle w:val="Heading2"/>
      </w:pPr>
      <w:r>
        <w:t xml:space="preserve">5 Tone</w:t>
      </w:r>
    </w:p>
    <w:p>
      <w:pPr>
        <w:pStyle w:val="FirstParagraph"/>
      </w:pPr>
      <w:r>
        <w:t xml:space="preserve">The last group of tells is about register.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Promotional language.</w:t>
      </w:r>
      <w:r>
        <w:t xml:space="preserve"> </w:t>
      </w:r>
      <w:r>
        <w:t xml:space="preserve">Words like</w:t>
      </w:r>
      <w:r>
        <w:t xml:space="preserve"> </w:t>
      </w:r>
      <w:r>
        <w:t xml:space="preserve">“powerful”</w:t>
      </w:r>
      <w:r>
        <w:t xml:space="preserve">,</w:t>
      </w:r>
      <w:r>
        <w:t xml:space="preserve"> </w:t>
      </w:r>
      <w:r>
        <w:t xml:space="preserve">“game-changing”</w:t>
      </w:r>
      <w:r>
        <w:t xml:space="preserve">, and</w:t>
      </w:r>
      <w:r>
        <w:t xml:space="preserve"> </w:t>
      </w:r>
      <w:r>
        <w:t xml:space="preserve">“cutting-edge”</w:t>
      </w:r>
      <w:r>
        <w:t xml:space="preserve"> </w:t>
      </w:r>
      <w:r>
        <w:t xml:space="preserve">sell rather than inform. Describe what the thing does and let</w:t>
      </w:r>
      <w:r>
        <w:t xml:space="preserve"> </w:t>
      </w:r>
      <w:r>
        <w:t xml:space="preserve">the reader judge.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Reflexive both-sides framing.</w:t>
      </w:r>
      <w:r>
        <w:t xml:space="preserve"> </w:t>
      </w:r>
      <w:r>
        <w:t xml:space="preserve">Tacking</w:t>
      </w:r>
      <w:r>
        <w:t xml:space="preserve"> </w:t>
      </w:r>
      <w:r>
        <w:t xml:space="preserve">“however, it is important to</w:t>
      </w:r>
      <w:r>
        <w:t xml:space="preserve"> </w:t>
      </w:r>
      <w:r>
        <w:t xml:space="preserve">consider the other side”</w:t>
      </w:r>
      <w:r>
        <w:t xml:space="preserve"> </w:t>
      </w:r>
      <w:r>
        <w:t xml:space="preserve">onto every claim signals caution without adding</w:t>
      </w:r>
      <w:r>
        <w:t xml:space="preserve"> </w:t>
      </w:r>
      <w:r>
        <w:t xml:space="preserve">content. Hedge when the evidence is genuinely mixed, not by habit.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Vague universals.</w:t>
      </w:r>
      <w:r>
        <w:t xml:space="preserve"> </w:t>
      </w:r>
      <w:r>
        <w:t xml:space="preserve">“Studies show”</w:t>
      </w:r>
      <w:r>
        <w:t xml:space="preserve"> </w:t>
      </w:r>
      <w:r>
        <w:t xml:space="preserve">and</w:t>
      </w:r>
      <w:r>
        <w:t xml:space="preserve"> </w:t>
      </w:r>
      <w:r>
        <w:t xml:space="preserve">“experts agree”</w:t>
      </w:r>
      <w:r>
        <w:t xml:space="preserve">, with no specific</w:t>
      </w:r>
      <w:r>
        <w:t xml:space="preserve"> </w:t>
      </w:r>
      <w:r>
        <w:t xml:space="preserve">source or number, are tells precisely because they dodge the evidence. Name</w:t>
      </w:r>
      <w:r>
        <w:t xml:space="preserve"> </w:t>
      </w:r>
      <w:r>
        <w:t xml:space="preserve">the study and give the number, as the</w:t>
      </w:r>
      <w:r>
        <w:t xml:space="preserve"> </w:t>
      </w:r>
      <w:hyperlink r:id="rId24">
        <w:r>
          <w:rPr>
            <w:rStyle w:val="Hyperlink"/>
          </w:rPr>
          <w:t xml:space="preserve">Citations and evidence</w:t>
        </w:r>
      </w:hyperlink>
      <w:r>
        <w:t xml:space="preserve"> </w:t>
      </w:r>
      <w:r>
        <w:t xml:space="preserve">chapter recommends.</w:t>
      </w:r>
    </w:p>
    <w:p>
      <w:pPr>
        <w:pStyle w:val="FirstParagraph"/>
      </w:pPr>
      <w:r>
        <w:t xml:space="preserve">A short scan for these patterns before you submit a draft</w:t>
      </w:r>
      <w:r>
        <w:t xml:space="preserve"> </w:t>
      </w:r>
      <w:r>
        <w:t xml:space="preserve">catches most of them.</w:t>
      </w:r>
      <w:r>
        <w:t xml:space="preserve"> </w:t>
      </w:r>
      <w:r>
        <w:t xml:space="preserve">Cut the filler and the reflexes,</w:t>
      </w:r>
      <w:r>
        <w:t xml:space="preserve"> </w:t>
      </w:r>
      <w:r>
        <w:t xml:space="preserve">but keep your own voice:</w:t>
      </w:r>
      <w:r>
        <w:t xml:space="preserve"> </w:t>
      </w:r>
      <w:r>
        <w:t xml:space="preserve">the goal is clear, honest prose,</w:t>
      </w:r>
      <w:r>
        <w:t xml:space="preserve"> </w:t>
      </w:r>
      <w:r>
        <w:t xml:space="preserve">not prose that has been sanded smooth.</w:t>
      </w:r>
    </w:p>
    <w:bookmarkEnd w:id="2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image" Target="media/rId9.png"/><Relationship Id="rId24" Type="http://schemas.openxmlformats.org/officeDocument/2006/relationships/hyperlink" Target="citations-evidence.qmd" TargetMode="External"/><Relationship Id="rId20" Type="http://schemas.openxmlformats.org/officeDocument/2006/relationships/hyperlink" Target="conciseness.qmd#lead-with-the-subject" TargetMode="External"/><Relationship Id="rId18" Type="http://schemas.openxmlformats.org/officeDocument/2006/relationships/hyperlink" Target="grammar.qmd#demonstrative-pronouns" TargetMode="External"/><Relationship Id="rId12" Type="http://schemas.openxmlformats.org/officeDocument/2006/relationships/hyperlink" Target="word-choice.qmd" TargetMode="External"/><Relationship Id="rId21" Type="http://schemas.openxmlformats.org/officeDocument/2006/relationships/hyperlink" Target="word-choice.qmd#avoid-vague-and-metaphorical-language" TargetMode="External"/><Relationship Id="rId19" Type="http://schemas.openxmlformats.org/officeDocument/2006/relationships/hyperlink" Target="word-choice.qmd#say-which-thing" TargetMode="External"/></Relationships>
</file>

<file path=word/_rels/footnotes.xml.rels><?xml version='1.0' encoding='UTF-8' standalone='yes'?>
<Relationships xmlns="http://schemas.openxmlformats.org/package/2006/relationships"><Relationship Id="rId24" Type="http://schemas.openxmlformats.org/officeDocument/2006/relationships/hyperlink" Target="citations-evidence.qmd" TargetMode="External"/><Relationship Id="rId20" Type="http://schemas.openxmlformats.org/officeDocument/2006/relationships/hyperlink" Target="conciseness.qmd#lead-with-the-subject" TargetMode="External"/><Relationship Id="rId18" Type="http://schemas.openxmlformats.org/officeDocument/2006/relationships/hyperlink" Target="grammar.qmd#demonstrative-pronouns" TargetMode="External"/><Relationship Id="rId12" Type="http://schemas.openxmlformats.org/officeDocument/2006/relationships/hyperlink" Target="word-choice.qmd" TargetMode="External"/><Relationship Id="rId21" Type="http://schemas.openxmlformats.org/officeDocument/2006/relationships/hyperlink" Target="word-choice.qmd#avoid-vague-and-metaphorical-language" TargetMode="External"/><Relationship Id="rId19" Type="http://schemas.openxmlformats.org/officeDocument/2006/relationships/hyperlink" Target="word-choice.qmd#say-which-thing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Avoiding AI tells</dc:title>
  <dc:creator/>
  <cp:keywords/>
  <dcterms:created xsi:type="dcterms:W3CDTF">2026-10-09T09:05:18Z</dcterms:created>
  <dcterms:modified xsi:type="dcterms:W3CDTF">2026-10-09T09:05:18Z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2026-10-09 02:02:41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