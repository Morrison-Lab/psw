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del w:id="1" w:author="PR Preview" w:date="2026-01-01T00:00:00Z">
        <w:r>
          <w:delText xml:space="preserve">Last modified: 2026-10-09 01:07:47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02:02:41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5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Three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bookmarkEnd w:id="15"/>
    <w:bookmarkStart w:id="17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6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7"/>
    <w:bookmarkStart w:id="27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four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8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1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AI tells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7"/>
    <w:bookmarkStart w:id="28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del w:id="3" w:author="PR Preview" w:date="2026-01-01T00:00:00Z">
        <w:r>
          <w:delText xml:space="preserve">You do not need to read the chapters in order.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Most sections state one rule and the reason for it,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delText xml:space="preserve">and then show the rule applied to an example.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Many sections compare a weaker version of a passage with a stronger one.</w:delText>
        </w:r>
      </w:del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For example,</w:delText>
        </w:r>
      </w:del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the</w:delText>
        </w:r>
      </w:del>
      <w:del w:id="14" w:author="PR Preview" w:date="2026-01-01T00:00:00Z">
        <w:r>
          <w:delText xml:space="preserve"> </w:delText>
        </w:r>
      </w:del>
      <w:hyperlink r:id="rId21">
        <w:del w:id="15" w:author="PR Preview" w:date="2026-01-01T00:00:00Z">
          <w:r>
            <w:rPr>
              <w:rStyle w:val="Hyperlink"/>
            </w:rPr>
            <w:delText xml:space="preserve">Word choice</w:delText>
          </w:r>
        </w:del>
      </w:hyperlink>
      <w:del w:id="16" w:author="PR Preview" w:date="2026-01-01T00:00:00Z">
        <w:r>
          <w:delText xml:space="preserve"> </w:delText>
        </w:r>
      </w:del>
      <w:del w:id="17" w:author="PR Preview" w:date="2026-01-01T00:00:00Z">
        <w:r>
          <w:delText xml:space="preserve">chapter</w:delText>
        </w:r>
      </w:del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recommends</w:delText>
        </w:r>
      </w:del>
      <w:del w:id="20" w:author="PR Preview" w:date="2026-01-01T00:00:00Z">
        <w:r>
          <w:delText xml:space="preserve"> </w:delText>
        </w:r>
      </w:del>
      <w:del w:id="21" w:author="PR Preview" w:date="2026-01-01T00:00:00Z">
        <w:r>
          <w:delText xml:space="preserve">“before”</w:delText>
        </w:r>
      </w:del>
      <w:del w:id="22" w:author="PR Preview" w:date="2026-01-01T00:00:00Z">
        <w:r>
          <w:delText xml:space="preserve"> </w:delText>
        </w:r>
      </w:del>
      <w:del w:id="23" w:author="PR Preview" w:date="2026-01-01T00:00:00Z">
        <w:r>
          <w:delText xml:space="preserve">over</w:delText>
        </w:r>
      </w:del>
      <w:del w:id="24" w:author="PR Preview" w:date="2026-01-01T00:00:00Z">
        <w:r>
          <w:delText xml:space="preserve"> </w:delText>
        </w:r>
      </w:del>
      <w:del w:id="25" w:author="PR Preview" w:date="2026-01-01T00:00:00Z">
        <w:r>
          <w:delText xml:space="preserve">“prior to”</w:delText>
        </w:r>
      </w:del>
      <w:del w:id="26" w:author="PR Preview" w:date="2026-01-01T00:00:00Z">
        <w:r>
          <w:delText xml:space="preserve">:</w:delText>
        </w:r>
      </w:del>
    </w:p>
    <w:p>
      <w:pPr>
        <w:pStyle w:val="FirstParagraph"/>
      </w:pPr>
      <w:ins w:id="27" w:author="PR Preview" w:date="2026-01-01T00:00:00Z">
        <w:r>
          <w:t xml:space="preserve">You can read the chapters in any order.</w:t>
        </w:r>
      </w:ins>
      <w:ins w:id="28" w:author="PR Preview" w:date="2026-01-01T00:00:00Z">
        <w:r>
          <w:t xml:space="preserve"> </w:t>
        </w:r>
      </w:ins>
      <w:ins w:id="29" w:author="PR Preview" w:date="2026-01-01T00:00:00Z">
        <w:r>
          <w:t xml:space="preserve">Most sections state one rule and the reason for it,</w:t>
        </w:r>
      </w:ins>
      <w:ins w:id="30" w:author="PR Preview" w:date="2026-01-01T00:00:00Z">
        <w:r>
          <w:t xml:space="preserve"> </w:t>
        </w:r>
      </w:ins>
      <w:ins w:id="31" w:author="PR Preview" w:date="2026-01-01T00:00:00Z">
        <w:r>
          <w:t xml:space="preserve">and then show the rule applied to an example.</w:t>
        </w:r>
      </w:ins>
      <w:ins w:id="32" w:author="PR Preview" w:date="2026-01-01T00:00:00Z">
        <w:r>
          <w:t xml:space="preserve"> </w:t>
        </w:r>
      </w:ins>
      <w:ins w:id="33" w:author="PR Preview" w:date="2026-01-01T00:00:00Z">
        <w:r>
          <w:t xml:space="preserve">Many sections compare a weaker version of a passage with a stronger one.</w:t>
        </w:r>
      </w:ins>
      <w:ins w:id="34" w:author="PR Preview" w:date="2026-01-01T00:00:00Z">
        <w:r>
          <w:t xml:space="preserve"> </w:t>
        </w:r>
      </w:ins>
      <w:ins w:id="35" w:author="PR Preview" w:date="2026-01-01T00:00:00Z">
        <w:r>
          <w:t xml:space="preserve">For example,</w:t>
        </w:r>
      </w:ins>
      <w:ins w:id="36" w:author="PR Preview" w:date="2026-01-01T00:00:00Z">
        <w:r>
          <w:t xml:space="preserve"> </w:t>
        </w:r>
      </w:ins>
      <w:ins w:id="37" w:author="PR Preview" w:date="2026-01-01T00:00:00Z">
        <w:r>
          <w:t xml:space="preserve">the</w:t>
        </w:r>
      </w:ins>
      <w:ins w:id="38" w:author="PR Preview" w:date="2026-01-01T00:00:00Z">
        <w:r>
          <w:t xml:space="preserve"> </w:t>
        </w:r>
      </w:ins>
      <w:hyperlink r:id="rId21">
        <w:ins w:id="39" w:author="PR Preview" w:date="2026-01-01T00:00:00Z">
          <w:r>
            <w:rPr>
              <w:rStyle w:val="Hyperlink"/>
            </w:rPr>
            <w:t xml:space="preserve">Word choice</w:t>
          </w:r>
        </w:ins>
      </w:hyperlink>
      <w:ins w:id="40" w:author="PR Preview" w:date="2026-01-01T00:00:00Z">
        <w:r>
          <w:t xml:space="preserve"> </w:t>
        </w:r>
      </w:ins>
      <w:ins w:id="41" w:author="PR Preview" w:date="2026-01-01T00:00:00Z">
        <w:r>
          <w:t xml:space="preserve">chapter</w:t>
        </w:r>
      </w:ins>
      <w:ins w:id="42" w:author="PR Preview" w:date="2026-01-01T00:00:00Z">
        <w:r>
          <w:t xml:space="preserve"> </w:t>
        </w:r>
      </w:ins>
      <w:ins w:id="43" w:author="PR Preview" w:date="2026-01-01T00:00:00Z">
        <w:r>
          <w:t xml:space="preserve">recommends</w:t>
        </w:r>
      </w:ins>
      <w:ins w:id="44" w:author="PR Preview" w:date="2026-01-01T00:00:00Z">
        <w:r>
          <w:t xml:space="preserve"> </w:t>
        </w:r>
      </w:ins>
      <w:ins w:id="45" w:author="PR Preview" w:date="2026-01-01T00:00:00Z">
        <w:r>
          <w:t xml:space="preserve">“before”</w:t>
        </w:r>
      </w:ins>
      <w:ins w:id="46" w:author="PR Preview" w:date="2026-01-01T00:00:00Z">
        <w:r>
          <w:t xml:space="preserve"> </w:t>
        </w:r>
      </w:ins>
      <w:ins w:id="47" w:author="PR Preview" w:date="2026-01-01T00:00:00Z">
        <w:r>
          <w:t xml:space="preserve">over</w:t>
        </w:r>
      </w:ins>
      <w:ins w:id="48" w:author="PR Preview" w:date="2026-01-01T00:00:00Z">
        <w:r>
          <w:t xml:space="preserve"> </w:t>
        </w:r>
      </w:ins>
      <w:ins w:id="49" w:author="PR Preview" w:date="2026-01-01T00:00:00Z">
        <w:r>
          <w:t xml:space="preserve">“prior to”</w:t>
        </w:r>
      </w:ins>
      <w:ins w:id="50" w:author="PR Preview" w:date="2026-01-01T00:00:00Z">
        <w:r>
          <w:t xml:space="preserve">:</w:t>
        </w:r>
      </w:ins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6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28"/>
    <w:bookmarkStart w:id="30" w:name="contributing"/>
    <w:p>
      <w:pPr>
        <w:pStyle w:val="Heading2"/>
      </w:pPr>
      <w:r>
        <w:t xml:space="preserve">5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29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3" Type="http://schemas.openxmlformats.org/officeDocument/2006/relationships/hyperlink" Target="avoid-ai-tells.qmd" TargetMode="External"/><Relationship Id="rId20" Type="http://schemas.openxmlformats.org/officeDocument/2006/relationships/hyperlink" Target="citations-evidence.qmd" TargetMode="External"/><Relationship Id="rId25" Type="http://schemas.openxmlformats.org/officeDocument/2006/relationships/hyperlink" Target="conciseness.qmd" TargetMode="External"/><Relationship Id="rId18" Type="http://schemas.openxmlformats.org/officeDocument/2006/relationships/hyperlink" Target="defining-terms.qmd" TargetMode="External"/><Relationship Id="rId24" Type="http://schemas.openxmlformats.org/officeDocument/2006/relationships/hyperlink" Target="grammar.qmd" TargetMode="External"/><Relationship Id="rId16" Type="http://schemas.openxmlformats.org/officeDocument/2006/relationships/hyperlink" Target="grammar.qmd#demonstrative-pronouns" TargetMode="External"/><Relationship Id="rId29" Type="http://schemas.openxmlformats.org/officeDocument/2006/relationships/hyperlink" Target="https://github.com/Morrison-Lab/psw/issues" TargetMode="External"/><Relationship Id="rId22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19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26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1" Type="http://schemas.openxmlformats.org/officeDocument/2006/relationships/hyperlink" Target="word-choice.qmd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avoid-ai-tells.qmd" TargetMode="External"/><Relationship Id="rId20" Type="http://schemas.openxmlformats.org/officeDocument/2006/relationships/hyperlink" Target="citations-evidence.qmd" TargetMode="External"/><Relationship Id="rId25" Type="http://schemas.openxmlformats.org/officeDocument/2006/relationships/hyperlink" Target="conciseness.qmd" TargetMode="External"/><Relationship Id="rId18" Type="http://schemas.openxmlformats.org/officeDocument/2006/relationships/hyperlink" Target="defining-terms.qmd" TargetMode="External"/><Relationship Id="rId24" Type="http://schemas.openxmlformats.org/officeDocument/2006/relationships/hyperlink" Target="grammar.qmd" TargetMode="External"/><Relationship Id="rId16" Type="http://schemas.openxmlformats.org/officeDocument/2006/relationships/hyperlink" Target="grammar.qmd#demonstrative-pronouns" TargetMode="External"/><Relationship Id="rId29" Type="http://schemas.openxmlformats.org/officeDocument/2006/relationships/hyperlink" Target="https://github.com/Morrison-Lab/psw/issues" TargetMode="External"/><Relationship Id="rId22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19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26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1" Type="http://schemas.openxmlformats.org/officeDocument/2006/relationships/hyperlink" Target="word-choi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2026-10-09T09:06:27Z</dcterms:created>
  <dcterms:modified xsi:type="dcterms:W3CDTF">2026-10-09T09:06:27Z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02:02:41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