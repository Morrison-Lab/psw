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02:02:41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8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bookmarkEnd w:id="48"/>
    <w:bookmarkStart w:id="63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49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4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5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3"/>
    <w:bookmarkStart w:id="74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4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4"/>
    <w:bookmarkStart w:id="88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5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del w:id="3" w:author="PR Preview" w:date="2026-01-01T00:00:00Z">
          <w:r>
            <w:rPr>
              <w:rStyle w:val="Hyperlink"/>
            </w:rPr>
            <w:delText xml:space="preserve">Write labs for both R and Python</w:delText>
          </w:r>
        </w:del>
      </w:hyperlink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that run on any computer.</w:delText>
        </w:r>
      </w:del>
    </w:p>
    <w:p>
      <w:pPr>
        <w:pStyle w:val="Compact"/>
        <w:numPr>
          <w:ilvl w:val="0"/>
          <w:numId w:val="1007"/>
        </w:numPr>
      </w:pPr>
      <w:hyperlink r:id="rId84">
        <w:ins w:id="6" w:author="PR Preview" w:date="2026-01-01T00:00:00Z">
          <w:r>
            <w:rPr>
              <w:rStyle w:val="Hyperlink"/>
            </w:rPr>
            <w:t xml:space="preserve">Write labs in both R and Python</w:t>
          </w:r>
        </w:ins>
      </w:hyperlink>
      <w:ins w:id="7" w:author="PR Preview" w:date="2026-01-01T00:00:00Z">
        <w:r>
          <w:t xml:space="preserve"> </w:t>
        </w:r>
      </w:ins>
      <w:ins w:id="8" w:author="PR Preview" w:date="2026-01-01T00:00:00Z">
        <w:r>
          <w:t xml:space="preserve">that run on any computer.</w:t>
        </w:r>
      </w:ins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bookmarkEnd w:id="8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87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4" Type="http://schemas.openxmlformats.org/officeDocument/2006/relationships/hyperlink" Target="conciseness.qmd#avoid-double-negatives" TargetMode="External"/><Relationship Id="rId71" Type="http://schemas.openxmlformats.org/officeDocument/2006/relationships/hyperlink" Target="conciseness.qmd#do-not-rule-out-readings-no-reader-would-make" TargetMode="External"/><Relationship Id="rId69" Type="http://schemas.openxmlformats.org/officeDocument/2006/relationships/hyperlink" Target="conciseness.qmd#lead-with-the-subject" TargetMode="External"/><Relationship Id="rId70" Type="http://schemas.openxmlformats.org/officeDocument/2006/relationships/hyperlink" Target="conciseness.qmd#limit-complex-sentence-structures" TargetMode="External"/><Relationship Id="rId73" Type="http://schemas.openxmlformats.org/officeDocument/2006/relationships/hyperlink" Target="conciseness.qmd#put-lists-in-bullet-points" TargetMode="External"/><Relationship Id="rId72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7" Type="http://schemas.openxmlformats.org/officeDocument/2006/relationships/hyperlink" Target="defining-terms.qmd#presenting-a-derivation-exercise-solution-theorem-proof" TargetMode="External"/><Relationship Id="rId67" Type="http://schemas.openxmlformats.org/officeDocument/2006/relationships/hyperlink" Target="grammar.qmd#avoid-garden-path-sentences" TargetMode="External"/><Relationship Id="rId65" Type="http://schemas.openxmlformats.org/officeDocument/2006/relationships/hyperlink" Target="grammar.qmd#demonstrative-pronouns" TargetMode="External"/><Relationship Id="rId68" Type="http://schemas.openxmlformats.org/officeDocument/2006/relationships/hyperlink" Target="grammar.qmd#name-the-object-of-a-relational-noun" TargetMode="External"/><Relationship Id="rId66" Type="http://schemas.openxmlformats.org/officeDocument/2006/relationships/hyperlink" Target="grammar.qmd#quantifiers-used-as-pronouns" TargetMode="External"/><Relationship Id="rId64" Type="http://schemas.openxmlformats.org/officeDocument/2006/relationships/hyperlink" Target="grammar.qmd#relative-pronouns" TargetMode="External"/><Relationship Id="rId60" Type="http://schemas.openxmlformats.org/officeDocument/2006/relationships/hyperlink" Target="inclusive-writing.qmd#keep-a-predictable-structure" TargetMode="External"/><Relationship Id="rId61" Type="http://schemas.openxmlformats.org/officeDocument/2006/relationships/hyperlink" Target="inclusive-writing.qmd#present-ideas-in-more-than-one-form" TargetMode="External"/><Relationship Id="rId56" Type="http://schemas.openxmlformats.org/officeDocument/2006/relationships/hyperlink" Target="inclusive-writing.qmd#put-one-idea-in-each-sentence" TargetMode="External"/><Relationship Id="rId55" Type="http://schemas.openxmlformats.org/officeDocument/2006/relationships/hyperlink" Target="inclusive-writing.qmd#rewrite-noun-strings-and-hidden-verbs" TargetMode="External"/><Relationship Id="rId58" Type="http://schemas.openxmlformats.org/officeDocument/2006/relationships/hyperlink" Target="inclusive-writing.qmd#say-what-numbers-and-symbols-mean" TargetMode="External"/><Relationship Id="rId51" Type="http://schemas.openxmlformats.org/officeDocument/2006/relationships/hyperlink" Target="inclusive-writing.qmd#say-when-a-common-word-has-a-technical-meaning" TargetMode="External"/><Relationship Id="rId52" Type="http://schemas.openxmlformats.org/officeDocument/2006/relationships/hyperlink" Target="inclusive-writing.qmd#spell-out-abbreviations" TargetMode="External"/><Relationship Id="rId57" Type="http://schemas.openxmlformats.org/officeDocument/2006/relationships/hyperlink" Target="inclusive-writing.qmd#state-every-step-and-every-point" TargetMode="External"/><Relationship Id="rId62" Type="http://schemas.openxmlformats.org/officeDocument/2006/relationships/hyperlink" Target="inclusive-writing.qmd#test-your-writing-with-a-reader" TargetMode="External"/><Relationship Id="rId50" Type="http://schemas.openxmlformats.org/officeDocument/2006/relationships/hyperlink" Target="inclusive-writing.qmd#use-common-words-and-define-technical-ones" TargetMode="External"/><Relationship Id="rId59" Type="http://schemas.openxmlformats.org/officeDocument/2006/relationships/hyperlink" Target="inclusive-writing.qmd#use-examples-that-every-reader-knows" TargetMode="External"/><Relationship Id="rId49" Type="http://schemas.openxmlformats.org/officeDocument/2006/relationships/hyperlink" Target="inclusive-writing.qmd#use-literal-language" TargetMode="External"/><Relationship Id="rId53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5" Type="http://schemas.openxmlformats.org/officeDocument/2006/relationships/hyperlink" Target="teaching.qmd#build-the-lecture-from-exercises-and-solutions" TargetMode="External"/><Relationship Id="rId76" Type="http://schemas.openxmlformats.org/officeDocument/2006/relationships/hyperlink" Target="teaching.qmd#exm-exercise-before-definition" TargetMode="External"/><Relationship Id="rId78" Type="http://schemas.openxmlformats.org/officeDocument/2006/relationships/hyperlink" Target="teaching.qmd#give-each-defined-term-its-own-div" TargetMode="External"/><Relationship Id="rId80" Type="http://schemas.openxmlformats.org/officeDocument/2006/relationships/hyperlink" Target="teaching.qmd#lead-with-the-simplest-correct-form-of-a-definition" TargetMode="External"/><Relationship Id="rId85" Type="http://schemas.openxmlformats.org/officeDocument/2006/relationships/hyperlink" Target="teaching.qmd#make-figures-accessible" TargetMode="External"/><Relationship Id="rId81" Type="http://schemas.openxmlformats.org/officeDocument/2006/relationships/hyperlink" Target="teaching.qmd#reuse-one-written-version-of-each-result" TargetMode="External"/><Relationship Id="rId83" Type="http://schemas.openxmlformats.org/officeDocument/2006/relationships/hyperlink" Target="teaching.qmd#show-each-idea-applied-and-in-a-figure" TargetMode="External"/><Relationship Id="rId79" Type="http://schemas.openxmlformats.org/officeDocument/2006/relationships/hyperlink" Target="teaching.qmd#state-the-notation-and-its-alternatives" TargetMode="External"/><Relationship Id="rId86" Type="http://schemas.openxmlformats.org/officeDocument/2006/relationships/hyperlink" Target="teaching.qmd#structure-slides-for-the-reader" TargetMode="External"/><Relationship Id="rId82" Type="http://schemas.openxmlformats.org/officeDocument/2006/relationships/hyperlink" Target="teaching.qmd#use-real-data-and-compute-every-number" TargetMode="External"/><Relationship Id="rId84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2026-10-09T09:07:06Z</dcterms:created>
  <dcterms:modified xsi:type="dcterms:W3CDTF">2026-10-09T09:07:06Z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02:02:41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