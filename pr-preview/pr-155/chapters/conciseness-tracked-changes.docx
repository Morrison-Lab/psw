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01:07:47 (PDT)</w:delText>
        </w:r>
      </w:del>
    </w:p>
    <w:p>
      <w:pPr>
        <w:pStyle w:val="Date"/>
      </w:pPr>
      <w:ins w:id="2" w:author="PR Preview" w:date="2026-01-01T00:00:00Z">
        <w:r>
          <w:t xml:space="preserve">Last modified: 2026-10-09 09:58:50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2026-10-09T17:01:56Z</dcterms:created>
  <dcterms:modified xsi:type="dcterms:W3CDTF">2026-10-09T17:01:56Z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09:58:50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