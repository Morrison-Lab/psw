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09:58:50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list them in the definition block,</w:t>
      </w:r>
      <w:r>
        <w:t xml:space="preserve"> </w:t>
      </w:r>
      <w:r>
        <w:t xml:space="preserve">or in a callout beside it,</w:t>
      </w:r>
      <w:r>
        <w:t xml:space="preserve"> </w:t>
      </w:r>
      <w:r>
        <w:t xml:space="preserve">and say which one the document uses.</w:t>
      </w:r>
      <w:r>
        <w:t xml:space="preserve"> </w:t>
      </w:r>
      <w:r>
        <w:t xml:space="preserve">Name near-synonyms there too,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i/>
          <w:i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Example 9 (Residual sum of squares of a straight line)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For a straight line with intercept</w:delText>
        </w:r>
      </w:del>
      <w:del w:id="6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0</m:t>
            </m:r>
          </m:sub>
        </m:sSub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and slope</w:delText>
        </w:r>
      </w:del>
      <w:del w:id="9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x</m:t>
            </m:r>
          </m:sub>
        </m:sSub>
      </m:oMath>
      <w:del w:id="10" w:author="PR Preview" w:date="2026-01-01T00:00:00Z">
        <w:r>
          <w:delText xml:space="preserve">,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the fitted value of observation</w:delText>
        </w:r>
      </w:del>
      <w:del w:id="13" w:author="PR Preview" w:date="2026-01-01T00:00:00Z">
        <w:r>
          <w:delText xml:space="preserve"> </w:delText>
        </w:r>
      </w:del>
      <m:oMath>
        <m:r>
          <m:t>i</m:t>
        </m:r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is</w:delText>
        </w:r>
      </w:del>
      <w:del w:id="16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del w:id="17" w:author="PR Preview" w:date="2026-01-01T00:00:00Z">
        <w:r>
          <w:delText xml:space="preserve">,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so the residual sum of squares (</w:delText>
        </w:r>
      </w:del>
      <w:hyperlink w:anchor="def-rss">
        <w:del w:id="20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21" w:author="PR Preview" w:date="2026-01-01T00:00:00Z">
        <w:r>
          <w:delText xml:space="preserve">) is a function of the two coefficients:</w:delText>
        </w:r>
      </w:del>
      <w:del w:id="22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23" w:author="PR Preview" w:date="2026-01-01T00:00:00Z">
        <w:r>
          <w:delText xml:space="preserve">.</w:delText>
        </w:r>
      </w:del>
    </w:p>
    <w:p>
      <w:pPr>
        <w:pStyle w:val="FirstParagraph"/>
      </w:pPr>
      <w:ins w:id="24" w:author="PR Preview" w:date="2026-01-01T00:00:00Z">
        <w:r>
          <w:rPr>
            <w:b/>
            <w:bCs/>
          </w:rPr>
          <w:t xml:space="preserve">Example 9 (Residual sum of squares of a straight line)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For a straight line with intercept</w:t>
        </w:r>
      </w:ins>
      <w:ins w:id="27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0</m:t>
            </m:r>
          </m:sub>
        </m:sSub>
      </m:oMath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and slope</w:t>
        </w:r>
      </w:ins>
      <w:ins w:id="30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x</m:t>
            </m:r>
          </m:sub>
        </m:sSub>
      </m:oMath>
      <w:ins w:id="31" w:author="PR Preview" w:date="2026-01-01T00:00:00Z">
        <w:r>
          <w:t xml:space="preserve">,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the fitted value of observation</w:t>
        </w:r>
      </w:ins>
      <w:ins w:id="34" w:author="PR Preview" w:date="2026-01-01T00:00:00Z">
        <w:r>
          <w:t xml:space="preserve"> </w:t>
        </w:r>
      </w:ins>
      <m:oMath>
        <m:r>
          <m:t>i</m:t>
        </m:r>
      </m:oMath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is</w:t>
        </w:r>
      </w:ins>
      <w:ins w:id="37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ins w:id="38" w:author="PR Preview" w:date="2026-01-01T00:00:00Z">
        <w:r>
          <w:t xml:space="preserve">,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so the residual sum of squares (</w:t>
        </w:r>
      </w:ins>
      <w:hyperlink w:anchor="def-rss">
        <w:ins w:id="41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42" w:author="PR Preview" w:date="2026-01-01T00:00:00Z">
        <w:r>
          <w:t xml:space="preserve">) is a function of the two coefficients: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del w:id="43" w:author="PR Preview" w:date="2026-01-01T00:00:00Z">
        <w:r>
          <w:rPr>
            <w:b/>
            <w:bCs/>
          </w:rPr>
          <w:delText xml:space="preserve">Example 12 (Pythagorean theorem example)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For a triangle with sides 3, 4, and 5:</w:delText>
        </w:r>
      </w:del>
      <w:del w:id="46" w:author="PR Preview" w:date="2026-01-01T00:00:00Z">
        <w:r>
          <w:delText xml:space="preserve"> </w:delText>
        </w:r>
      </w:del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del w:id="47" w:author="PR Preview" w:date="2026-01-01T00:00:00Z">
        <w:r>
          <w:delText xml:space="preserve">.</w:delText>
        </w:r>
      </w:del>
    </w:p>
    <w:p>
      <w:pPr>
        <w:pStyle w:val="FirstParagraph"/>
      </w:pPr>
      <w:ins w:id="48" w:author="PR Preview" w:date="2026-01-01T00:00:00Z">
        <w:r>
          <w:rPr>
            <w:b/>
            <w:bCs/>
          </w:rPr>
          <w:t xml:space="preserve">Example 12 (Pythagorean theorem example)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For a triangle with sides 3, 4, and 5: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postulate</w:t>
      </w:r>
      <w:r>
        <w:t xml:space="preserve"> </w:t>
      </w:r>
      <w:r>
        <w:t xml:space="preserve">(or axiom)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del w:id="51" w:author="PR Preview" w:date="2026-01-01T00:00:00Z">
        <w:r>
          <w:rPr>
            <w:b/>
            <w:bCs/>
          </w:rPr>
          <w:delText xml:space="preserve">Exercise 1 (Deviations from the mean)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Show that</w:delText>
        </w:r>
      </w:del>
      <w:del w:id="54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55" w:author="PR Preview" w:date="2026-01-01T00:00:00Z">
        <w:r>
          <w:delText xml:space="preserve">,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where</w:delText>
        </w:r>
      </w:del>
      <w:del w:id="58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</m:oMath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is the sample mean (</w:delText>
        </w:r>
      </w:del>
      <w:hyperlink w:anchor="def-sample-mean">
        <w:del w:id="61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62" w:author="PR Preview" w:date="2026-01-01T00:00:00Z">
        <w:r>
          <w:delText xml:space="preserve">).</w:delText>
        </w:r>
      </w:del>
    </w:p>
    <w:p>
      <w:pPr>
        <w:pStyle w:val="FirstParagraph"/>
      </w:pPr>
      <w:ins w:id="63" w:author="PR Preview" w:date="2026-01-01T00:00:00Z">
        <w:r>
          <w:rPr>
            <w:b/>
            <w:bCs/>
          </w:rPr>
          <w:t xml:space="preserve">Exercise 1 (Deviations from the mean)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Show that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66" w:author="PR Preview" w:date="2026-01-01T00:00:00Z">
        <w:r>
          <w:t xml:space="preserve">where</w:t>
        </w:r>
      </w:ins>
      <w:ins w:id="67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is the sample mean (</w:t>
        </w:r>
      </w:ins>
      <w:hyperlink w:anchor="def-sample-mean">
        <w:ins w:id="70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71" w:author="PR Preview" w:date="2026-01-01T00:00:00Z">
        <w:r>
          <w:t xml:space="preserve">).</w:t>
        </w:r>
      </w:ins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2026-10-09T17:02:08Z</dcterms:created>
  <dcterms:modified xsi:type="dcterms:W3CDTF">2026-10-09T17:02:08Z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09:58:50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