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10:37:21 (PDT)</w:delText>
        </w:r>
      </w:del>
    </w:p>
    <w:p>
      <w:pPr>
        <w:pStyle w:val="Date"/>
      </w:pPr>
      <w:ins w:id="2" w:author="PR Preview" w:date="2026-01-01T00:00:00Z">
        <w:r>
          <w:t xml:space="preserve">Last modified: 2026-10-09 10:38:02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2026-10-09T17:40:40Z</dcterms:created>
  <dcterms:modified xsi:type="dcterms:W3CDTF">2026-10-09T17:40:40Z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10:38:02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