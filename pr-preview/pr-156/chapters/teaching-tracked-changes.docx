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2026-10-09 10:37:21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10:38:02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three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del w:id="3" w:author="PR Preview" w:date="2026-01-01T00:00:00Z">
        <w:r>
          <w:delText xml:space="preserve">10 Make figures accessible</w:delText>
        </w:r>
      </w:del>
    </w:p>
    <w:p>
      <w:pPr>
        <w:pStyle w:val="Heading2"/>
      </w:pPr>
      <w:ins w:id="4" w:author="PR Preview" w:date="2026-01-01T00:00:00Z">
        <w:r>
          <w:t xml:space="preserve">10 Manipulate data with dplyr, not base R</w:t>
        </w:r>
      </w:ins>
    </w:p>
    <w:p>
      <w:pPr>
        <w:pStyle w:val="FirstParagraph"/>
      </w:pPr>
      <w:ins w:id="5" w:author="PR Preview" w:date="2026-01-01T00:00:00Z">
        <w:r>
          <w:t xml:space="preserve">This rule applies to all R code in teaching materials,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in every course and every teaching repository.</w:t>
        </w:r>
      </w:ins>
    </w:p>
    <w:p>
      <w:pPr>
        <w:pStyle w:val="Compact"/>
        <w:numPr>
          <w:ilvl w:val="0"/>
          <w:numId w:val="1007"/>
        </w:numPr>
      </w:pPr>
      <w:ins w:id="8" w:author="PR Preview" w:date="2026-01-01T00:00:00Z">
        <w:r>
          <w:t xml:space="preserve">Select columns with</w:t>
        </w:r>
      </w:ins>
      <w:ins w:id="9" w:author="PR Preview" w:date="2026-01-01T00:00:00Z">
        <w:r>
          <w:t xml:space="preserve"> </w:t>
        </w:r>
      </w:ins>
      <w:hyperlink r:id="rId36">
        <w:ins w:id="10" w:author="PR Preview" w:date="2026-01-01T00:00:00Z">
          <w:r>
            <w:rPr>
              <w:rStyle w:val="Hyperlink"/>
            </w:rPr>
            <w:t xml:space="preserve">dplyr</w:t>
          </w:r>
        </w:ins>
      </w:hyperlink>
      <w:ins w:id="11" w:author="PR Preview" w:date="2026-01-01T00:00:00Z">
        <w:r>
          <w:t xml:space="preserve">’s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rPr>
            <w:rStyle w:val="VerbatimChar"/>
          </w:rPr>
          <w:t xml:space="preserve">select()</w:t>
        </w:r>
      </w:ins>
      <w:ins w:id="14" w:author="PR Preview" w:date="2026-01-01T00:00:00Z">
        <w:r>
          <w:t xml:space="preserve">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not with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rStyle w:val="VerbatimChar"/>
          </w:rPr>
          <w:t xml:space="preserve">df[, c("a", "b")]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or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rPr>
            <w:rStyle w:val="VerbatimChar"/>
          </w:rPr>
          <w:t xml:space="preserve">df[c("a", "b")]</w:t>
        </w:r>
      </w:ins>
      <w:ins w:id="2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24" w:author="PR Preview" w:date="2026-01-01T00:00:00Z">
        <w:r>
          <w:t xml:space="preserve">Filter rows with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rPr>
            <w:rStyle w:val="VerbatimChar"/>
          </w:rPr>
          <w:t xml:space="preserve">filter()</w:t>
        </w:r>
      </w:ins>
      <w:ins w:id="27" w:author="PR Preview" w:date="2026-01-01T00:00:00Z">
        <w:r>
          <w:t xml:space="preserve">, not with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rStyle w:val="VerbatimChar"/>
          </w:rPr>
          <w:t xml:space="preserve">df[df$x &gt; 0, ]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or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rStyle w:val="VerbatimChar"/>
          </w:rPr>
          <w:t xml:space="preserve">subset()</w:t>
        </w:r>
      </w:ins>
      <w:ins w:id="3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35" w:author="PR Preview" w:date="2026-01-01T00:00:00Z">
        <w:r>
          <w:t xml:space="preserve">Add or change columns with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rPr>
            <w:rStyle w:val="VerbatimChar"/>
          </w:rPr>
          <w:t xml:space="preserve">mutate()</w:t>
        </w:r>
      </w:ins>
      <w:ins w:id="38" w:author="PR Preview" w:date="2026-01-01T00:00:00Z">
        <w:r>
          <w:t xml:space="preserve">, not with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df$new &lt;- ...</w:t>
        </w:r>
      </w:ins>
      <w:ins w:id="4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42" w:author="PR Preview" w:date="2026-01-01T00:00:00Z">
        <w:r>
          <w:t xml:space="preserve">Drop rows with missing values with</w:t>
        </w:r>
      </w:ins>
      <w:ins w:id="43" w:author="PR Preview" w:date="2026-01-01T00:00:00Z">
        <w:r>
          <w:t xml:space="preserve"> </w:t>
        </w:r>
      </w:ins>
      <w:hyperlink r:id="rId37">
        <w:ins w:id="44" w:author="PR Preview" w:date="2026-01-01T00:00:00Z">
          <w:r>
            <w:rPr>
              <w:rStyle w:val="Hyperlink"/>
            </w:rPr>
            <w:t xml:space="preserve">tidyr</w:t>
          </w:r>
        </w:ins>
      </w:hyperlink>
      <w:ins w:id="45" w:author="PR Preview" w:date="2026-01-01T00:00:00Z">
        <w:r>
          <w:t xml:space="preserve">’s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rStyle w:val="VerbatimChar"/>
          </w:rPr>
          <w:t xml:space="preserve">drop_na()</w:t>
        </w:r>
      </w:ins>
      <w:ins w:id="48" w:author="PR Preview" w:date="2026-01-01T00:00:00Z">
        <w:r>
          <w:t xml:space="preserve">,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not with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df[complete.cases(df), ]</w:t>
        </w:r>
      </w:ins>
      <w:ins w:id="5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54" w:author="PR Preview" w:date="2026-01-01T00:00:00Z">
        <w:r>
          <w:t xml:space="preserve">Stack data frames with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rPr>
            <w:rStyle w:val="VerbatimChar"/>
          </w:rPr>
          <w:t xml:space="preserve">bind_rows()</w:t>
        </w:r>
      </w:ins>
      <w:ins w:id="57" w:author="PR Preview" w:date="2026-01-01T00:00:00Z">
        <w:r>
          <w:t xml:space="preserve">, not with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rStyle w:val="VerbatimChar"/>
          </w:rPr>
          <w:t xml:space="preserve">rbind()</w:t>
        </w:r>
      </w:ins>
      <w:ins w:id="6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61" w:author="PR Preview" w:date="2026-01-01T00:00:00Z">
        <w:r>
          <w:t xml:space="preserve">Build data frames with</w:t>
        </w:r>
      </w:ins>
      <w:ins w:id="62" w:author="PR Preview" w:date="2026-01-01T00:00:00Z">
        <w:r>
          <w:t xml:space="preserve"> </w:t>
        </w:r>
      </w:ins>
      <w:hyperlink r:id="rId38">
        <w:ins w:id="63" w:author="PR Preview" w:date="2026-01-01T00:00:00Z">
          <w:r>
            <w:rPr>
              <w:rStyle w:val="Hyperlink"/>
            </w:rPr>
            <w:t xml:space="preserve">tibble</w:t>
          </w:r>
        </w:ins>
      </w:hyperlink>
      <w:ins w:id="64" w:author="PR Preview" w:date="2026-01-01T00:00:00Z">
        <w:r>
          <w:t xml:space="preserve">’s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tibble()</w:t>
        </w:r>
      </w:ins>
      <w:ins w:id="67" w:author="PR Preview" w:date="2026-01-01T00:00:00Z">
        <w:r>
          <w:t xml:space="preserve">,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not with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rStyle w:val="VerbatimChar"/>
          </w:rPr>
          <w:t xml:space="preserve">data.frame()</w:t>
        </w:r>
      </w:ins>
      <w:ins w:id="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73" w:author="PR Preview" w:date="2026-01-01T00:00:00Z">
        <w:r>
          <w:t xml:space="preserve">Chain steps with the native pipe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rPr>
            <w:rStyle w:val="VerbatimChar"/>
          </w:rPr>
          <w:t xml:space="preserve">|&gt;</w:t>
        </w:r>
      </w:ins>
      <w:ins w:id="7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77" w:author="PR Preview" w:date="2026-01-01T00:00:00Z">
        <w:r>
          <w:t xml:space="preserve">Reading one value out of a data frame for inline code is fine,</w:t>
        </w:r>
      </w:ins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as is indexing a matrix or a vector.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rule is about selecting, filtering and building data frames.</w:t>
        </w:r>
      </w:ins>
    </w:p>
    <w:bookmarkEnd w:id="39"/>
    <w:bookmarkStart w:id="40" w:name="make-figures-accessible"/>
    <w:p>
      <w:pPr>
        <w:pStyle w:val="Heading2"/>
      </w:pPr>
      <w:ins w:id="82" w:author="PR Preview" w:date="2026-01-01T00:00:00Z">
        <w:r>
          <w:t xml:space="preserve">11 Make figures accessible</w:t>
        </w:r>
      </w:ins>
    </w:p>
    <w:p>
      <w:pPr>
        <w:pStyle w:val="Compact"/>
        <w:numPr>
          <w:ilvl w:val="0"/>
          <w:numId w:val="1008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8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8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0"/>
    <w:bookmarkStart w:id="42" w:name="structure-slides-for-the-reader"/>
    <w:p>
      <w:pPr>
        <w:pStyle w:val="Heading2"/>
      </w:pPr>
      <w:del w:id="83" w:author="PR Preview" w:date="2026-01-01T00:00:00Z">
        <w:r>
          <w:delText xml:space="preserve">11 Structure slides for the reader</w:delText>
        </w:r>
      </w:del>
    </w:p>
    <w:p>
      <w:pPr>
        <w:pStyle w:val="Heading2"/>
      </w:pPr>
      <w:ins w:id="84" w:author="PR Preview" w:date="2026-01-01T00:00:00Z">
        <w:r>
          <w:t xml:space="preserve">12 Structure slides for the reader</w:t>
        </w:r>
      </w:ins>
    </w:p>
    <w:p>
      <w:pPr>
        <w:pStyle w:val="Compact"/>
        <w:numPr>
          <w:ilvl w:val="0"/>
          <w:numId w:val="1009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09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9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09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09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09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09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2"/>
    <w:bookmarkStart w:id="46" w:name="Xcb579568ef754486ebde8b41ba4528bdf380eec"/>
    <w:p>
      <w:pPr>
        <w:pStyle w:val="Heading2"/>
      </w:pPr>
      <w:del w:id="85" w:author="PR Preview" w:date="2026-01-01T00:00:00Z">
        <w:r>
          <w:delText xml:space="preserve">12 Credit other courses without summarizing them</w:delText>
        </w:r>
      </w:del>
    </w:p>
    <w:p>
      <w:pPr>
        <w:pStyle w:val="Heading2"/>
      </w:pPr>
      <w:ins w:id="86" w:author="PR Preview" w:date="2026-01-01T00:00:00Z">
        <w:r>
          <w:t xml:space="preserve">13 Credit other courses without summarizing them</w:t>
        </w:r>
      </w:ins>
    </w:p>
    <w:p>
      <w:pPr>
        <w:pStyle w:val="Compact"/>
        <w:numPr>
          <w:ilvl w:val="0"/>
          <w:numId w:val="1010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0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Title a section by its topic, not by its author or course.</w:t>
      </w:r>
      <w:r>
        <w:t xml:space="preserve"> </w:t>
      </w:r>
      <w:hyperlink r:id="rId4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0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6"/>
    <w:bookmarkStart w:id="55" w:name="rules-that-apply-to-all-writing"/>
    <w:p>
      <w:pPr>
        <w:pStyle w:val="Heading2"/>
      </w:pPr>
      <w:del w:id="87" w:author="PR Preview" w:date="2026-01-01T00:00:00Z">
        <w:r>
          <w:delText xml:space="preserve">13 Rules that apply to all writing</w:delText>
        </w:r>
      </w:del>
    </w:p>
    <w:p>
      <w:pPr>
        <w:pStyle w:val="Heading2"/>
      </w:pPr>
      <w:ins w:id="88" w:author="PR Preview" w:date="2026-01-01T00:00:00Z">
        <w:r>
          <w:t xml:space="preserve">14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1"/>
        </w:numPr>
      </w:pPr>
      <w:hyperlink r:id="rId51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4" w:name="refs"/>
    <w:bookmarkStart w:id="5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void-ai-tells.qmd" TargetMode="External"/><Relationship Id="rId43" Type="http://schemas.openxmlformats.org/officeDocument/2006/relationships/hyperlink" Target="citations-evidence.qmd#adapting-another-courses-material" TargetMode="External"/><Relationship Id="rId45" Type="http://schemas.openxmlformats.org/officeDocument/2006/relationships/hyperlink" Target="citations-evidence.qmd#put-the-content-first" TargetMode="External"/><Relationship Id="rId44" Type="http://schemas.openxmlformats.org/officeDocument/2006/relationships/hyperlink" Target="citations-evidence.qmd#quote-the-original" TargetMode="External"/><Relationship Id="rId47" Type="http://schemas.openxmlformats.org/officeDocument/2006/relationships/hyperlink" Target="conciseness.qmd#lead-with-the-subject" TargetMode="External"/><Relationship Id="rId41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8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2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0" Type="http://schemas.openxmlformats.org/officeDocument/2006/relationships/hyperlink" Target="word-choice.qmd#avoid-vague-and-metaphorical-language" TargetMode="External"/><Relationship Id="rId4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2026-10-09T17:41:47Z</dcterms:created>
  <dcterms:modified xsi:type="dcterms:W3CDTF">2026-10-09T17:41:47Z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