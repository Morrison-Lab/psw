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AI tells</w:t>
      </w:r>
    </w:p>
    <w:p>
      <w:pPr>
        <w:pStyle w:val="Date"/>
      </w:pPr>
      <w:del w:id="1" w:author="PR Preview" w:date="2026-01-01T00:00:00Z">
        <w:r>
          <w:delText xml:space="preserve">Last modified: 2026-10-09 11:38:54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11:53:40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AI writing assistants have a recognizable house style.</w:t>
      </w:r>
      <w:r>
        <w:t xml:space="preserve"> </w:t>
      </w:r>
      <w:r>
        <w:t xml:space="preserve">When you let one draft your prose,</w:t>
      </w:r>
      <w:r>
        <w:t xml:space="preserve"> </w:t>
      </w:r>
      <w:r>
        <w:t xml:space="preserve">it leaves fingerprints:</w:t>
      </w:r>
      <w:r>
        <w:t xml:space="preserve"> </w:t>
      </w:r>
      <w:r>
        <w:t xml:space="preserve">words, sentence shapes, and formatting habits</w:t>
      </w:r>
      <w:r>
        <w:t xml:space="preserve"> </w:t>
      </w:r>
      <w:r>
        <w:t xml:space="preserve">that recur across unrelated documents.</w:t>
      </w:r>
      <w:r>
        <w:t xml:space="preserve"> </w:t>
      </w:r>
      <w:r>
        <w:t xml:space="preserve">Readers who have seen enough machine-generated text learn to spot these patterns,</w:t>
      </w:r>
      <w:r>
        <w:t xml:space="preserve"> </w:t>
      </w:r>
      <w:r>
        <w:t xml:space="preserve">and once they do,</w:t>
      </w:r>
      <w:r>
        <w:t xml:space="preserve"> </w:t>
      </w:r>
      <w:r>
        <w:t xml:space="preserve">the writing reads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This chapter catalogs the most common tells so you can remove them.</w:t>
      </w:r>
      <w:r>
        <w:t xml:space="preserve"> </w:t>
      </w:r>
      <w:r>
        <w:t xml:space="preserve">It is written mainly for AI assistants drafting scientific prose,</w:t>
      </w:r>
      <w:r>
        <w:t xml:space="preserve"> </w:t>
      </w:r>
      <w:r>
        <w:t xml:space="preserve">but it is just as useful for humans editing AI-assisted drafts.</w:t>
      </w:r>
    </w:p>
    <w:p>
      <w:pPr>
        <w:pStyle w:val="BodyText"/>
      </w:pPr>
      <w:r>
        <w:t xml:space="preserve">One caveat first:</w:t>
      </w:r>
      <w:r>
        <w:t xml:space="preserve"> </w:t>
      </w: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the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 register</w:t>
      </w:r>
      <w:r>
        <w:t xml:space="preserve"> </w:t>
      </w:r>
      <w:r>
        <w:t xml:space="preserve">trying to avoid every word on a list.</w:t>
      </w:r>
    </w:p>
    <w:bookmarkStart w:id="14" w:name="overused-vocabulary"/>
    <w:p>
      <w:pPr>
        <w:pStyle w:val="Heading2"/>
      </w:pPr>
      <w:r>
        <w:t xml:space="preserve">1 Overused vocabulary</w:t>
      </w:r>
    </w:p>
    <w:p>
      <w:pPr>
        <w:pStyle w:val="FirstParagraph"/>
      </w:pPr>
      <w:r>
        <w:t xml:space="preserve">Some words appear far more often in machine-generated text</w:t>
      </w:r>
      <w:r>
        <w:t xml:space="preserve"> </w:t>
      </w:r>
      <w:r>
        <w:t xml:space="preserve">than in careful human writing.</w:t>
      </w:r>
      <w:r>
        <w:t xml:space="preserve"> </w:t>
      </w:r>
      <w:r>
        <w:t xml:space="preserve">Many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1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ai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ai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Words overused by AI assistants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14"/>
    <w:bookmarkStart w:id="16" w:name="rhetorical-reflexes"/>
    <w:p>
      <w:pPr>
        <w:pStyle w:val="Heading2"/>
      </w:pPr>
      <w:r>
        <w:t xml:space="preserve">2 Rhetorical reflexes</w:t>
      </w:r>
    </w:p>
    <w:p>
      <w:pPr>
        <w:pStyle w:val="FirstParagraph"/>
      </w:pPr>
      <w:r>
        <w:t xml:space="preserve">AI assistants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strongest tell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r>
        <w:t xml:space="preserve">antithesis.</w:t>
      </w:r>
      <w:r>
        <w:t xml:space="preserve"> </w:t>
      </w:r>
      <w:r>
        <w:t xml:space="preserve">It promises a profound contrast and usually delivers a hollow one.</w:t>
      </w:r>
    </w:p>
    <w:bookmarkStart w:id="1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 antithesis frame makes none.</w:t>
      </w:r>
    </w:p>
    <w:bookmarkEnd w:id="1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 hedge;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16"/>
    <w:bookmarkStart w:id="22" w:name="clichéd-sentence-shapes"/>
    <w:p>
      <w:pPr>
        <w:pStyle w:val="Heading2"/>
      </w:pPr>
      <w:r>
        <w:t xml:space="preserve">3 Clichéd sentence shapes</w:t>
      </w:r>
    </w:p>
    <w:p>
      <w:pPr>
        <w:pStyle w:val="FirstParagraph"/>
      </w:pPr>
      <w:r>
        <w:t xml:space="preserve">Beyond the antithesis,</w:t>
      </w:r>
      <w:r>
        <w:t xml:space="preserve"> </w:t>
      </w:r>
      <w:r>
        <w:t xml:space="preserve">AI drafts lean on a set of sentence shapes</w:t>
      </w:r>
      <w:r>
        <w:t xml:space="preserve"> </w:t>
      </w:r>
      <w:r>
        <w:t xml:space="preserve">that stage a point instead of stating it.</w:t>
      </w:r>
    </w:p>
    <w:bookmarkStart w:id="17" w:name="exm-staged-point"/>
    <w:p>
      <w:pPr>
        <w:pStyle w:val="BodyText"/>
      </w:pPr>
      <w:r>
        <w:rPr>
          <w:b/>
          <w:bCs/>
        </w:rPr>
        <w:t xml:space="preserve">Example 2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tells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 aphorism.</w:t>
      </w:r>
    </w:p>
    <w:p>
      <w:pPr>
        <w:pStyle w:val="FirstParagraph"/>
      </w:pPr>
      <w:r>
        <w:t xml:space="preserve">The second version states the claim once.</w:t>
      </w:r>
    </w:p>
    <w:bookmarkEnd w:id="17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 antithesis 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 participial clause that</w:t>
      </w:r>
      <w:r>
        <w:t xml:space="preserve"> </w:t>
      </w:r>
      <w:r>
        <w:t xml:space="preserve">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 copula.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 aphorism.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22"/>
    <w:bookmarkStart w:id="23" w:name="formatting-habits"/>
    <w:p>
      <w:pPr>
        <w:pStyle w:val="Heading2"/>
      </w:pPr>
      <w:r>
        <w:t xml:space="preserve">4 Formatting habits</w:t>
      </w:r>
    </w:p>
    <w:p>
      <w:pPr>
        <w:pStyle w:val="FirstParagraph"/>
      </w:pPr>
      <w:r>
        <w:t xml:space="preserve">Some tells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AI text reaches for the em-dash to</w:t>
      </w:r>
      <w:r>
        <w:t xml:space="preserve"> </w:t>
      </w:r>
      <w:r>
        <w:t xml:space="preserve">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machine-paced. Let paragraph length follow the</w:t>
      </w:r>
      <w:r>
        <w:t xml:space="preserve"> </w:t>
      </w:r>
      <w:r>
        <w:t xml:space="preserve">ideas.</w:t>
      </w:r>
    </w:p>
    <w:bookmarkEnd w:id="23"/>
    <w:bookmarkStart w:id="25" w:name="tone"/>
    <w:p>
      <w:pPr>
        <w:pStyle w:val="Heading2"/>
      </w:pPr>
      <w:r>
        <w:t xml:space="preserve">5 Tone</w:t>
      </w:r>
    </w:p>
    <w:p>
      <w:pPr>
        <w:pStyle w:val="FirstParagraph"/>
      </w:pPr>
      <w:r>
        <w:t xml:space="preserve">The last group of tells is about register.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Hedge when the evidence is genuinely mixed, 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tells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24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p>
      <w:pPr>
        <w:pStyle w:val="FirstParagraph"/>
      </w:pPr>
      <w:r>
        <w:t xml:space="preserve">A short scan for these patterns before you submit a draft</w:t>
      </w:r>
      <w:r>
        <w:t xml:space="preserve"> </w:t>
      </w:r>
      <w:r>
        <w:t xml:space="preserve">catches most of them.</w:t>
      </w:r>
      <w:r>
        <w:t xml:space="preserve"> </w:t>
      </w:r>
      <w:r>
        <w:t xml:space="preserve">Cut the filler and the reflexes,</w:t>
      </w:r>
      <w:r>
        <w:t xml:space="preserve"> </w:t>
      </w:r>
      <w:r>
        <w:t xml:space="preserve">but keep your own voice:</w:t>
      </w:r>
      <w:r>
        <w:t xml:space="preserve"> </w:t>
      </w:r>
      <w:r>
        <w:t xml:space="preserve">the goal is clear, honest prose,</w:t>
      </w:r>
      <w:r>
        <w:t xml:space="preserve"> </w:t>
      </w:r>
      <w:r>
        <w:t xml:space="preserve">not prose that has been sanded smooth.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4" Type="http://schemas.openxmlformats.org/officeDocument/2006/relationships/hyperlink" Target="citations-evidence.qmd" TargetMode="External"/><Relationship Id="rId20" Type="http://schemas.openxmlformats.org/officeDocument/2006/relationships/hyperlink" Target="conciseness.qmd#lead-with-the-subject" TargetMode="External"/><Relationship Id="rId18" Type="http://schemas.openxmlformats.org/officeDocument/2006/relationships/hyperlink" Target="grammar.qmd#demonstrative-pronouns" TargetMode="External"/><Relationship Id="rId12" Type="http://schemas.openxmlformats.org/officeDocument/2006/relationships/hyperlink" Target="word-choice.qmd" TargetMode="External"/><Relationship Id="rId21" Type="http://schemas.openxmlformats.org/officeDocument/2006/relationships/hyperlink" Target="word-choice.qmd#avoid-vague-and-metaphorical-language" TargetMode="External"/><Relationship Id="rId19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citations-evidence.qmd" TargetMode="External"/><Relationship Id="rId20" Type="http://schemas.openxmlformats.org/officeDocument/2006/relationships/hyperlink" Target="conciseness.qmd#lead-with-the-subject" TargetMode="External"/><Relationship Id="rId18" Type="http://schemas.openxmlformats.org/officeDocument/2006/relationships/hyperlink" Target="grammar.qmd#demonstrative-pronouns" TargetMode="External"/><Relationship Id="rId12" Type="http://schemas.openxmlformats.org/officeDocument/2006/relationships/hyperlink" Target="word-choice.qmd" TargetMode="External"/><Relationship Id="rId21" Type="http://schemas.openxmlformats.org/officeDocument/2006/relationships/hyperlink" Target="word-choice.qmd#avoid-vague-and-metaphorical-language" TargetMode="External"/><Relationship Id="rId19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AI tells</dc:title>
  <dc:creator/>
  <cp:keywords/>
  <dcterms:created xsi:type="dcterms:W3CDTF">2026-10-09T18:55:51Z</dcterms:created>
  <dcterms:modified xsi:type="dcterms:W3CDTF">2026-10-09T18:55:51Z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11:53:40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