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11:38:54 (PDT)</w:delText>
        </w:r>
      </w:del>
    </w:p>
    <w:p>
      <w:pPr>
        <w:pStyle w:val="Date"/>
      </w:pPr>
      <w:ins w:id="2" w:author="PR Preview" w:date="2026-01-01T00:00:00Z">
        <w:r>
          <w:t xml:space="preserve">Last modified: 2026-10-09 11:53:40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2026-10-09T18:56:22Z</dcterms:created>
  <dcterms:modified xsi:type="dcterms:W3CDTF">2026-10-09T18:56:22Z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11:53:40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