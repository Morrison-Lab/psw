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11:53:40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ins w:id="3" w:author="PR Preview" w:date="2026-01-01T00:00:00Z">
        <w:r>
          <w:t xml:space="preserve">Delimiters follow the same rule.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Manual sizing commands, such as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rStyle w:val="VerbatimChar"/>
          </w:rPr>
          <w:t xml:space="preserve">\big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rPr>
            <w:rStyle w:val="VerbatimChar"/>
          </w:rPr>
          <w:t xml:space="preserve">\left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with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\right</w:t>
        </w:r>
      </w:ins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say how a bracket is drawn, not what it groups.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shared macros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rStyle w:val="VerbatimChar"/>
          </w:rPr>
          <w:t xml:space="preserve">\paren{}</w:t>
        </w:r>
      </w:ins>
      <w:ins w:id="23" w:author="PR Preview" w:date="2026-01-01T00:00:00Z">
        <w:r>
          <w:t xml:space="preserve">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rStyle w:val="VerbatimChar"/>
          </w:rPr>
          <w:t xml:space="preserve">\sb{}</w:t>
        </w:r>
      </w:ins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rStyle w:val="VerbatimChar"/>
          </w:rPr>
          <w:t xml:space="preserve">\cb{}</w:t>
        </w:r>
      </w:ins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rStyle w:val="VerbatimChar"/>
          </w:rPr>
          <w:t xml:space="preserve">\set{}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rStyle w:val="VerbatimChar"/>
          </w:rPr>
          <w:t xml:space="preserve">\abs{}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size themselves to their contents,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so write them instead of a hand-sized pair.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Arrows such as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\leftarrow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are not delimiters.</w:t>
        </w:r>
      </w:ins>
    </w:p>
    <w:bookmarkStart w:id="39" w:name="exm-semantic-delimiter"/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14 (Letting the macro size the bracket)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 </w:t>
        </w:r>
      </w:ins>
    </w:p>
    <w:p>
      <w:pPr>
        <w:pStyle w:val="BlockText"/>
      </w:pPr>
      <w:ins w:id="49" w:author="PR Preview" w:date="2026-01-01T00:00:00Z">
        <w:r>
          <w:t xml:space="preserve">❌ Source: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rStyle w:val="VerbatimChar"/>
          </w:rPr>
          <w:t xml:space="preserve">The mean is $\E{\left( X - \mu \right)^2}$.</w:t>
        </w:r>
      </w:ins>
    </w:p>
    <w:p>
      <w:pPr>
        <w:pStyle w:val="BlockText"/>
      </w:pPr>
      <w:ins w:id="52" w:author="PR Preview" w:date="2026-01-01T00:00:00Z">
        <w:r>
          <w:t xml:space="preserve">✅ Source: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rStyle w:val="VerbatimChar"/>
          </w:rPr>
          <w:t xml:space="preserve">The mean is $\E{\paren{X - \mu}^2}$.</w:t>
        </w:r>
      </w:ins>
    </w:p>
    <w:p>
      <w:pPr>
        <w:pStyle w:val="FirstParagraph"/>
      </w:pPr>
      <w:ins w:id="55" w:author="PR Preview" w:date="2026-01-01T00:00:00Z">
        <w:r>
          <w:t xml:space="preserve">Both versions print the same expression.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In the ✅ version, the macro sizes the bracket,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a group that changes how brackets are drawn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edits one definition in the shared file.</w:t>
        </w:r>
      </w:ins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del w:id="62" w:author="PR Preview" w:date="2026-01-01T00:00:00Z">
        <w:r>
          <w:rPr>
            <w:b/>
            <w:bCs/>
          </w:rPr>
          <w:delText xml:space="preserve">Example 14 (Writing a dot product)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 </w:delText>
        </w:r>
      </w:del>
    </w:p>
    <w:p>
      <w:pPr>
        <w:pStyle w:val="BodyText"/>
      </w:pPr>
      <w:ins w:id="65" w:author="PR Preview" w:date="2026-01-01T00:00:00Z">
        <w:r>
          <w:rPr>
            <w:b/>
            <w:bCs/>
          </w:rPr>
          <w:t xml:space="preserve">Example 15 (Writing a dot product)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del w:id="68" w:author="PR Preview" w:date="2026-01-01T00:00:00Z">
        <w:r>
          <w:rPr>
            <w:b/>
            <w:bCs/>
          </w:rPr>
          <w:delText xml:space="preserve">Example 15 (Writing out the limits of a sum and the range of an index)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For a discrete random variable</w:delText>
        </w:r>
      </w:del>
      <w:del w:id="71" w:author="PR Preview" w:date="2026-01-01T00:00:00Z">
        <w:r>
          <w:delText xml:space="preserve"> </w:delText>
        </w:r>
      </w:del>
      <m:oMath>
        <m:r>
          <m:t>X</m:t>
        </m:r>
      </m:oMath>
      <w:del w:id="72" w:author="PR Preview" w:date="2026-01-01T00:00:00Z">
        <w:r>
          <w:delText xml:space="preserve">:</w:delText>
        </w:r>
      </w:del>
    </w:p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Example 16 (Writing out the limits of a sum and the range of an index)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For a discrete random variable</w:t>
        </w:r>
      </w:ins>
      <w:ins w:id="76" w:author="PR Preview" w:date="2026-01-01T00:00:00Z">
        <w:r>
          <w:t xml:space="preserve"> </w:t>
        </w:r>
      </w:ins>
      <m:oMath>
        <m:r>
          <m:t>X</m:t>
        </m:r>
      </m:oMath>
      <w:ins w:id="77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2026-10-09T18:57:22Z</dcterms:created>
  <dcterms:modified xsi:type="dcterms:W3CDTF">2026-10-09T18:57:22Z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