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11:38:54 (PDT)</w:delText>
        </w:r>
      </w:del>
    </w:p>
    <w:p>
      <w:pPr>
        <w:pStyle w:val="Date"/>
      </w:pPr>
      <w:ins w:id="2" w:author="PR Preview" w:date="2026-01-01T00:00:00Z">
        <w:r>
          <w:t xml:space="preserve">Last modified: 2026-10-09 11:48:31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2026-10-09T18:51:36Z</dcterms:created>
  <dcterms:modified xsi:type="dcterms:W3CDTF">2026-10-09T18:51:36Z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11:48:31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