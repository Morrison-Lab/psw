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2026-10-09 12:00:07 (PDT)</w:delText>
        </w:r>
      </w:del>
    </w:p>
    <w:p>
      <w:pPr>
        <w:pStyle w:val="Date"/>
      </w:pPr>
      <w:ins w:id="2" w:author="PR Preview" w:date="2026-01-01T00:00:00Z">
        <w:r>
          <w:t xml:space="preserve">Last modified: 2026-10-09 12:07:28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0" Type="http://schemas.openxmlformats.org/officeDocument/2006/relationships/hyperlink" Target="avoid-ai-tell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avoid-ai-tell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2026-10-09T19:10:28Z</dcterms:created>
  <dcterms:modified xsi:type="dcterms:W3CDTF">2026-10-09T19:10:28Z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12:07:28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