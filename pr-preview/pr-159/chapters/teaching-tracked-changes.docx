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2026-10-09 12:00:07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12:07:28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del w:id="3" w:author="PR Preview" w:date="2026-01-01T00:00:00Z">
          <w:r>
            <w:rPr>
              <w:rStyle w:val="Hyperlink"/>
            </w:rPr>
            <w:delText xml:space="preserve">Defining terms clearly</w:delText>
          </w:r>
        </w:del>
      </w:hyperlink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covers what a good definition contains.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For teaching materials, three further rules keep definitions findable.</w:delText>
        </w:r>
      </w:del>
    </w:p>
    <w:p>
      <w:pPr>
        <w:pStyle w:val="FirstParagraph"/>
      </w:pPr>
      <w:hyperlink r:id="rId14">
        <w:ins w:id="8" w:author="PR Preview" w:date="2026-01-01T00:00:00Z">
          <w:r>
            <w:rPr>
              <w:rStyle w:val="Hyperlink"/>
            </w:rPr>
            <w:t xml:space="preserve">Defining terms clearly</w:t>
          </w:r>
        </w:ins>
      </w:hyperlink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covers what a good definition contains.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For teaching materials, four further rules keep definitions findable.</w:t>
        </w:r>
      </w:ins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ins w:id="13" w:author="PR Preview" w:date="2026-01-01T00:00:00Z">
        <w:r>
          <w:t xml:space="preserve">Keep only the definition in a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rPr>
            <w:rStyle w:val="VerbatimChar"/>
          </w:rPr>
          <w:t xml:space="preserve">#def-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div.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Put the properties of the defined object, such as the symmetry and idempotence of a matrix,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in a separate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rPr>
            <w:rStyle w:val="VerbatimChar"/>
          </w:rPr>
          <w:t xml:space="preserve">#thm-</w:t>
        </w:r>
      </w:ins>
      <w:ins w:id="24" w:author="PR Preview" w:date="2026-01-01T00:00:00Z">
        <w:r>
          <w:t xml:space="preserve">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rStyle w:val="VerbatimChar"/>
          </w:rPr>
          <w:t xml:space="preserve">#lem-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or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rStyle w:val="VerbatimChar"/>
          </w:rPr>
          <w:t xml:space="preserve">#prp-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div after it, with a proof where one is known.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Each abstract div then gets its own example, as the rule below requires.</w:t>
        </w:r>
      </w:ins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make-figures-accessible"/>
    <w:p>
      <w:pPr>
        <w:pStyle w:val="Heading2"/>
      </w:pPr>
      <w:r>
        <w:t xml:space="preserve">11 Make figures accessible</w:t>
      </w:r>
    </w:p>
    <w:p>
      <w:pPr>
        <w:pStyle w:val="Compact"/>
        <w:numPr>
          <w:ilvl w:val="0"/>
          <w:numId w:val="100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0"/>
    <w:bookmarkStart w:id="42" w:name="structure-slides-for-the-reader"/>
    <w:p>
      <w:pPr>
        <w:pStyle w:val="Heading2"/>
      </w:pPr>
      <w:r>
        <w:t xml:space="preserve">12 Structure slides for the reader</w:t>
      </w:r>
    </w:p>
    <w:p>
      <w:pPr>
        <w:pStyle w:val="Compact"/>
        <w:numPr>
          <w:ilvl w:val="0"/>
          <w:numId w:val="100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2"/>
    <w:bookmarkStart w:id="46" w:name="Xcb579568ef754486ebde8b41ba4528bdf380eec"/>
    <w:p>
      <w:pPr>
        <w:pStyle w:val="Heading2"/>
      </w:pPr>
      <w:r>
        <w:t xml:space="preserve">13 Credit other courses without summarizing them</w:t>
      </w:r>
    </w:p>
    <w:p>
      <w:pPr>
        <w:pStyle w:val="Compact"/>
        <w:numPr>
          <w:ilvl w:val="0"/>
          <w:numId w:val="1010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0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Title a section by its topic, not by its author or course.</w:t>
      </w:r>
      <w:r>
        <w:t xml:space="preserve"> </w:t>
      </w:r>
      <w:hyperlink r:id="rId4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6"/>
    <w:bookmarkStart w:id="55" w:name="rules-that-apply-to-all-writing"/>
    <w:p>
      <w:pPr>
        <w:pStyle w:val="Heading2"/>
      </w:pPr>
      <w:r>
        <w:t xml:space="preserve">14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1"/>
        </w:numPr>
      </w:pPr>
      <w:hyperlink r:id="rId4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4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1"/>
        </w:numPr>
      </w:pPr>
      <w:hyperlink r:id="rId4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5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1"/>
        </w:numPr>
      </w:pPr>
      <w:hyperlink r:id="rId51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4" w:name="refs"/>
    <w:bookmarkStart w:id="5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1" Type="http://schemas.openxmlformats.org/officeDocument/2006/relationships/hyperlink" Target="avoid-ai-tells.qmd" TargetMode="External"/><Relationship Id="rId43" Type="http://schemas.openxmlformats.org/officeDocument/2006/relationships/hyperlink" Target="citations-evidence.qmd#adapting-another-courses-material" TargetMode="External"/><Relationship Id="rId45" Type="http://schemas.openxmlformats.org/officeDocument/2006/relationships/hyperlink" Target="citations-evidence.qmd#put-the-content-first" TargetMode="External"/><Relationship Id="rId44" Type="http://schemas.openxmlformats.org/officeDocument/2006/relationships/hyperlink" Target="citations-evidence.qmd#quote-the-original" TargetMode="External"/><Relationship Id="rId47" Type="http://schemas.openxmlformats.org/officeDocument/2006/relationships/hyperlink" Target="conciseness.qmd#lead-with-the-subject" TargetMode="External"/><Relationship Id="rId41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2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0" Type="http://schemas.openxmlformats.org/officeDocument/2006/relationships/hyperlink" Target="word-choice.qmd#avoid-vague-and-metaphorical-language" TargetMode="External"/><Relationship Id="rId4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void-ai-tells.qmd" TargetMode="External"/><Relationship Id="rId43" Type="http://schemas.openxmlformats.org/officeDocument/2006/relationships/hyperlink" Target="citations-evidence.qmd#adapting-another-courses-material" TargetMode="External"/><Relationship Id="rId45" Type="http://schemas.openxmlformats.org/officeDocument/2006/relationships/hyperlink" Target="citations-evidence.qmd#put-the-content-first" TargetMode="External"/><Relationship Id="rId44" Type="http://schemas.openxmlformats.org/officeDocument/2006/relationships/hyperlink" Target="citations-evidence.qmd#quote-the-original" TargetMode="External"/><Relationship Id="rId47" Type="http://schemas.openxmlformats.org/officeDocument/2006/relationships/hyperlink" Target="conciseness.qmd#lead-with-the-subject" TargetMode="External"/><Relationship Id="rId41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2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0" Type="http://schemas.openxmlformats.org/officeDocument/2006/relationships/hyperlink" Target="word-choice.qmd#avoid-vague-and-metaphorical-language" TargetMode="External"/><Relationship Id="rId4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2026-10-09T19:11:57Z</dcterms:created>
  <dcterms:modified xsi:type="dcterms:W3CDTF">2026-10-09T19:11:57Z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