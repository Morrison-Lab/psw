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2026-10-09 13:05:53 (PDT)</w:delText>
        </w:r>
      </w:del>
    </w:p>
    <w:p>
      <w:pPr>
        <w:pStyle w:val="Date"/>
      </w:pPr>
      <w:ins w:id="2" w:author="PR Preview" w:date="2026-01-01T00:00:00Z">
        <w:r>
          <w:t xml:space="preserve">Last modified: 2026-10-09 21:49:22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2"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active voice instead of passive where appropriate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p>
    <w:bookmarkEnd w:id="12"/>
    <w:bookmarkStart w:id="13" w:name="lead-with-the-subject"/>
    <w:p>
      <w:pPr>
        <w:pStyle w:val="Heading2"/>
      </w:pPr>
      <w:r>
        <w:t xml:space="preserve">2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3"/>
    <w:bookmarkStart w:id="15" w:name="limit-complex-sentence-structures"/>
    <w:p>
      <w:pPr>
        <w:pStyle w:val="Heading2"/>
      </w:pPr>
      <w:r>
        <w:t xml:space="preserve">3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14"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14"/>
    <w:bookmarkEnd w:id="15"/>
    <w:bookmarkStart w:id="17" w:name="X831e99641ea6e3d916f49fb78be48dc576ff061"/>
    <w:p>
      <w:pPr>
        <w:pStyle w:val="Heading2"/>
      </w:pPr>
      <w:r>
        <w:t xml:space="preserve">4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16"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16"/>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17"/>
    <w:bookmarkStart w:id="19" w:name="avoid-double-negatives"/>
    <w:p>
      <w:pPr>
        <w:pStyle w:val="Heading2"/>
      </w:pPr>
      <w:r>
        <w:t xml:space="preserve">5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6"/>
        </w:numPr>
      </w:pPr>
      <w:r>
        <w:t xml:space="preserve">“not uncommon”</w:t>
      </w:r>
    </w:p>
    <w:p>
      <w:pPr>
        <w:pStyle w:val="Compact"/>
        <w:numPr>
          <w:ilvl w:val="0"/>
          <w:numId w:val="1006"/>
        </w:numPr>
      </w:pPr>
      <w:r>
        <w:t xml:space="preserve">“not unlikely”</w:t>
      </w:r>
    </w:p>
    <w:p>
      <w:pPr>
        <w:pStyle w:val="Compact"/>
        <w:numPr>
          <w:ilvl w:val="0"/>
          <w:numId w:val="1006"/>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18"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18"/>
    <w:bookmarkEnd w:id="19"/>
    <w:bookmarkStart w:id="22" w:name="Xa757197b9b942a803dc05820332a104a8aaeee4"/>
    <w:p>
      <w:pPr>
        <w:pStyle w:val="Heading2"/>
      </w:pPr>
      <w:r>
        <w:t xml:space="preserve">6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07"/>
        </w:numPr>
      </w:pPr>
      <w:r>
        <w:t xml:space="preserve">announce that a point is coming;</w:t>
      </w:r>
    </w:p>
    <w:p>
      <w:pPr>
        <w:pStyle w:val="Compact"/>
        <w:numPr>
          <w:ilvl w:val="0"/>
          <w:numId w:val="1007"/>
        </w:numPr>
      </w:pPr>
      <w:r>
        <w:t xml:space="preserve">rank a point;</w:t>
      </w:r>
    </w:p>
    <w:p>
      <w:pPr>
        <w:pStyle w:val="Compact"/>
        <w:numPr>
          <w:ilvl w:val="0"/>
          <w:numId w:val="1007"/>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0">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1"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1"/>
    <w:bookmarkEnd w:id="22"/>
    <w:bookmarkStart w:id="29" w:name="put-lists-in-bullet-points"/>
    <w:p>
      <w:pPr>
        <w:pStyle w:val="Heading2"/>
      </w:pPr>
      <w:r>
        <w:t xml:space="preserve">7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08"/>
        </w:numPr>
      </w:pPr>
      <w:r>
        <w:t xml:space="preserve">Keep the items grammatically parallel,</w:t>
      </w:r>
      <w:r>
        <w:t xml:space="preserve"> </w:t>
      </w:r>
      <w:r>
        <w:t xml:space="preserve">so each one completes the introducing sentence the same way.</w:t>
      </w:r>
    </w:p>
    <w:p>
      <w:pPr>
        <w:pStyle w:val="Compact"/>
        <w:numPr>
          <w:ilvl w:val="0"/>
          <w:numId w:val="1008"/>
        </w:numPr>
      </w:pPr>
      <w:r>
        <w:t xml:space="preserve">Leave a blank line before the list;</w:t>
      </w:r>
      <w:r>
        <w:t xml:space="preserve"> </w:t>
      </w:r>
      <w:r>
        <w:t xml:space="preserve">without it, Markdown reads the list as part of the paragraph above.</w:t>
      </w:r>
    </w:p>
    <w:p>
      <w:pPr>
        <w:pStyle w:val="Compact"/>
        <w:numPr>
          <w:ilvl w:val="0"/>
          <w:numId w:val="1008"/>
        </w:numPr>
      </w:pPr>
      <w:r>
        <w:t xml:space="preserve">Keep a short series of single words inline,</w:t>
      </w:r>
      <w:r>
        <w:t xml:space="preserve"> </w:t>
      </w:r>
      <w:r>
        <w:t xml:space="preserve">such as</w:t>
      </w:r>
      <w:r>
        <w:t xml:space="preserve"> </w:t>
      </w:r>
      <w:r>
        <w:t xml:space="preserve">“R, Julia, or Python”</w:t>
      </w:r>
      <w:r>
        <w:t xml:space="preserve">.</w:t>
      </w:r>
    </w:p>
    <w:bookmarkStart w:id="23" w:name="exm-bullet-lists"/>
    <w:p>
      <w:pPr>
        <w:pStyle w:val="FirstParagraph"/>
      </w:pPr>
      <w:r>
        <w:rPr>
          <w:b/>
          <w:bCs/>
        </w:rPr>
        <w:t xml:space="preserve">Example 5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09"/>
        </w:numPr>
      </w:pPr>
      <w:r>
        <w:t xml:space="preserve">data to learn from;</w:t>
      </w:r>
    </w:p>
    <w:p>
      <w:pPr>
        <w:pStyle w:val="Compact"/>
        <w:numPr>
          <w:ilvl w:val="0"/>
          <w:numId w:val="1009"/>
        </w:numPr>
      </w:pPr>
      <w:r>
        <w:t xml:space="preserve">statistics to say what a finite sample of data supports;</w:t>
      </w:r>
    </w:p>
    <w:p>
      <w:pPr>
        <w:pStyle w:val="Compact"/>
        <w:numPr>
          <w:ilvl w:val="0"/>
          <w:numId w:val="1009"/>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23"/>
    <w:bookmarkStart w:id="27" w:name="exm-resource-lists"/>
    <w:p>
      <w:pPr>
        <w:pStyle w:val="BodyText"/>
      </w:pPr>
      <w:r>
        <w:rPr>
          <w:b/>
          <w:bCs/>
        </w:rPr>
        <w:t xml:space="preserve">Example 6 (Turning a run of resource sentences into bullet points)</w:t>
      </w:r>
      <w:r>
        <w:t xml:space="preserve"> </w:t>
      </w:r>
      <w:r>
        <w:t xml:space="preserve"> </w:t>
      </w:r>
    </w:p>
    <w:p>
      <w:pPr>
        <w:pStyle w:val="BlockText"/>
      </w:pPr>
      <w:r>
        <w:t xml:space="preserve">❌ Hastie and Tibshirani</w:t>
      </w:r>
      <w:r>
        <w:t xml:space="preserve"> </w:t>
      </w:r>
      <w:hyperlink r:id="rId24">
        <w:r>
          <w:rPr>
            <w:rStyle w:val="Hyperlink"/>
          </w:rPr>
          <w:t xml:space="preserve">extend least squares to several predictors</w:t>
        </w:r>
      </w:hyperlink>
      <w:r>
        <w:t xml:space="preserve">. Starmer explains</w:t>
      </w:r>
      <w:r>
        <w:t xml:space="preserve"> </w:t>
      </w:r>
      <w:hyperlink r:id="rId25">
        <w:r>
          <w:rPr>
            <w:rStyle w:val="Hyperlink"/>
          </w:rPr>
          <w:t xml:space="preserve">multiple regression</w:t>
        </w:r>
      </w:hyperlink>
      <w:r>
        <w:t xml:space="preserve">.</w:t>
      </w:r>
    </w:p>
    <w:p>
      <w:pPr>
        <w:pStyle w:val="BlockText"/>
      </w:pPr>
      <w:r>
        <w:t xml:space="preserve">✅ Videos:</w:t>
      </w:r>
    </w:p>
    <w:p>
      <w:pPr>
        <w:pStyle w:val="Compact"/>
        <w:numPr>
          <w:ilvl w:val="0"/>
          <w:numId w:val="1010"/>
        </w:numPr>
      </w:pPr>
      <w:r>
        <w:t xml:space="preserve">Hastie and Tibshirani</w:t>
      </w:r>
      <w:r>
        <w:t xml:space="preserve"> </w:t>
      </w:r>
      <w:hyperlink r:id="rId24">
        <w:r>
          <w:rPr>
            <w:rStyle w:val="Hyperlink"/>
          </w:rPr>
          <w:t xml:space="preserve">extend least squares to several predictors</w:t>
        </w:r>
      </w:hyperlink>
      <w:r>
        <w:t xml:space="preserve">.</w:t>
      </w:r>
    </w:p>
    <w:p>
      <w:pPr>
        <w:pStyle w:val="Compact"/>
        <w:numPr>
          <w:ilvl w:val="0"/>
          <w:numId w:val="1010"/>
        </w:numPr>
      </w:pPr>
      <w:r>
        <w:t xml:space="preserve">Starmer explains</w:t>
      </w:r>
      <w:r>
        <w:t xml:space="preserve"> </w:t>
      </w:r>
      <w:hyperlink r:id="rId25">
        <w:r>
          <w:rPr>
            <w:rStyle w:val="Hyperlink"/>
          </w:rPr>
          <w:t xml:space="preserve">multiple regression</w:t>
        </w:r>
      </w:hyperlink>
      <w:r>
        <w:t xml:space="preserve">.</w:t>
      </w:r>
    </w:p>
    <w:p>
      <w:pPr>
        <w:pStyle w:val="FirstParagraph"/>
      </w:pPr>
      <w:r>
        <w:t xml:space="preserve">This example is adapted from video notes in the DATA 571 chapter on</w:t>
      </w:r>
      <w:r>
        <w:t xml:space="preserve"> </w:t>
      </w:r>
      <w:hyperlink r:id="rId26">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27"/>
    <w:bookmarkStart w:id="28" w:name="exm-numbered-lists"/>
    <w:p>
      <w:pPr>
        <w:pStyle w:val="BodyText"/>
      </w:pPr>
      <w:r>
        <w:rPr>
          <w:b/>
          <w:bCs/>
        </w:rPr>
        <w:t xml:space="preserve">Example 7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1"/>
        </w:numPr>
      </w:pPr>
      <w:r>
        <w:t xml:space="preserve">assign each point to its nearest center;</w:t>
      </w:r>
    </w:p>
    <w:p>
      <w:pPr>
        <w:pStyle w:val="Compact"/>
        <w:numPr>
          <w:ilvl w:val="0"/>
          <w:numId w:val="1011"/>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28"/>
    <w:bookmarkEnd w:id="29"/>
    <w:bookmarkStart w:id="35" w:name="examples-of-concise-writing"/>
    <w:p>
      <w:pPr>
        <w:pStyle w:val="Heading2"/>
      </w:pPr>
      <w:r>
        <w:t xml:space="preserve">8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34" w:name="refs"/>
    <w:bookmarkStart w:id="31"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0">
        <w:r>
          <w:rPr>
            <w:rStyle w:val="Hyperlink"/>
          </w:rPr>
          <w:t xml:space="preserve">https://en.wikipedia.org/wiki/Ernest_Hemingway#Writing_style</w:t>
        </w:r>
      </w:hyperlink>
      <w:r>
        <w:t xml:space="preserve">.</w:t>
      </w:r>
    </w:p>
    <w:bookmarkEnd w:id="31"/>
    <w:bookmarkStart w:id="33"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2">
        <w:r>
          <w:rPr>
            <w:rStyle w:val="Hyperlink"/>
          </w:rPr>
          <w:t xml:space="preserve">https://en.wikipedia.org/wiki/Julius_Caesar#Literary_works</w:t>
        </w:r>
      </w:hyperlink>
      <w:r>
        <w:t xml:space="preserve">.</w:t>
      </w:r>
    </w:p>
    <w:bookmarkEnd w:id="33"/>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20" Type="http://schemas.openxmlformats.org/officeDocument/2006/relationships/hyperlink" Target="avoid-ai-tells.qmd#rhetorical-reflexes" TargetMode="External"/><Relationship Id="rId30" Type="http://schemas.openxmlformats.org/officeDocument/2006/relationships/hyperlink" Target="https://en.wikipedia.org/wiki/Ernest_Hemingway#Writing_style" TargetMode="External"/><Relationship Id="rId32" Type="http://schemas.openxmlformats.org/officeDocument/2006/relationships/hyperlink" Target="https://en.wikipedia.org/wiki/Julius_Caesar#Literary_works" TargetMode="External"/><Relationship Id="rId26" Type="http://schemas.openxmlformats.org/officeDocument/2006/relationships/hyperlink" Target="https://morrison-lab.github.io/lds/chapters/linear-regression.html" TargetMode="External"/><Relationship Id="rId24" Type="http://schemas.openxmlformats.org/officeDocument/2006/relationships/hyperlink" Target="https://www.youtube.com/watch?v=o9hoLdylWKo" TargetMode="External"/><Relationship Id="rId25" Type="http://schemas.openxmlformats.org/officeDocument/2006/relationships/hyperlink" Target="https://www.youtube.com/watch?v=zITIFTsivN8" TargetMode="External"/></Relationships>
</file>

<file path=word/_rels/footnotes.xml.rels><?xml version='1.0' encoding='UTF-8' standalone='yes'?>
<Relationships xmlns="http://schemas.openxmlformats.org/package/2006/relationships"><Relationship Id="rId20" Type="http://schemas.openxmlformats.org/officeDocument/2006/relationships/hyperlink" Target="avoid-ai-tells.qmd#rhetorical-reflexes" TargetMode="External"/><Relationship Id="rId30" Type="http://schemas.openxmlformats.org/officeDocument/2006/relationships/hyperlink" Target="https://en.wikipedia.org/wiki/Ernest_Hemingway#Writing_style" TargetMode="External"/><Relationship Id="rId32" Type="http://schemas.openxmlformats.org/officeDocument/2006/relationships/hyperlink" Target="https://en.wikipedia.org/wiki/Julius_Caesar#Literary_works" TargetMode="External"/><Relationship Id="rId26" Type="http://schemas.openxmlformats.org/officeDocument/2006/relationships/hyperlink" Target="https://morrison-lab.github.io/lds/chapters/linear-regression.html" TargetMode="External"/><Relationship Id="rId24" Type="http://schemas.openxmlformats.org/officeDocument/2006/relationships/hyperlink" Target="https://www.youtube.com/watch?v=o9hoLdylWKo" TargetMode="External"/><Relationship Id="rId25" Type="http://schemas.openxmlformats.org/officeDocument/2006/relationships/hyperlink" Target="https://www.youtube.com/watch?v=zITIFTsivN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2026-10-10T04:52:17Z</dcterms:created>
  <dcterms:modified xsi:type="dcterms:W3CDTF">2026-10-10T04:52:17Z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2026-10-09 21:49:22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