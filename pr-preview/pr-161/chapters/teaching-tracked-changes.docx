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del w:id="3" w:author="PR Preview" w:date="2026-01-01T00:00:00Z">
        <w:r>
          <w:delText xml:space="preserve">11 Make figures accessible</w:delText>
        </w:r>
      </w:del>
    </w:p>
    <w:p>
      <w:pPr>
        <w:pStyle w:val="Heading2"/>
      </w:pPr>
      <w:ins w:id="4" w:author="PR Preview" w:date="2026-01-01T00:00:00Z">
        <w:r>
          <w:t xml:space="preserve">11 Comment every code chunk to say what and why</w:t>
        </w:r>
      </w:ins>
    </w:p>
    <w:p>
      <w:pPr>
        <w:pStyle w:val="FirstParagraph"/>
      </w:pPr>
      <w:ins w:id="5" w:author="PR Preview" w:date="2026-01-01T00:00:00Z">
        <w:r>
          <w:t xml:space="preserve">This rule applies to all reader-facing code in teaching materials,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in every course and every teaching repository, in every language.</w:t>
        </w:r>
      </w:ins>
    </w:p>
    <w:p>
      <w:pPr>
        <w:pStyle w:val="Compact"/>
        <w:numPr>
          <w:ilvl w:val="0"/>
          <w:numId w:val="1008"/>
        </w:numPr>
      </w:pPr>
      <w:ins w:id="8" w:author="PR Preview" w:date="2026-01-01T00:00:00Z">
        <w:r>
          <w:t xml:space="preserve">Put comments in each code chunk that explain both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what the code is doing and why it does it.</w:t>
        </w:r>
      </w:ins>
    </w:p>
    <w:p>
      <w:pPr>
        <w:pStyle w:val="Compact"/>
        <w:numPr>
          <w:ilvl w:val="0"/>
          <w:numId w:val="1008"/>
        </w:numPr>
      </w:pPr>
      <w:ins w:id="11" w:author="PR Preview" w:date="2026-01-01T00:00:00Z">
        <w:r>
          <w:t xml:space="preserve">Leave out a comment that would give away the solution in an exercise prompt.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Add the comments to the solution’s code instead.</w:t>
        </w:r>
      </w:ins>
    </w:p>
    <w:p>
      <w:pPr>
        <w:pStyle w:val="Compact"/>
        <w:numPr>
          <w:ilvl w:val="0"/>
          <w:numId w:val="1008"/>
        </w:numPr>
      </w:pPr>
      <w:ins w:id="14" w:author="PR Preview" w:date="2026-01-01T00:00:00Z">
        <w:r>
          <w:t xml:space="preserve">A comment that only restates the code, such as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rStyle w:val="VerbatimChar"/>
          </w:rPr>
          <w:t xml:space="preserve"># add 1 to x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above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x &lt;- x + 1</w:t>
        </w:r>
      </w:ins>
      <w:ins w:id="21" w:author="PR Preview" w:date="2026-01-01T00:00:00Z">
        <w:r>
          <w:t xml:space="preserve">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gives the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i/>
            <w:iCs/>
          </w:rPr>
          <w:t xml:space="preserve">what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without the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i/>
            <w:iCs/>
          </w:rPr>
          <w:t xml:space="preserve">why</w:t>
        </w:r>
      </w:ins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Say what the step accomplishes and why the analysis needs it,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 example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rStyle w:val="VerbatimChar"/>
          </w:rPr>
          <w:t xml:space="preserve"># center age so the intercept is the mean outcome at the average age</w:t>
        </w:r>
      </w:ins>
      <w:ins w:id="3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38" w:author="PR Preview" w:date="2026-01-01T00:00:00Z">
        <w:r>
          <w:t xml:space="preserve">Comment each step that a student could not reconstruct from its name,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such as a transformation, a modeling choice, a tuning value or a random seed.</w:t>
        </w:r>
      </w:ins>
    </w:p>
    <w:bookmarkEnd w:id="40"/>
    <w:bookmarkStart w:id="41" w:name="make-figures-accessible"/>
    <w:p>
      <w:pPr>
        <w:pStyle w:val="Heading2"/>
      </w:pPr>
      <w:ins w:id="41" w:author="PR Preview" w:date="2026-01-01T00:00:00Z">
        <w:r>
          <w:t xml:space="preserve">12 Make figures accessible</w:t>
        </w:r>
      </w:ins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del w:id="42" w:author="PR Preview" w:date="2026-01-01T00:00:00Z">
        <w:r>
          <w:delText xml:space="preserve">12 Structure slides for the reader</w:delText>
        </w:r>
      </w:del>
    </w:p>
    <w:p>
      <w:pPr>
        <w:pStyle w:val="Heading2"/>
      </w:pPr>
      <w:ins w:id="43" w:author="PR Preview" w:date="2026-01-01T00:00:00Z">
        <w:r>
          <w:t xml:space="preserve">13 Structure slides for the reader</w:t>
        </w:r>
      </w:ins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del w:id="44" w:author="PR Preview" w:date="2026-01-01T00:00:00Z">
        <w:r>
          <w:delText xml:space="preserve">13 Credit other courses without summarizing them</w:delText>
        </w:r>
      </w:del>
    </w:p>
    <w:p>
      <w:pPr>
        <w:pStyle w:val="Heading2"/>
      </w:pPr>
      <w:ins w:id="45" w:author="PR Preview" w:date="2026-01-01T00:00:00Z">
        <w:r>
          <w:t xml:space="preserve">14 Credit other courses without summarizing them</w:t>
        </w:r>
      </w:ins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del w:id="46" w:author="PR Preview" w:date="2026-01-01T00:00:00Z">
        <w:r>
          <w:delText xml:space="preserve">14 Rules that apply to all writing</w:delText>
        </w:r>
      </w:del>
    </w:p>
    <w:p>
      <w:pPr>
        <w:pStyle w:val="Heading2"/>
      </w:pPr>
      <w:ins w:id="47" w:author="PR Preview" w:date="2026-01-01T00:00:00Z">
        <w:r>
          <w:t xml:space="preserve">15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2026-10-10T05:11:14Z</dcterms:created>
  <dcterms:modified xsi:type="dcterms:W3CDTF">2026-10-10T05:11:14Z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