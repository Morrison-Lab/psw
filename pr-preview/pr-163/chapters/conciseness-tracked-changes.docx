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2026-10-10 00:01:24 (PDT)</w:delText>
        </w:r>
      </w:del>
    </w:p>
    <w:p>
      <w:pPr>
        <w:pStyle w:val="Date"/>
      </w:pPr>
      <w:ins w:id="2" w:author="PR Preview" w:date="2026-01-01T00:00:00Z">
        <w:r>
          <w:t xml:space="preserve">Last modified: 2026-10-10 00:08:46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2026-10-10T07:11:06Z</dcterms:created>
  <dcterms:modified xsi:type="dcterms:W3CDTF">2026-10-10T07:11:06Z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00:08:46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