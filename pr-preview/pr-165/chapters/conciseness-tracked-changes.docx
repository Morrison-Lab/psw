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2026-10-10 12:03:39 (PDT)</w:delText>
        </w:r>
      </w:del>
    </w:p>
    <w:p>
      <w:pPr>
        <w:pStyle w:val="Date"/>
      </w:pPr>
      <w:ins w:id="2" w:author="PR Preview" w:date="2026-01-01T00:00:00Z">
        <w:r>
          <w:t xml:space="preserve">Last modified: 2026-10-10 12:05:17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2026-10-10T19:08:15Z</dcterms:created>
  <dcterms:modified xsi:type="dcterms:W3CDTF">2026-10-10T19:08:15Z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12:05:17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