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ins w:id="3" w:author="PR Preview" w:date="2026-01-01T00:00:00Z">
        <w:r>
          <w:t xml:space="preserve">0.1 Acknowledgments</w:t>
        </w:r>
      </w:ins>
    </w:p>
    <w:p>
      <w:pPr>
        <w:pStyle w:val="FirstParagraph"/>
      </w:pPr>
      <w:ins w:id="4" w:author="PR Preview" w:date="2026-01-01T00:00:00Z">
        <w:r>
          <w:t xml:space="preserve">The site is built from the</w:t>
        </w:r>
      </w:ins>
      <w:ins w:id="5" w:author="PR Preview" w:date="2026-01-01T00:00:00Z">
        <w:r>
          <w:t xml:space="preserve"> </w:t>
        </w:r>
      </w:ins>
      <w:hyperlink r:id="rId11">
        <w:ins w:id="6" w:author="PR Preview" w:date="2026-01-01T00:00:00Z">
          <w:r>
            <w:rPr>
              <w:rStyle w:val="Hyperlink"/>
            </w:rPr>
            <w:t xml:space="preserve">qwt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Quarto website template,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whose structure comes from the</w:t>
        </w:r>
      </w:ins>
      <w:ins w:id="11" w:author="PR Preview" w:date="2026-01-01T00:00:00Z">
        <w:r>
          <w:t xml:space="preserve"> </w:t>
        </w:r>
      </w:ins>
      <w:hyperlink r:id="rId12">
        <w:ins w:id="12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which is in turn adapted from the</w:t>
        </w:r>
      </w:ins>
      <w:ins w:id="16" w:author="PR Preview" w:date="2026-01-01T00:00:00Z">
        <w:r>
          <w:t xml:space="preserve"> </w:t>
        </w:r>
      </w:ins>
      <w:hyperlink r:id="rId13">
        <w:ins w:id="17" w:author="PR Preview" w:date="2026-01-01T00:00:00Z">
          <w:r>
            <w:rPr>
              <w:rStyle w:val="Hyperlink"/>
            </w:rPr>
            <w:t xml:space="preserve">Benjamin-Chung Lab Manual</w:t>
          </w:r>
        </w:ins>
      </w:hyperlink>
      <w:ins w:id="18" w:author="PR Preview" w:date="2026-01-01T00:00:00Z">
        <w:r>
          <w:t xml:space="preserve">.</w:t>
        </w:r>
      </w:ins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2026-10-10T19:09:56Z</dcterms:created>
  <dcterms:modified xsi:type="dcterms:W3CDTF">2026-10-10T19:09:56Z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