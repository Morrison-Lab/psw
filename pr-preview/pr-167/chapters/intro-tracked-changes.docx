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2026-10-11 20:42:52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23:57:16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del w:id="3" w:author="PR Preview" w:date="2026-01-01T00:00:00Z">
        <w:r>
          <w:delText xml:space="preserve">5 Contributing</w:delText>
        </w:r>
      </w:del>
    </w:p>
    <w:p>
      <w:pPr>
        <w:pStyle w:val="Heading2"/>
      </w:pPr>
      <w:ins w:id="4" w:author="PR Preview" w:date="2026-01-01T00:00:00Z">
        <w:r>
          <w:t xml:space="preserve">5 Further reading</w:t>
        </w:r>
      </w:ins>
    </w:p>
    <w:p>
      <w:pPr>
        <w:pStyle w:val="FirstParagraph"/>
      </w:pPr>
      <w:ins w:id="5" w:author="PR Preview" w:date="2026-01-01T00:00:00Z">
        <w:r>
          <w:t xml:space="preserve">These shorter guides cover some of the same ground:</w:t>
        </w:r>
      </w:ins>
    </w:p>
    <w:p>
      <w:pPr>
        <w:pStyle w:val="Compact"/>
        <w:numPr>
          <w:ilvl w:val="0"/>
          <w:numId w:val="1007"/>
        </w:numPr>
      </w:pPr>
      <w:ins w:id="6" w:author="PR Preview" w:date="2026-01-01T00:00:00Z">
        <w:r>
          <w:t xml:space="preserve">Novelist Cormac McCarthy’s tips on how to write a great science paper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(Savage and Yeh 2019)</w:t>
        </w:r>
      </w:ins>
    </w:p>
    <w:p>
      <w:pPr>
        <w:pStyle w:val="Compact"/>
        <w:numPr>
          <w:ilvl w:val="0"/>
          <w:numId w:val="1007"/>
        </w:numPr>
      </w:pPr>
      <w:ins w:id="9" w:author="PR Preview" w:date="2026-01-01T00:00:00Z">
        <w:r>
          <w:t xml:space="preserve">Elements of style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(Nature Physics 2007)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- a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rPr>
            <w:i/>
            <w:iCs/>
          </w:rPr>
          <w:t xml:space="preserve">Nature Physics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editorial on scientific writing</w:t>
        </w:r>
      </w:ins>
    </w:p>
    <w:p>
      <w:pPr>
        <w:pStyle w:val="Compact"/>
        <w:numPr>
          <w:ilvl w:val="0"/>
          <w:numId w:val="1007"/>
        </w:numPr>
      </w:pPr>
      <w:ins w:id="18" w:author="PR Preview" w:date="2026-01-01T00:00:00Z">
        <w:r>
          <w:t xml:space="preserve">The Pathway to Publishing: A Guide to Quantitative Writing in the Health Sciences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(Luby and Southern 2022)</w:t>
        </w:r>
      </w:ins>
    </w:p>
    <w:p>
      <w:pPr>
        <w:pStyle w:val="Compact"/>
        <w:numPr>
          <w:ilvl w:val="0"/>
          <w:numId w:val="1007"/>
        </w:numPr>
      </w:pPr>
      <w:hyperlink r:id="rId29">
        <w:ins w:id="21" w:author="PR Preview" w:date="2026-01-01T00:00:00Z">
          <w:r>
            <w:rPr>
              <w:rStyle w:val="Hyperlink"/>
            </w:rPr>
            <w:t xml:space="preserve">Secret, actionable writing tips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-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a thread on X</w:t>
        </w:r>
      </w:ins>
    </w:p>
    <w:p>
      <w:pPr>
        <w:pStyle w:val="FirstParagraph"/>
      </w:pPr>
      <w:ins w:id="26" w:author="PR Preview" w:date="2026-01-01T00:00:00Z">
        <w:r>
          <w:t xml:space="preserve">For who counts as an author, see the ICMJE criteria in</w:t>
        </w:r>
      </w:ins>
      <w:ins w:id="27" w:author="PR Preview" w:date="2026-01-01T00:00:00Z">
        <w:r>
          <w:t xml:space="preserve"> </w:t>
        </w:r>
      </w:ins>
      <w:hyperlink r:id="rId13">
        <w:ins w:id="28" w:author="PR Preview" w:date="2026-01-01T00:00:00Z">
          <w:r>
            <w:rPr>
              <w:rStyle w:val="Hyperlink"/>
            </w:rPr>
            <w:t xml:space="preserve">Preparing a manuscript for submission</w:t>
          </w:r>
        </w:ins>
      </w:hyperlink>
      <w:ins w:id="29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ins w:id="30" w:author="PR Preview" w:date="2026-01-01T00:00:00Z">
        <w:r>
          <w:t xml:space="preserve">6 Contributing</w:t>
        </w:r>
      </w:ins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ins w:id="31" w:author="PR Preview" w:date="2026-01-01T00:00:00Z">
        <w:r>
          <w:t xml:space="preserve">Luby, Stephen, and Dorothy L. Southern. 2022.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i/>
            <w:iCs/>
          </w:rPr>
          <w:t xml:space="preserve">The Pathway to Publishing: A Guide to Quantitative Writing in the Health Sciences</w:t>
        </w:r>
      </w:ins>
      <w:ins w:id="34" w:author="PR Preview" w:date="2026-01-01T00:00:00Z">
        <w:r>
          <w:t xml:space="preserve">. Springer International Publishing.</w:t>
        </w:r>
      </w:ins>
      <w:ins w:id="35" w:author="PR Preview" w:date="2026-01-01T00:00:00Z">
        <w:r>
          <w:t xml:space="preserve"> </w:t>
        </w:r>
      </w:ins>
      <w:hyperlink r:id="rId36">
        <w:ins w:id="36" w:author="PR Preview" w:date="2026-01-01T00:00:00Z">
          <w:r>
            <w:rPr>
              <w:rStyle w:val="Hyperlink"/>
            </w:rPr>
            <w:t xml:space="preserve">https://doi.org/10.1007/978-3-030-98175-4</w:t>
          </w:r>
        </w:ins>
      </w:hyperlink>
      <w:ins w:id="37" w:author="PR Preview" w:date="2026-01-01T00:00:00Z">
        <w:r>
          <w:t xml:space="preserve">.</w:t>
        </w:r>
      </w:ins>
    </w:p>
    <w:bookmarkEnd w:id="37"/>
    <w:bookmarkStart w:id="39" w:name="ref-natphys2007elements"/>
    <w:p>
      <w:pPr>
        <w:pStyle w:val="Bibliography"/>
      </w:pPr>
      <w:ins w:id="38" w:author="PR Preview" w:date="2026-01-01T00:00:00Z">
        <w:r>
          <w:t xml:space="preserve">Nature Physics. 2007.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“Elements of Style.”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i/>
            <w:iCs/>
          </w:rPr>
          <w:t xml:space="preserve">Nature Physics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3: 581.</w:t>
        </w:r>
      </w:ins>
      <w:ins w:id="45" w:author="PR Preview" w:date="2026-01-01T00:00:00Z">
        <w:r>
          <w:t xml:space="preserve"> </w:t>
        </w:r>
      </w:ins>
      <w:hyperlink r:id="rId38">
        <w:ins w:id="46" w:author="PR Preview" w:date="2026-01-01T00:00:00Z">
          <w:r>
            <w:rPr>
              <w:rStyle w:val="Hyperlink"/>
            </w:rPr>
            <w:t xml:space="preserve">https://doi.org/10.1038/nphys724</w:t>
          </w:r>
        </w:ins>
      </w:hyperlink>
      <w:ins w:id="47" w:author="PR Preview" w:date="2026-01-01T00:00:00Z">
        <w:r>
          <w:t xml:space="preserve">.</w:t>
        </w:r>
      </w:ins>
    </w:p>
    <w:bookmarkEnd w:id="39"/>
    <w:bookmarkStart w:id="41" w:name="ref-savage2019"/>
    <w:p>
      <w:pPr>
        <w:pStyle w:val="Bibliography"/>
      </w:pPr>
      <w:ins w:id="48" w:author="PR Preview" w:date="2026-01-01T00:00:00Z">
        <w:r>
          <w:t xml:space="preserve">Savage, Van, and Pamela Yeh. 2019.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“Novelist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Cormac McCarthy</w:t>
        </w:r>
      </w:ins>
      <w:ins w:id="53" w:author="PR Preview" w:date="2026-01-01T00:00:00Z">
        <w:r>
          <w:t xml:space="preserve">’s Tips on How to Write a Great Science Paper.”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rPr>
            <w:i/>
            <w:iCs/>
          </w:rPr>
          <w:t xml:space="preserve">Nature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574 (7778): 441–42.</w:t>
        </w:r>
      </w:ins>
      <w:ins w:id="58" w:author="PR Preview" w:date="2026-01-01T00:00:00Z">
        <w:r>
          <w:t xml:space="preserve"> </w:t>
        </w:r>
      </w:ins>
      <w:hyperlink r:id="rId40">
        <w:ins w:id="59" w:author="PR Preview" w:date="2026-01-01T00:00:00Z">
          <w:r>
            <w:rPr>
              <w:rStyle w:val="Hyperlink"/>
            </w:rPr>
            <w:t xml:space="preserve">https://doi.org/10.1038/d41586-019-02918-5</w:t>
          </w:r>
        </w:ins>
      </w:hyperlink>
      <w:ins w:id="60" w:author="PR Preview" w:date="2026-01-01T00:00:00Z">
        <w:r>
          <w:t xml:space="preserve">.</w:t>
        </w:r>
      </w:ins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2026-10-12T07:00:29Z</dcterms:created>
  <dcterms:modified xsi:type="dcterms:W3CDTF">2026-10-12T07:00:29Z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