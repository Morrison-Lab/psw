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Avoiding clichés</w:t>
        </w:r>
      </w:ins>
    </w:p>
    <w:p>
      <w:pPr>
        <w:pStyle w:val="Date"/>
      </w:pPr>
      <w:ins w:id="2" w:author="PR Preview" w:date="2026-01-01T00:00:00Z">
        <w:r>
          <w:t xml:space="preserve">Last modified: 2026-10-12 22:31:45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Definition 1 (Cliché)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b/>
            <w:bCs/>
          </w:rPr>
          <w:t xml:space="preserve">cliché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is a word, phrase, sentence shape, or formatting habit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that a writer uses by reflex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rather than choosing it for the sentence at hand.</w:t>
        </w:r>
      </w:ins>
    </w:p>
    <w:bookmarkEnd w:id="12"/>
    <w:p>
      <w:pPr>
        <w:pStyle w:val="BodyText"/>
      </w:pPr>
      <w:hyperlink w:anchor="def-cliche">
        <w:ins w:id="14" w:author="PR Preview" w:date="2026-01-01T00:00:00Z">
          <w:r>
            <w:rPr>
              <w:rStyle w:val="Hyperlink"/>
            </w:rPr>
            <w:t xml:space="preserve">Clichés</w:t>
          </w:r>
        </w:ins>
      </w:hyperlink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recur across unrelated documents,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so they make writing read as generic and unconsidered,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even when the underlying content is sound.</w:t>
        </w:r>
      </w:ins>
    </w:p>
    <w:p>
      <w:pPr>
        <w:pStyle w:val="BodyText"/>
      </w:pPr>
      <w:ins w:id="21" w:author="PR Preview" w:date="2026-01-01T00:00:00Z">
        <w:r>
          <w:t xml:space="preserve">AI writing assistants often produce these patterns in clusters,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and many readers have learned to treat the patterns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as signs that a draft was generated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and to doubt that its author checked it.</w:t>
        </w:r>
      </w:ins>
    </w:p>
    <w:bookmarkStart w:id="13" w:name="def-ai-tell"/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Definition 2 (AI tell)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b/>
            <w:bCs/>
          </w:rPr>
          <w:t xml:space="preserve">AI tell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is a</w:t>
        </w:r>
      </w:ins>
      <w:ins w:id="35" w:author="PR Preview" w:date="2026-01-01T00:00:00Z">
        <w:r>
          <w:t xml:space="preserve"> </w:t>
        </w:r>
      </w:ins>
      <w:hyperlink w:anchor="def-cliche">
        <w:ins w:id="36" w:author="PR Preview" w:date="2026-01-01T00:00:00Z">
          <w:r>
            <w:rPr>
              <w:rStyle w:val="Hyperlink"/>
            </w:rPr>
            <w:t xml:space="preserve">cliché</w:t>
          </w:r>
        </w:ins>
      </w:hyperlink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that readers associate with text written by an AI assistant.</w:t>
        </w:r>
      </w:ins>
    </w:p>
    <w:bookmarkEnd w:id="13"/>
    <w:p>
      <w:pPr>
        <w:pStyle w:val="BodyText"/>
      </w:pPr>
      <w:ins w:id="39" w:author="PR Preview" w:date="2026-01-01T00:00:00Z">
        <w:r>
          <w:t xml:space="preserve">Human drafts use the same patterns,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so this chapter is for any writer,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including anyone editing a draft that an assistant helped write.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It catalogs the most common clichés so you can remove them.</w:t>
        </w:r>
      </w:ins>
    </w:p>
    <w:bookmarkStart w:id="20" w:name="terms-used-in-this-chapter"/>
    <w:p>
      <w:pPr>
        <w:pStyle w:val="Heading2"/>
      </w:pPr>
      <w:ins w:id="46" w:author="PR Preview" w:date="2026-01-01T00:00:00Z">
        <w:r>
          <w:t xml:space="preserve">1 Terms used in this chapter</w:t>
        </w:r>
      </w:ins>
    </w:p>
    <w:p>
      <w:pPr>
        <w:pStyle w:val="FirstParagraph"/>
      </w:pPr>
      <w:ins w:id="47" w:author="PR Preview" w:date="2026-01-01T00:00:00Z">
        <w:r>
          <w:t xml:space="preserve">The rest of this chapter uses these terms.</w:t>
        </w:r>
      </w:ins>
    </w:p>
    <w:bookmarkStart w:id="14" w:name="def-register"/>
    <w:p>
      <w:pPr>
        <w:pStyle w:val="BodyText"/>
      </w:pPr>
      <w:ins w:id="48" w:author="PR Preview" w:date="2026-01-01T00:00:00Z">
        <w:r>
          <w:rPr>
            <w:b/>
            <w:bCs/>
          </w:rPr>
          <w:t xml:space="preserve">Definition 3 (Register)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 writer’s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b/>
            <w:bCs/>
          </w:rPr>
          <w:t xml:space="preserve">register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 the level of formality and kind of language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they choose for a particular audience and setting,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such as conversational, technical, or promotional.</w:t>
        </w:r>
      </w:ins>
    </w:p>
    <w:bookmarkEnd w:id="14"/>
    <w:bookmarkStart w:id="15" w:name="def-antithesis"/>
    <w:p>
      <w:pPr>
        <w:pStyle w:val="BodyText"/>
      </w:pPr>
      <w:ins w:id="59" w:author="PR Preview" w:date="2026-01-01T00:00:00Z">
        <w:r>
          <w:rPr>
            <w:b/>
            <w:bCs/>
          </w:rPr>
          <w:t xml:space="preserve">Definition 4 (Antithesis)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b/>
            <w:bCs/>
          </w:rPr>
          <w:t xml:space="preserve">antithesis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is a construction that sets two contrasting ideas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side by side in parallel form,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such as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“not X, but Y”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or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“X, not Y”</w:t>
        </w:r>
      </w:ins>
      <w:ins w:id="76" w:author="PR Preview" w:date="2026-01-01T00:00:00Z">
        <w:r>
          <w:t xml:space="preserve">.</w:t>
        </w:r>
      </w:ins>
    </w:p>
    <w:bookmarkEnd w:id="15"/>
    <w:bookmarkStart w:id="16" w:name="def-hedge"/>
    <w:p>
      <w:pPr>
        <w:pStyle w:val="BodyText"/>
      </w:pPr>
      <w:ins w:id="77" w:author="PR Preview" w:date="2026-01-01T00:00:00Z">
        <w:r>
          <w:rPr>
            <w:b/>
            <w:bCs/>
          </w:rPr>
          <w:t xml:space="preserve">Definition 5 (Hedge)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b/>
            <w:bCs/>
          </w:rPr>
          <w:t xml:space="preserve">hedge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is a word or phrase that softens a claim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or marks uncertainty about it,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such as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“may”</w:t>
        </w:r>
      </w:ins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“suggests”</w:t>
        </w:r>
      </w:ins>
      <w:ins w:id="93" w:author="PR Preview" w:date="2026-01-01T00:00:00Z">
        <w:r>
          <w:t xml:space="preserve">, or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“possibly”</w:t>
        </w:r>
      </w:ins>
      <w:ins w:id="96" w:author="PR Preview" w:date="2026-01-01T00:00:00Z">
        <w:r>
          <w:t xml:space="preserve">.</w:t>
        </w:r>
      </w:ins>
    </w:p>
    <w:bookmarkEnd w:id="16"/>
    <w:bookmarkStart w:id="17" w:name="def-copula"/>
    <w:p>
      <w:pPr>
        <w:pStyle w:val="BodyText"/>
      </w:pPr>
      <w:ins w:id="97" w:author="PR Preview" w:date="2026-01-01T00:00:00Z">
        <w:r>
          <w:rPr>
            <w:b/>
            <w:bCs/>
          </w:rPr>
          <w:t xml:space="preserve">Definition 6 (Copula)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rPr>
            <w:b/>
            <w:bCs/>
          </w:rPr>
          <w:t xml:space="preserve">copula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a verb, usually a form of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“to be”</w:t>
        </w:r>
      </w:ins>
      <w:ins w:id="106" w:author="PR Preview" w:date="2026-01-01T00:00:00Z">
        <w:r>
          <w:t xml:space="preserve">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that links a subject to a description of it,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as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“is”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does in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“the estimate is biased”</w:t>
        </w:r>
      </w:ins>
      <w:ins w:id="117" w:author="PR Preview" w:date="2026-01-01T00:00:00Z">
        <w:r>
          <w:t xml:space="preserve">.</w:t>
        </w:r>
      </w:ins>
    </w:p>
    <w:bookmarkEnd w:id="17"/>
    <w:bookmarkStart w:id="18" w:name="def-participial-clause"/>
    <w:p>
      <w:pPr>
        <w:pStyle w:val="BodyText"/>
      </w:pPr>
      <w:ins w:id="118" w:author="PR Preview" w:date="2026-01-01T00:00:00Z">
        <w:r>
          <w:rPr>
            <w:b/>
            <w:bCs/>
          </w:rPr>
          <w:t xml:space="preserve">Definition 7 (Participial clause)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rPr>
            <w:b/>
            <w:bCs/>
          </w:rPr>
          <w:t xml:space="preserve">participial clause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 a clause built on a verb form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ending in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“-ing”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or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“-ed”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that has no subject of its own,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such as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“ensuring that the data are clean”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at the end of a sentence.</w:t>
        </w:r>
      </w:ins>
    </w:p>
    <w:bookmarkEnd w:id="18"/>
    <w:bookmarkStart w:id="19" w:name="def-aphorism"/>
    <w:p>
      <w:pPr>
        <w:pStyle w:val="BodyText"/>
      </w:pPr>
      <w:ins w:id="141" w:author="PR Preview" w:date="2026-01-01T00:00:00Z">
        <w:r>
          <w:rPr>
            <w:b/>
            <w:bCs/>
          </w:rPr>
          <w:t xml:space="preserve">Definition 8 (Aphorism)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An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b/>
            <w:bCs/>
          </w:rPr>
          <w:t xml:space="preserve">aphorism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is a short, quotable sentence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that states a general truth or verdict.</w:t>
        </w:r>
      </w:ins>
    </w:p>
    <w:bookmarkEnd w:id="19"/>
    <w:bookmarkEnd w:id="20"/>
    <w:bookmarkStart w:id="21" w:name="a-caveat"/>
    <w:p>
      <w:pPr>
        <w:pStyle w:val="Heading2"/>
      </w:pPr>
      <w:ins w:id="150" w:author="PR Preview" w:date="2026-01-01T00:00:00Z">
        <w:r>
          <w:t xml:space="preserve">2 A caveat</w:t>
        </w:r>
      </w:ins>
    </w:p>
    <w:p>
      <w:pPr>
        <w:pStyle w:val="FirstParagraph"/>
      </w:pPr>
      <w:ins w:id="151" w:author="PR Preview" w:date="2026-01-01T00:00:00Z">
        <w:r>
          <w:t xml:space="preserve">No single word or pattern below is wrong on its own.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Each has legitimate uses.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The signal is clustering and mechanical repetition,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the same constructions appearing again and again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regardless of what each sentence needs.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Edit for the cluster, not the isolated instance,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 do not flatten your prose into a voiceless</w:t>
        </w:r>
      </w:ins>
      <w:ins w:id="164" w:author="PR Preview" w:date="2026-01-01T00:00:00Z">
        <w:r>
          <w:t xml:space="preserve"> </w:t>
        </w:r>
      </w:ins>
      <w:hyperlink w:anchor="def-register">
        <w:ins w:id="165" w:author="PR Preview" w:date="2026-01-01T00:00:00Z">
          <w:r>
            <w:rPr>
              <w:rStyle w:val="Hyperlink"/>
            </w:rPr>
            <w:t xml:space="preserve">register</w:t>
          </w:r>
        </w:ins>
      </w:hyperlink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trying to avoid every word on a list.</w:t>
        </w:r>
      </w:ins>
    </w:p>
    <w:bookmarkEnd w:id="21"/>
    <w:bookmarkStart w:id="24" w:name="overused-vocabulary"/>
    <w:p>
      <w:pPr>
        <w:pStyle w:val="Heading2"/>
      </w:pPr>
      <w:ins w:id="168" w:author="PR Preview" w:date="2026-01-01T00:00:00Z">
        <w:r>
          <w:t xml:space="preserve">3 Overused vocabulary</w:t>
        </w:r>
      </w:ins>
    </w:p>
    <w:p>
      <w:pPr>
        <w:pStyle w:val="FirstParagraph"/>
      </w:pPr>
      <w:ins w:id="169" w:author="PR Preview" w:date="2026-01-01T00:00:00Z">
        <w:r>
          <w:t xml:space="preserve">Some words turn up more often than needed,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in stock prose and especially in machine-generated text.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Many of them are also Latin-derived words with plainer alternatives,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so the advice here overlaps with the</w:t>
        </w:r>
      </w:ins>
      <w:ins w:id="176" w:author="PR Preview" w:date="2026-01-01T00:00:00Z">
        <w:r>
          <w:t xml:space="preserve"> </w:t>
        </w:r>
      </w:ins>
      <w:hyperlink r:id="rId22">
        <w:ins w:id="177" w:author="PR Preview" w:date="2026-01-01T00:00:00Z">
          <w:r>
            <w:rPr>
              <w:rStyle w:val="Hyperlink"/>
            </w:rPr>
            <w:t xml:space="preserve">Word choice</w:t>
          </w:r>
        </w:ins>
      </w:hyperlink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chapter.</w:t>
        </w:r>
      </w:ins>
      <w:ins w:id="180" w:author="PR Preview" w:date="2026-01-01T00:00:00Z">
        <w:r>
          <w:t xml:space="preserve"> </w:t>
        </w:r>
      </w:ins>
      <w:hyperlink w:anchor="tbl-overused-vocabulary">
        <w:ins w:id="181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lists frequent offenders and plainer replacements.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ins w:id="184" w:author="PR Preview" w:date="2026-01-01T00:00:00Z">
        <w:r>
          <w:t xml:space="preserve">Whole phrases recur too.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“In today’s fast-paced world”</w:t>
        </w:r>
      </w:ins>
      <w:ins w:id="187" w:author="PR Preview" w:date="2026-01-01T00:00:00Z">
        <w:r>
          <w:t xml:space="preserve">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“it is important to note that”</w:t>
        </w:r>
      </w:ins>
      <w:ins w:id="190" w:author="PR Preview" w:date="2026-01-01T00:00:00Z">
        <w:r>
          <w:t xml:space="preserve">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and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“plays a vital role in”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add length without content;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delete them and start with the actual point.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Two more families recur, and each member should give way to the literal claim:</w:t>
        </w:r>
      </w:ins>
    </w:p>
    <w:p>
      <w:pPr>
        <w:pStyle w:val="Compact"/>
        <w:numPr>
          <w:ilvl w:val="0"/>
          <w:numId w:val="1001"/>
        </w:numPr>
      </w:pPr>
      <w:ins w:id="201" w:author="PR Preview" w:date="2026-01-01T00:00:00Z">
        <w:r>
          <w:rPr>
            <w:b/>
            <w:bCs/>
          </w:rPr>
          <w:t xml:space="preserve">Stock metaphors:</w:t>
        </w:r>
      </w:ins>
    </w:p>
    <w:p>
      <w:pPr>
        <w:pStyle w:val="Compact"/>
        <w:numPr>
          <w:ilvl w:val="1"/>
          <w:numId w:val="1002"/>
        </w:numPr>
      </w:pPr>
      <w:ins w:id="202" w:author="PR Preview" w:date="2026-01-01T00:00:00Z">
        <w:r>
          <w:t xml:space="preserve">“journey”</w:t>
        </w:r>
      </w:ins>
    </w:p>
    <w:p>
      <w:pPr>
        <w:pStyle w:val="Compact"/>
        <w:numPr>
          <w:ilvl w:val="1"/>
          <w:numId w:val="1002"/>
        </w:numPr>
      </w:pPr>
      <w:ins w:id="203" w:author="PR Preview" w:date="2026-01-01T00:00:00Z">
        <w:r>
          <w:t xml:space="preserve">“pave the way”</w:t>
        </w:r>
      </w:ins>
    </w:p>
    <w:p>
      <w:pPr>
        <w:pStyle w:val="Compact"/>
        <w:numPr>
          <w:ilvl w:val="1"/>
          <w:numId w:val="1002"/>
        </w:numPr>
      </w:pPr>
      <w:ins w:id="204" w:author="PR Preview" w:date="2026-01-01T00:00:00Z">
        <w:r>
          <w:t xml:space="preserve">“shed light on”</w:t>
        </w:r>
      </w:ins>
    </w:p>
    <w:p>
      <w:pPr>
        <w:pStyle w:val="Compact"/>
        <w:numPr>
          <w:ilvl w:val="1"/>
          <w:numId w:val="1002"/>
        </w:numPr>
      </w:pPr>
      <w:ins w:id="205" w:author="PR Preview" w:date="2026-01-01T00:00:00Z">
        <w:r>
          <w:t xml:space="preserve">“at the heart of”</w:t>
        </w:r>
      </w:ins>
    </w:p>
    <w:p>
      <w:pPr>
        <w:pStyle w:val="Compact"/>
        <w:numPr>
          <w:ilvl w:val="1"/>
          <w:numId w:val="1002"/>
        </w:numPr>
      </w:pPr>
      <w:ins w:id="206" w:author="PR Preview" w:date="2026-01-01T00:00:00Z">
        <w:r>
          <w:t xml:space="preserve">“sits at the intersection of”</w:t>
        </w:r>
      </w:ins>
    </w:p>
    <w:p>
      <w:pPr>
        <w:pStyle w:val="Compact"/>
        <w:numPr>
          <w:ilvl w:val="1"/>
          <w:numId w:val="1002"/>
        </w:numPr>
      </w:pPr>
      <w:ins w:id="207" w:author="PR Preview" w:date="2026-01-01T00:00:00Z">
        <w:r>
          <w:t xml:space="preserve">“cornerstone”</w:t>
        </w:r>
      </w:ins>
    </w:p>
    <w:p>
      <w:pPr>
        <w:pStyle w:val="Compact"/>
        <w:numPr>
          <w:ilvl w:val="1"/>
          <w:numId w:val="1002"/>
        </w:numPr>
      </w:pPr>
      <w:ins w:id="208" w:author="PR Preview" w:date="2026-01-01T00:00:00Z">
        <w:r>
          <w:t xml:space="preserve">“deep dive”</w:t>
        </w:r>
      </w:ins>
      <w:ins w:id="209" w:author="PR Preview" w:date="2026-01-01T00:00:00Z">
        <w:r>
          <w:t xml:space="preserve">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“dive into”</w:t>
        </w:r>
      </w:ins>
    </w:p>
    <w:p>
      <w:pPr>
        <w:pStyle w:val="Compact"/>
        <w:numPr>
          <w:ilvl w:val="0"/>
          <w:numId w:val="1001"/>
        </w:numPr>
      </w:pPr>
      <w:ins w:id="212" w:author="PR Preview" w:date="2026-01-01T00:00:00Z">
        <w:r>
          <w:rPr>
            <w:b/>
            <w:bCs/>
          </w:rPr>
          <w:t xml:space="preserve">Stock framings:</w:t>
        </w:r>
      </w:ins>
    </w:p>
    <w:p>
      <w:pPr>
        <w:pStyle w:val="Compact"/>
        <w:numPr>
          <w:ilvl w:val="1"/>
          <w:numId w:val="1003"/>
        </w:numPr>
      </w:pPr>
      <w:ins w:id="213" w:author="PR Preview" w:date="2026-01-01T00:00:00Z">
        <w:r>
          <w:t xml:space="preserve">“at its core”</w:t>
        </w:r>
      </w:ins>
    </w:p>
    <w:p>
      <w:pPr>
        <w:pStyle w:val="Compact"/>
        <w:numPr>
          <w:ilvl w:val="1"/>
          <w:numId w:val="1003"/>
        </w:numPr>
      </w:pPr>
      <w:ins w:id="214" w:author="PR Preview" w:date="2026-01-01T00:00:00Z">
        <w:r>
          <w:t xml:space="preserve">“in essence”</w:t>
        </w:r>
      </w:ins>
    </w:p>
    <w:p>
      <w:pPr>
        <w:pStyle w:val="Compact"/>
        <w:numPr>
          <w:ilvl w:val="1"/>
          <w:numId w:val="1003"/>
        </w:numPr>
      </w:pPr>
      <w:ins w:id="215" w:author="PR Preview" w:date="2026-01-01T00:00:00Z">
        <w:r>
          <w:t xml:space="preserve">“boils down to”</w:t>
        </w:r>
      </w:ins>
    </w:p>
    <w:p>
      <w:pPr>
        <w:pStyle w:val="Compact"/>
        <w:numPr>
          <w:ilvl w:val="1"/>
          <w:numId w:val="1003"/>
        </w:numPr>
      </w:pPr>
      <w:ins w:id="216" w:author="PR Preview" w:date="2026-01-01T00:00:00Z">
        <w:r>
          <w:t xml:space="preserve">“when it comes to”</w:t>
        </w:r>
      </w:ins>
    </w:p>
    <w:p>
      <w:pPr>
        <w:pStyle w:val="Compact"/>
        <w:numPr>
          <w:ilvl w:val="1"/>
          <w:numId w:val="1003"/>
        </w:numPr>
      </w:pPr>
      <w:ins w:id="217" w:author="PR Preview" w:date="2026-01-01T00:00:00Z">
        <w:r>
          <w:t xml:space="preserve">“in the realm of”</w:t>
        </w:r>
      </w:ins>
    </w:p>
    <w:p>
      <w:pPr>
        <w:pStyle w:val="Compact"/>
        <w:numPr>
          <w:ilvl w:val="1"/>
          <w:numId w:val="1003"/>
        </w:numPr>
      </w:pPr>
      <w:ins w:id="218" w:author="PR Preview" w:date="2026-01-01T00:00:00Z">
        <w:r>
          <w:t xml:space="preserve">“the key takeaway”</w:t>
        </w:r>
      </w:ins>
    </w:p>
    <w:p>
      <w:pPr>
        <w:pStyle w:val="Compact"/>
        <w:numPr>
          <w:ilvl w:val="1"/>
          <w:numId w:val="1003"/>
        </w:numPr>
      </w:pPr>
      <w:ins w:id="219" w:author="PR Preview" w:date="2026-01-01T00:00:00Z">
        <w:r>
          <w:t xml:space="preserve">“more than just”</w:t>
        </w:r>
      </w:ins>
    </w:p>
    <w:bookmarkEnd w:id="24"/>
    <w:bookmarkStart w:id="26" w:name="rhetorical-reflexes"/>
    <w:p>
      <w:pPr>
        <w:pStyle w:val="Heading2"/>
      </w:pPr>
      <w:ins w:id="220" w:author="PR Preview" w:date="2026-01-01T00:00:00Z">
        <w:r>
          <w:t xml:space="preserve">4 Rhetorical reflexes</w:t>
        </w:r>
      </w:ins>
    </w:p>
    <w:p>
      <w:pPr>
        <w:pStyle w:val="FirstParagraph"/>
      </w:pPr>
      <w:ins w:id="221" w:author="PR Preview" w:date="2026-01-01T00:00:00Z">
        <w:r>
          <w:t xml:space="preserve">Writers reach for a few sentence shapes by reflex,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whether or not the content calls for them.</w:t>
        </w:r>
      </w:ins>
    </w:p>
    <w:p>
      <w:pPr>
        <w:pStyle w:val="BodyText"/>
      </w:pPr>
      <w:ins w:id="224" w:author="PR Preview" w:date="2026-01-01T00:00:00Z">
        <w:r>
          <w:t xml:space="preserve">The most recognizable is the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rPr>
            <w:i/>
            <w:iCs/>
          </w:rPr>
          <w:t xml:space="preserve">not just X, but Y</w:t>
        </w:r>
      </w:ins>
      <w:ins w:id="227" w:author="PR Preview" w:date="2026-01-01T00:00:00Z">
        <w:r>
          <w:t xml:space="preserve"> </w:t>
        </w:r>
      </w:ins>
      <w:hyperlink w:anchor="def-antithesis">
        <w:ins w:id="228" w:author="PR Preview" w:date="2026-01-01T00:00:00Z">
          <w:r>
            <w:rPr>
              <w:rStyle w:val="Hyperlink"/>
            </w:rPr>
            <w:t xml:space="preserve">antithesis</w:t>
          </w:r>
        </w:ins>
      </w:hyperlink>
      <w:ins w:id="229" w:author="PR Preview" w:date="2026-01-01T00:00:00Z">
        <w:r>
          <w:t xml:space="preserve">.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It promises a profound contrast and usually delivers a hollow one.</w:t>
        </w:r>
      </w:ins>
    </w:p>
    <w:bookmarkStart w:id="25" w:name="exm-antithesis"/>
    <w:p>
      <w:pPr>
        <w:pStyle w:val="BodyText"/>
      </w:pPr>
      <w:ins w:id="232" w:author="PR Preview" w:date="2026-01-01T00:00:00Z">
        <w:r>
          <w:rPr>
            <w:b/>
            <w:bCs/>
          </w:rPr>
          <w:t xml:space="preserve">Example 1 (The</w:t>
        </w:r>
      </w:ins>
      <w:ins w:id="233" w:author="PR Preview" w:date="2026-01-01T00:00:00Z">
        <w:r>
          <w:rPr>
            <w:b/>
            <w:bCs/>
          </w:rPr>
          <w:t xml:space="preserve"> </w:t>
        </w:r>
      </w:ins>
      <w:ins w:id="234" w:author="PR Preview" w:date="2026-01-01T00:00:00Z">
        <w:r>
          <w:rPr>
            <w:b/>
            <w:bCs/>
          </w:rPr>
          <w:t xml:space="preserve">“not just X, but Y”</w:t>
        </w:r>
      </w:ins>
      <w:ins w:id="235" w:author="PR Preview" w:date="2026-01-01T00:00:00Z">
        <w:r>
          <w:rPr>
            <w:b/>
            <w:bCs/>
          </w:rPr>
          <w:t xml:space="preserve"> </w:t>
        </w:r>
      </w:ins>
      <w:ins w:id="236" w:author="PR Preview" w:date="2026-01-01T00:00:00Z">
        <w:r>
          <w:rPr>
            <w:b/>
            <w:bCs/>
          </w:rPr>
          <w:t xml:space="preserve">reflex)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 </w:t>
        </w:r>
      </w:ins>
    </w:p>
    <w:p>
      <w:pPr>
        <w:pStyle w:val="BlockText"/>
      </w:pPr>
      <w:ins w:id="239" w:author="PR Preview" w:date="2026-01-01T00:00:00Z">
        <w:r>
          <w:t xml:space="preserve">❌ This method is not just fast — it is transformative.</w:t>
        </w:r>
      </w:ins>
    </w:p>
    <w:p>
      <w:pPr>
        <w:pStyle w:val="BlockText"/>
      </w:pPr>
      <w:ins w:id="240" w:author="PR Preview" w:date="2026-01-01T00:00:00Z">
        <w:r>
          <w:t xml:space="preserve">✅ This method runs in half the time of the previous approach.</w:t>
        </w:r>
      </w:ins>
    </w:p>
    <w:p>
      <w:pPr>
        <w:pStyle w:val="FirstParagraph"/>
      </w:pPr>
      <w:ins w:id="241" w:author="PR Preview" w:date="2026-01-01T00:00:00Z">
        <w:r>
          <w:t xml:space="preserve">The plain version makes a concrete, verifiable claim.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The</w:t>
        </w:r>
      </w:ins>
      <w:ins w:id="244" w:author="PR Preview" w:date="2026-01-01T00:00:00Z">
        <w:r>
          <w:t xml:space="preserve"> </w:t>
        </w:r>
      </w:ins>
      <w:hyperlink w:anchor="def-antithesis">
        <w:ins w:id="245" w:author="PR Preview" w:date="2026-01-01T00:00:00Z">
          <w:r>
            <w:rPr>
              <w:rStyle w:val="Hyperlink"/>
            </w:rPr>
            <w:t xml:space="preserve">antithesis</w:t>
          </w:r>
        </w:ins>
      </w:hyperlink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frame makes none.</w:t>
        </w:r>
      </w:ins>
    </w:p>
    <w:bookmarkEnd w:id="25"/>
    <w:p>
      <w:pPr>
        <w:pStyle w:val="BodyText"/>
      </w:pPr>
      <w:ins w:id="248" w:author="PR Preview" w:date="2026-01-01T00:00:00Z">
        <w:r>
          <w:t xml:space="preserve">Other reflexes to watch for:</w:t>
        </w:r>
      </w:ins>
    </w:p>
    <w:p>
      <w:pPr>
        <w:pStyle w:val="Compact"/>
        <w:numPr>
          <w:ilvl w:val="0"/>
          <w:numId w:val="1004"/>
        </w:numPr>
      </w:pPr>
      <w:ins w:id="249" w:author="PR Preview" w:date="2026-01-01T00:00:00Z">
        <w:r>
          <w:rPr>
            <w:b/>
            <w:bCs/>
          </w:rPr>
          <w:t xml:space="preserve">Mechanical lists of three.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Three parallel items appear whether or not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three is the right count. Use the number of items the point actually needs.</w:t>
        </w:r>
      </w:ins>
    </w:p>
    <w:p>
      <w:pPr>
        <w:pStyle w:val="Compact"/>
        <w:numPr>
          <w:ilvl w:val="0"/>
          <w:numId w:val="1004"/>
        </w:numPr>
      </w:pPr>
      <w:ins w:id="254" w:author="PR Preview" w:date="2026-01-01T00:00:00Z">
        <w:r>
          <w:rPr>
            <w:b/>
            <w:bCs/>
          </w:rPr>
          <w:t xml:space="preserve">Signpost filler.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Phrases like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“it is worth noting that”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and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“importantly”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announce a point instead of making it. Cut them and state the point directly.</w:t>
        </w:r>
      </w:ins>
    </w:p>
    <w:p>
      <w:pPr>
        <w:pStyle w:val="Compact"/>
        <w:numPr>
          <w:ilvl w:val="0"/>
          <w:numId w:val="1004"/>
        </w:numPr>
      </w:pPr>
      <w:ins w:id="265" w:author="PR Preview" w:date="2026-01-01T00:00:00Z">
        <w:r>
          <w:rPr>
            <w:b/>
            <w:bCs/>
          </w:rPr>
          <w:t xml:space="preserve">Hedging stacks.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“May potentially suggest”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and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“could possibly indicate”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pile up qualifiers. Keep one honest</w:t>
        </w:r>
      </w:ins>
      <w:ins w:id="274" w:author="PR Preview" w:date="2026-01-01T00:00:00Z">
        <w:r>
          <w:t xml:space="preserve"> </w:t>
        </w:r>
      </w:ins>
      <w:hyperlink w:anchor="def-hedge">
        <w:ins w:id="275" w:author="PR Preview" w:date="2026-01-01T00:00:00Z">
          <w:r>
            <w:rPr>
              <w:rStyle w:val="Hyperlink"/>
            </w:rPr>
            <w:t xml:space="preserve">hedge</w:t>
          </w:r>
        </w:ins>
      </w:hyperlink>
      <w:ins w:id="276" w:author="PR Preview" w:date="2026-01-01T00:00:00Z">
        <w:r>
          <w:t xml:space="preserve">; drop the rest.</w:t>
        </w:r>
      </w:ins>
    </w:p>
    <w:p>
      <w:pPr>
        <w:pStyle w:val="Compact"/>
        <w:numPr>
          <w:ilvl w:val="0"/>
          <w:numId w:val="1004"/>
        </w:numPr>
      </w:pPr>
      <w:ins w:id="277" w:author="PR Preview" w:date="2026-01-01T00:00:00Z">
        <w:r>
          <w:rPr>
            <w:b/>
            <w:bCs/>
          </w:rPr>
          <w:t xml:space="preserve">Hollow summaries.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A closing paragraph that opens with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“in conclusion”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and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only restates what you just said adds nothing. End on a real point.</w:t>
        </w:r>
      </w:ins>
    </w:p>
    <w:bookmarkEnd w:id="26"/>
    <w:bookmarkStart w:id="29" w:name="say-what-it-is-before-what-it-is-not"/>
    <w:p>
      <w:pPr>
        <w:pStyle w:val="Heading2"/>
      </w:pPr>
      <w:ins w:id="286" w:author="PR Preview" w:date="2026-01-01T00:00:00Z">
        <w:r>
          <w:t xml:space="preserve">5 Say what it is before what it is not</w:t>
        </w:r>
      </w:ins>
    </w:p>
    <w:p>
      <w:pPr>
        <w:pStyle w:val="FirstParagraph"/>
      </w:pPr>
      <w:ins w:id="287" w:author="PR Preview" w:date="2026-01-01T00:00:00Z">
        <w:r>
          <w:t xml:space="preserve">When a sentence needs both a positive claim and a denial,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state the positive claim first.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The reader learns what the subject is before being told what to rule out,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and the denial then attaches to a claim already made.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Opening with the denial makes the reader carry an unsupported denial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until the second clause arrives.</w:t>
        </w:r>
      </w:ins>
    </w:p>
    <w:bookmarkStart w:id="28" w:name="exm-positive-first"/>
    <w:p>
      <w:pPr>
        <w:pStyle w:val="BodyText"/>
      </w:pPr>
      <w:ins w:id="298" w:author="PR Preview" w:date="2026-01-01T00:00:00Z">
        <w:r>
          <w:rPr>
            <w:b/>
            <w:bCs/>
          </w:rPr>
          <w:t xml:space="preserve">Example 2 (Positive claim, then denial)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 </w:t>
        </w:r>
      </w:ins>
    </w:p>
    <w:p>
      <w:pPr>
        <w:pStyle w:val="BlockText"/>
      </w:pPr>
      <w:ins w:id="301" w:author="PR Preview" w:date="2026-01-01T00:00:00Z">
        <w:r>
          <w:t xml:space="preserve">❌ The padding is not a convention, it is an identity.</w:t>
        </w:r>
      </w:ins>
    </w:p>
    <w:p>
      <w:pPr>
        <w:pStyle w:val="BlockText"/>
      </w:pPr>
      <w:ins w:id="302" w:author="PR Preview" w:date="2026-01-01T00:00:00Z">
        <w:r>
          <w:t xml:space="preserve">✅ The padding is an identity, not a convention.</w:t>
        </w:r>
      </w:ins>
    </w:p>
    <w:p>
      <w:pPr>
        <w:pStyle w:val="FirstParagraph"/>
      </w:pPr>
      <w:ins w:id="303" w:author="PR Preview" w:date="2026-01-01T00:00:00Z">
        <w:r>
          <w:t xml:space="preserve">The first version says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“not a convention”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before the reader knows what the padding is,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then repeats the subject and verb to supply the claim.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The second version states the claim once and ends on the contrast.</w:t>
        </w:r>
      </w:ins>
    </w:p>
    <w:p>
      <w:pPr>
        <w:pStyle w:val="BodyText"/>
      </w:pPr>
      <w:ins w:id="312" w:author="PR Preview" w:date="2026-01-01T00:00:00Z">
        <w:r>
          <w:t xml:space="preserve">The order matters even when the sentence stays grammatical:</w:t>
        </w:r>
      </w:ins>
    </w:p>
    <w:p>
      <w:pPr>
        <w:pStyle w:val="BlockText"/>
      </w:pPr>
      <w:ins w:id="313" w:author="PR Preview" w:date="2026-01-01T00:00:00Z">
        <w:r>
          <w:t xml:space="preserve">❌ The padding is not a convention but an identity.</w:t>
        </w:r>
      </w:ins>
    </w:p>
    <w:p>
      <w:pPr>
        <w:pStyle w:val="BlockText"/>
      </w:pPr>
      <w:ins w:id="314" w:author="PR Preview" w:date="2026-01-01T00:00:00Z">
        <w:r>
          <w:t xml:space="preserve">✅ The padding is an identity, not a convention.</w:t>
        </w:r>
      </w:ins>
    </w:p>
    <w:p>
      <w:pPr>
        <w:pStyle w:val="FirstParagraph"/>
      </w:pPr>
      <w:ins w:id="315" w:author="PR Preview" w:date="2026-01-01T00:00:00Z">
        <w:r>
          <w:t xml:space="preserve">Both are correct sentences; the second puts the claim first.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The first pair is from the</w:t>
        </w:r>
      </w:ins>
      <w:ins w:id="318" w:author="PR Preview" w:date="2026-01-01T00:00:00Z">
        <w:r>
          <w:t xml:space="preserve"> </w:t>
        </w:r>
      </w:ins>
      <w:hyperlink r:id="rId27">
        <w:ins w:id="319" w:author="PR Preview" w:date="2026-01-01T00:00:00Z">
          <w:r>
            <w:rPr>
              <w:rStyle w:val="Hyperlink"/>
            </w:rPr>
            <w:t xml:space="preserve">linear regression chapter of lds</w:t>
          </w:r>
        </w:ins>
      </w:hyperlink>
      <w:ins w:id="320" w:author="PR Preview" w:date="2026-01-01T00:00:00Z">
        <w:r>
          <w:t xml:space="preserve">.</w:t>
        </w:r>
      </w:ins>
    </w:p>
    <w:bookmarkEnd w:id="28"/>
    <w:p>
      <w:pPr>
        <w:pStyle w:val="BodyText"/>
      </w:pPr>
      <w:ins w:id="321" w:author="PR Preview" w:date="2026-01-01T00:00:00Z">
        <w:r>
          <w:t xml:space="preserve">Often the denial can be cut.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Keep it only when the reader might plausibly believe the rejected reading,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as with a convention versus an identity.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 denial that rejects a view nobody holds is the reframe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(see</w:t>
        </w:r>
      </w:ins>
      <w:ins w:id="330" w:author="PR Preview" w:date="2026-01-01T00:00:00Z">
        <w:r>
          <w:t xml:space="preserve"> </w:t>
        </w:r>
      </w:ins>
      <w:hyperlink w:anchor="clichéd-sentence-shapes">
        <w:ins w:id="331" w:author="PR Preview" w:date="2026-01-01T00:00:00Z">
          <w:r>
            <w:rPr>
              <w:rStyle w:val="Hyperlink"/>
            </w:rPr>
            <w:t xml:space="preserve">Clichéd sentence shapes</w:t>
          </w:r>
        </w:ins>
      </w:hyperlink>
      <w:ins w:id="332" w:author="PR Preview" w:date="2026-01-01T00:00:00Z">
        <w:r>
          <w:t xml:space="preserve">) in miniature: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cut it and keep the claim.</w:t>
        </w:r>
      </w:ins>
    </w:p>
    <w:bookmarkEnd w:id="29"/>
    <w:bookmarkStart w:id="35" w:name="clichéd-sentence-shapes"/>
    <w:p>
      <w:pPr>
        <w:pStyle w:val="Heading2"/>
      </w:pPr>
      <w:ins w:id="335" w:author="PR Preview" w:date="2026-01-01T00:00:00Z">
        <w:r>
          <w:t xml:space="preserve">6 Clichéd sentence shapes</w:t>
        </w:r>
      </w:ins>
    </w:p>
    <w:p>
      <w:pPr>
        <w:pStyle w:val="FirstParagraph"/>
      </w:pPr>
      <w:ins w:id="336" w:author="PR Preview" w:date="2026-01-01T00:00:00Z">
        <w:r>
          <w:t xml:space="preserve">Beyond the</w:t>
        </w:r>
      </w:ins>
      <w:ins w:id="337" w:author="PR Preview" w:date="2026-01-01T00:00:00Z">
        <w:r>
          <w:t xml:space="preserve"> </w:t>
        </w:r>
      </w:ins>
      <w:hyperlink w:anchor="def-antithesis">
        <w:ins w:id="338" w:author="PR Preview" w:date="2026-01-01T00:00:00Z">
          <w:r>
            <w:rPr>
              <w:rStyle w:val="Hyperlink"/>
            </w:rPr>
            <w:t xml:space="preserve">antithesis</w:t>
          </w:r>
        </w:ins>
      </w:hyperlink>
      <w:ins w:id="339" w:author="PR Preview" w:date="2026-01-01T00:00:00Z">
        <w:r>
          <w:t xml:space="preserve">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clichéd drafts lean on a set of sentence shapes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that stage a point instead of stating it.</w:t>
        </w:r>
      </w:ins>
    </w:p>
    <w:bookmarkStart w:id="30" w:name="exm-staged-point"/>
    <w:p>
      <w:pPr>
        <w:pStyle w:val="BodyText"/>
      </w:pPr>
      <w:ins w:id="344" w:author="PR Preview" w:date="2026-01-01T00:00:00Z">
        <w:r>
          <w:rPr>
            <w:b/>
            <w:bCs/>
          </w:rPr>
          <w:t xml:space="preserve">Example 3 (A staged point)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 </w:t>
        </w:r>
      </w:ins>
    </w:p>
    <w:p>
      <w:pPr>
        <w:pStyle w:val="BlockText"/>
      </w:pPr>
      <w:ins w:id="347" w:author="PR Preview" w:date="2026-01-01T00:00:00Z">
        <w:r>
          <w:t xml:space="preserve">❌ It can read like a definition that says nothing.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Its use is in what it forces you to name: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a project that cannot say what its</w:t>
        </w:r>
      </w:ins>
      <w:ins w:id="352" w:author="PR Preview" w:date="2026-01-01T00:00:00Z">
        <w:r>
          <w:t xml:space="preserve"> </w:t>
        </w:r>
      </w:ins>
      <m:oMath>
        <m:r>
          <m:t>E</m:t>
        </m:r>
      </m:oMath>
      <w:ins w:id="353" w:author="PR Preview" w:date="2026-01-01T00:00:00Z">
        <w:r>
          <w:t xml:space="preserve">,</w:t>
        </w:r>
      </w:ins>
      <w:ins w:id="354" w:author="PR Preview" w:date="2026-01-01T00:00:00Z">
        <w:r>
          <w:t xml:space="preserve"> </w:t>
        </w:r>
      </w:ins>
      <m:oMath>
        <m:r>
          <m:t>T</m:t>
        </m:r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and</w:t>
        </w:r>
      </w:ins>
      <w:ins w:id="357" w:author="PR Preview" w:date="2026-01-01T00:00:00Z">
        <w:r>
          <w:t xml:space="preserve"> </w:t>
        </w:r>
      </w:ins>
      <m:oMath>
        <m:r>
          <m:t>P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are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has not yet stated a machine learning problem.</w:t>
        </w:r>
      </w:ins>
    </w:p>
    <w:p>
      <w:pPr>
        <w:pStyle w:val="BlockText"/>
      </w:pPr>
      <w:ins w:id="362" w:author="PR Preview" w:date="2026-01-01T00:00:00Z">
        <w:r>
          <w:t xml:space="preserve">✅ A machine learning problem is stated only when its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experience</w:t>
        </w:r>
      </w:ins>
      <w:ins w:id="365" w:author="PR Preview" w:date="2026-01-01T00:00:00Z">
        <w:r>
          <w:t xml:space="preserve"> </w:t>
        </w:r>
      </w:ins>
      <m:oMath>
        <m:r>
          <m:t>E</m:t>
        </m:r>
      </m:oMath>
      <w:ins w:id="366" w:author="PR Preview" w:date="2026-01-01T00:00:00Z">
        <w:r>
          <w:t xml:space="preserve">, task</w:t>
        </w:r>
      </w:ins>
      <w:ins w:id="367" w:author="PR Preview" w:date="2026-01-01T00:00:00Z">
        <w:r>
          <w:t xml:space="preserve"> </w:t>
        </w:r>
      </w:ins>
      <m:oMath>
        <m:r>
          <m:t>T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and performance measure</w:t>
        </w:r>
      </w:ins>
      <w:ins w:id="370" w:author="PR Preview" w:date="2026-01-01T00:00:00Z">
        <w:r>
          <w:t xml:space="preserve"> </w:t>
        </w:r>
      </w:ins>
      <m:oMath>
        <m:r>
          <m:t>P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are named.</w:t>
        </w:r>
      </w:ins>
    </w:p>
    <w:p>
      <w:pPr>
        <w:pStyle w:val="FirstParagraph"/>
      </w:pPr>
      <w:ins w:id="373" w:author="PR Preview" w:date="2026-01-01T00:00:00Z">
        <w:r>
          <w:t xml:space="preserve">The first version packs six clichés into two sentences:</w:t>
        </w:r>
      </w:ins>
    </w:p>
    <w:p>
      <w:pPr>
        <w:pStyle w:val="Compact"/>
        <w:numPr>
          <w:ilvl w:val="0"/>
          <w:numId w:val="1005"/>
        </w:numPr>
      </w:pPr>
      <w:ins w:id="374" w:author="PR Preview" w:date="2026-01-01T00:00:00Z">
        <w:r>
          <w:t xml:space="preserve">an objection raised only to be knocked down;</w:t>
        </w:r>
      </w:ins>
    </w:p>
    <w:p>
      <w:pPr>
        <w:pStyle w:val="Compact"/>
        <w:numPr>
          <w:ilvl w:val="0"/>
          <w:numId w:val="1005"/>
        </w:numPr>
      </w:pPr>
      <w:ins w:id="375" w:author="PR Preview" w:date="2026-01-01T00:00:00Z">
        <w:r>
          <w:t xml:space="preserve">“It”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and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“Its”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in place of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“the definition”</w:t>
        </w:r>
      </w:ins>
      <w:ins w:id="38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385" w:author="PR Preview" w:date="2026-01-01T00:00:00Z">
        <w:r>
          <w:t xml:space="preserve">a definition that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“forces”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the reader, as if it were a person;</w:t>
        </w:r>
      </w:ins>
    </w:p>
    <w:p>
      <w:pPr>
        <w:pStyle w:val="Compact"/>
        <w:numPr>
          <w:ilvl w:val="0"/>
          <w:numId w:val="1005"/>
        </w:numPr>
      </w:pPr>
      <w:ins w:id="390" w:author="PR Preview" w:date="2026-01-01T00:00:00Z">
        <w:r>
          <w:t xml:space="preserve">“you”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addressing the reader;</w:t>
        </w:r>
      </w:ins>
    </w:p>
    <w:p>
      <w:pPr>
        <w:pStyle w:val="Compact"/>
        <w:numPr>
          <w:ilvl w:val="0"/>
          <w:numId w:val="1005"/>
        </w:numPr>
      </w:pPr>
      <w:ins w:id="393" w:author="PR Preview" w:date="2026-01-01T00:00:00Z">
        <w:r>
          <w:t xml:space="preserve">a point withheld until after a colon;</w:t>
        </w:r>
      </w:ins>
    </w:p>
    <w:p>
      <w:pPr>
        <w:pStyle w:val="Compact"/>
        <w:numPr>
          <w:ilvl w:val="0"/>
          <w:numId w:val="1005"/>
        </w:numPr>
      </w:pPr>
      <w:ins w:id="394" w:author="PR Preview" w:date="2026-01-01T00:00:00Z">
        <w:r>
          <w:t xml:space="preserve">a closing</w:t>
        </w:r>
      </w:ins>
      <w:ins w:id="395" w:author="PR Preview" w:date="2026-01-01T00:00:00Z">
        <w:r>
          <w:t xml:space="preserve"> </w:t>
        </w:r>
      </w:ins>
      <w:hyperlink w:anchor="def-aphorism">
        <w:ins w:id="396" w:author="PR Preview" w:date="2026-01-01T00:00:00Z">
          <w:r>
            <w:rPr>
              <w:rStyle w:val="Hyperlink"/>
            </w:rPr>
            <w:t xml:space="preserve">aphorism</w:t>
          </w:r>
        </w:ins>
      </w:hyperlink>
      <w:ins w:id="397" w:author="PR Preview" w:date="2026-01-01T00:00:00Z">
        <w:r>
          <w:t xml:space="preserve">.</w:t>
        </w:r>
      </w:ins>
    </w:p>
    <w:p>
      <w:pPr>
        <w:pStyle w:val="FirstParagraph"/>
      </w:pPr>
      <w:ins w:id="398" w:author="PR Preview" w:date="2026-01-01T00:00:00Z">
        <w:r>
          <w:t xml:space="preserve">The second version states the claim once.</w:t>
        </w:r>
      </w:ins>
    </w:p>
    <w:bookmarkEnd w:id="30"/>
    <w:p>
      <w:pPr>
        <w:pStyle w:val="BodyText"/>
      </w:pPr>
      <w:ins w:id="399" w:author="PR Preview" w:date="2026-01-01T00:00:00Z">
        <w:r>
          <w:t xml:space="preserve">Watch for these shapes:</w:t>
        </w:r>
      </w:ins>
    </w:p>
    <w:p>
      <w:pPr>
        <w:pStyle w:val="Compact"/>
        <w:numPr>
          <w:ilvl w:val="0"/>
          <w:numId w:val="1006"/>
        </w:numPr>
      </w:pPr>
      <w:ins w:id="400" w:author="PR Preview" w:date="2026-01-01T00:00:00Z">
        <w:r>
          <w:rPr>
            <w:b/>
            <w:bCs/>
          </w:rPr>
          <w:t xml:space="preserve">The straw objection.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 doubt raised only to be answered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(</w:t>
        </w:r>
      </w:ins>
      <w:ins w:id="405" w:author="PR Preview" w:date="2026-01-01T00:00:00Z">
        <w:r>
          <w:t xml:space="preserve">“It may seem trivial. In fact, …”</w:t>
        </w:r>
      </w:ins>
      <w:ins w:id="406" w:author="PR Preview" w:date="2026-01-01T00:00:00Z">
        <w:r>
          <w:t xml:space="preserve">).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This is the</w:t>
        </w:r>
      </w:ins>
      <w:ins w:id="409" w:author="PR Preview" w:date="2026-01-01T00:00:00Z">
        <w:r>
          <w:t xml:space="preserve"> </w:t>
        </w:r>
      </w:ins>
      <w:hyperlink w:anchor="def-antithesis">
        <w:ins w:id="410" w:author="PR Preview" w:date="2026-01-01T00:00:00Z">
          <w:r>
            <w:rPr>
              <w:rStyle w:val="Hyperlink"/>
            </w:rPr>
            <w:t xml:space="preserve">antithesis</w:t>
          </w:r>
        </w:ins>
      </w:hyperlink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spread over two sentences.</w:t>
        </w:r>
      </w:ins>
    </w:p>
    <w:p>
      <w:pPr>
        <w:pStyle w:val="Compact"/>
        <w:numPr>
          <w:ilvl w:val="0"/>
          <w:numId w:val="1006"/>
        </w:numPr>
      </w:pPr>
      <w:ins w:id="413" w:author="PR Preview" w:date="2026-01-01T00:00:00Z">
        <w:r>
          <w:rPr>
            <w:b/>
            <w:bCs/>
          </w:rPr>
          <w:t xml:space="preserve">The personified abstraction.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A definition, method or result that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“forces”</w:t>
        </w:r>
      </w:ins>
      <w:ins w:id="418" w:author="PR Preview" w:date="2026-01-01T00:00:00Z">
        <w:r>
          <w:t xml:space="preserve">,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“invites”</w:t>
        </w:r>
      </w:ins>
      <w:ins w:id="421" w:author="PR Preview" w:date="2026-01-01T00:00:00Z">
        <w:r>
          <w:t xml:space="preserve">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“demands”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or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“asks”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something of the reader.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Name who does what.</w:t>
        </w:r>
      </w:ins>
    </w:p>
    <w:p>
      <w:pPr>
        <w:pStyle w:val="Compact"/>
        <w:numPr>
          <w:ilvl w:val="0"/>
          <w:numId w:val="1006"/>
        </w:numPr>
      </w:pPr>
      <w:ins w:id="432" w:author="PR Preview" w:date="2026-01-01T00:00:00Z">
        <w:r>
          <w:rPr>
            <w:b/>
            <w:bCs/>
          </w:rPr>
          <w:t xml:space="preserve">The colon reveal.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A setup, then a colon, then the point.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Lead with the point.</w:t>
        </w:r>
      </w:ins>
    </w:p>
    <w:p>
      <w:pPr>
        <w:pStyle w:val="Compact"/>
        <w:numPr>
          <w:ilvl w:val="0"/>
          <w:numId w:val="1006"/>
        </w:numPr>
      </w:pPr>
      <w:ins w:id="437" w:author="PR Preview" w:date="2026-01-01T00:00:00Z">
        <w:r>
          <w:rPr>
            <w:b/>
            <w:bCs/>
          </w:rPr>
          <w:t xml:space="preserve">The answered rhetorical question.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“The result? A faster fit.”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or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“Why does this matter? Because …”</w:t>
        </w:r>
      </w:ins>
      <w:ins w:id="444" w:author="PR Preview" w:date="2026-01-01T00:00:00Z">
        <w:r>
          <w:t xml:space="preserve">.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State the result.</w:t>
        </w:r>
      </w:ins>
    </w:p>
    <w:p>
      <w:pPr>
        <w:pStyle w:val="Compact"/>
        <w:numPr>
          <w:ilvl w:val="0"/>
          <w:numId w:val="1006"/>
        </w:numPr>
      </w:pPr>
      <w:ins w:id="447" w:author="PR Preview" w:date="2026-01-01T00:00:00Z">
        <w:r>
          <w:rPr>
            <w:b/>
            <w:bCs/>
          </w:rPr>
          <w:t xml:space="preserve">The throat-clearing lead-in.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“Here’s the thing:”</w:t>
        </w:r>
      </w:ins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“Here’s why:”</w:t>
        </w:r>
      </w:ins>
      <w:ins w:id="453" w:author="PR Preview" w:date="2026-01-01T00:00:00Z">
        <w:r>
          <w:t xml:space="preserve">,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“The key is”</w:t>
        </w:r>
      </w:ins>
      <w:ins w:id="456" w:author="PR Preview" w:date="2026-01-01T00:00:00Z">
        <w:r>
          <w:t xml:space="preserve">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“Put simply,”</w:t>
        </w:r>
      </w:ins>
      <w:ins w:id="459" w:author="PR Preview" w:date="2026-01-01T00:00:00Z">
        <w:r>
          <w:t xml:space="preserve">.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Delete the lead-in.</w:t>
        </w:r>
      </w:ins>
    </w:p>
    <w:p>
      <w:pPr>
        <w:pStyle w:val="Compact"/>
        <w:numPr>
          <w:ilvl w:val="0"/>
          <w:numId w:val="1006"/>
        </w:numPr>
      </w:pPr>
      <w:ins w:id="462" w:author="PR Preview" w:date="2026-01-01T00:00:00Z">
        <w:r>
          <w:rPr>
            <w:b/>
            <w:bCs/>
          </w:rPr>
          <w:t xml:space="preserve">The announced claim.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“It is what makes … valid”</w:t>
        </w:r>
      </w:ins>
      <w:ins w:id="465" w:author="PR Preview" w:date="2026-01-01T00:00:00Z">
        <w:r>
          <w:t xml:space="preserve">,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“That is what …”</w:t>
        </w:r>
      </w:ins>
      <w:ins w:id="468" w:author="PR Preview" w:date="2026-01-01T00:00:00Z">
        <w:r>
          <w:t xml:space="preserve">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“This is what …”</w:t>
        </w:r>
      </w:ins>
      <w:ins w:id="471" w:author="PR Preview" w:date="2026-01-01T00:00:00Z">
        <w:r>
          <w:t xml:space="preserve">, and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“What the standing grant removes is the need to ask”</w:t>
        </w:r>
      </w:ins>
      <w:ins w:id="474" w:author="PR Preview" w:date="2026-01-01T00:00:00Z">
        <w:r>
          <w:t xml:space="preserve">.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The sentence points at its own claim before making it.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Make the claim directly: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“It is what makes sums over countably infinite partitions valid”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becomes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“It makes sums over countably infinite partitions valid”</w:t>
        </w:r>
      </w:ins>
      <w:ins w:id="485" w:author="PR Preview" w:date="2026-01-01T00:00:00Z">
        <w:r>
          <w:t xml:space="preserve">,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and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“What the standing grant removes is the need to ask”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becomes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“The standing grant removes the need to ask”</w:t>
        </w:r>
      </w:ins>
      <w:ins w:id="49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495" w:author="PR Preview" w:date="2026-01-01T00:00:00Z">
        <w:r>
          <w:rPr>
            <w:b/>
            <w:bCs/>
          </w:rPr>
          <w:t xml:space="preserve">The reframe.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“X isn’t about Y; it’s about Z”</w:t>
        </w:r>
      </w:ins>
      <w:ins w:id="498" w:author="PR Preview" w:date="2026-01-01T00:00:00Z">
        <w:r>
          <w:t xml:space="preserve">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“The question isn’t X, it’s Y”</w:t>
        </w:r>
      </w:ins>
      <w:ins w:id="501" w:author="PR Preview" w:date="2026-01-01T00:00:00Z">
        <w:r>
          <w:t xml:space="preserve">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and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“not because X, but because Y”</w:t>
        </w:r>
      </w:ins>
      <w:ins w:id="506" w:author="PR Preview" w:date="2026-01-01T00:00:00Z">
        <w:r>
          <w:t xml:space="preserve">.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Say what X is about.</w:t>
        </w:r>
      </w:ins>
    </w:p>
    <w:p>
      <w:pPr>
        <w:pStyle w:val="Compact"/>
        <w:numPr>
          <w:ilvl w:val="0"/>
          <w:numId w:val="1006"/>
        </w:numPr>
      </w:pPr>
      <w:ins w:id="509" w:author="PR Preview" w:date="2026-01-01T00:00:00Z">
        <w:r>
          <w:rPr>
            <w:b/>
            <w:bCs/>
          </w:rPr>
          <w:t xml:space="preserve">Fragment emphasis.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“Simple. Fast. Reliable.”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Write a sentence with a subject and a verb.</w:t>
        </w:r>
      </w:ins>
    </w:p>
    <w:p>
      <w:pPr>
        <w:pStyle w:val="Compact"/>
        <w:numPr>
          <w:ilvl w:val="0"/>
          <w:numId w:val="1006"/>
        </w:numPr>
      </w:pPr>
      <w:ins w:id="514" w:author="PR Preview" w:date="2026-01-01T00:00:00Z">
        <w:r>
          <w:rPr>
            <w:b/>
            <w:bCs/>
          </w:rPr>
          <w:t xml:space="preserve">The editorializing tail.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A trailing</w:t>
        </w:r>
      </w:ins>
      <w:ins w:id="517" w:author="PR Preview" w:date="2026-01-01T00:00:00Z">
        <w:r>
          <w:t xml:space="preserve"> </w:t>
        </w:r>
      </w:ins>
      <w:hyperlink w:anchor="def-participial-clause">
        <w:ins w:id="518" w:author="PR Preview" w:date="2026-01-01T00:00:00Z">
          <w:r>
            <w:rPr>
              <w:rStyle w:val="Hyperlink"/>
            </w:rPr>
            <w:t xml:space="preserve">participial clause</w:t>
          </w:r>
        </w:ins>
      </w:hyperlink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that comments on the sentence: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“, highlighting the importance of …”</w:t>
        </w:r>
      </w:ins>
      <w:ins w:id="523" w:author="PR Preview" w:date="2026-01-01T00:00:00Z">
        <w:r>
          <w:t xml:space="preserve">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“, ensuring that …”</w:t>
        </w:r>
      </w:ins>
      <w:ins w:id="526" w:author="PR Preview" w:date="2026-01-01T00:00:00Z">
        <w:r>
          <w:t xml:space="preserve">,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“, making it ideal for …”</w:t>
        </w:r>
      </w:ins>
      <w:ins w:id="529" w:author="PR Preview" w:date="2026-01-01T00:00:00Z">
        <w:r>
          <w:t xml:space="preserve">.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End the sentence at its claim.</w:t>
        </w:r>
      </w:ins>
    </w:p>
    <w:p>
      <w:pPr>
        <w:pStyle w:val="Compact"/>
        <w:numPr>
          <w:ilvl w:val="0"/>
          <w:numId w:val="1006"/>
        </w:numPr>
      </w:pPr>
      <w:ins w:id="532" w:author="PR Preview" w:date="2026-01-01T00:00:00Z">
        <w:r>
          <w:rPr>
            <w:b/>
            <w:bCs/>
          </w:rPr>
          <w:t xml:space="preserve">The inflated</w:t>
        </w:r>
      </w:ins>
      <w:ins w:id="533" w:author="PR Preview" w:date="2026-01-01T00:00:00Z">
        <w:r>
          <w:rPr>
            <w:b/>
            <w:bCs/>
          </w:rPr>
          <w:t xml:space="preserve"> </w:t>
        </w:r>
      </w:ins>
      <w:hyperlink w:anchor="def-copula">
        <w:ins w:id="534" w:author="PR Preview" w:date="2026-01-01T00:00:00Z">
          <w:r>
            <w:rPr>
              <w:rStyle w:val="Hyperlink"/>
              <w:b/>
              <w:bCs/>
            </w:rPr>
            <w:t xml:space="preserve">copula</w:t>
          </w:r>
        </w:ins>
      </w:hyperlink>
      <w:ins w:id="535" w:author="PR Preview" w:date="2026-01-01T00:00:00Z">
        <w:r>
          <w:rPr>
            <w:b/>
            <w:bCs/>
          </w:rPr>
          <w:t xml:space="preserve">.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“Serves as”</w:t>
        </w:r>
      </w:ins>
      <w:ins w:id="538" w:author="PR Preview" w:date="2026-01-01T00:00:00Z">
        <w:r>
          <w:t xml:space="preserve">,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“stands as”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and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“acts as”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where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“is”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says the same.</w:t>
        </w:r>
      </w:ins>
    </w:p>
    <w:p>
      <w:pPr>
        <w:pStyle w:val="Compact"/>
        <w:numPr>
          <w:ilvl w:val="0"/>
          <w:numId w:val="1006"/>
        </w:numPr>
      </w:pPr>
      <w:ins w:id="551" w:author="PR Preview" w:date="2026-01-01T00:00:00Z">
        <w:r>
          <w:rPr>
            <w:b/>
            <w:bCs/>
          </w:rPr>
          <w:t xml:space="preserve">The range frame.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“From X to Y”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listing two extremes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instead of naming the scope.</w:t>
        </w:r>
      </w:ins>
    </w:p>
    <w:p>
      <w:pPr>
        <w:pStyle w:val="Compact"/>
        <w:numPr>
          <w:ilvl w:val="0"/>
          <w:numId w:val="1006"/>
        </w:numPr>
      </w:pPr>
      <w:ins w:id="558" w:author="PR Preview" w:date="2026-01-01T00:00:00Z">
        <w:r>
          <w:rPr>
            <w:b/>
            <w:bCs/>
          </w:rPr>
          <w:t xml:space="preserve">The audience frame.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“Whether you’re a student or a researcher, …”</w:t>
        </w:r>
      </w:ins>
      <w:ins w:id="561" w:author="PR Preview" w:date="2026-01-01T00:00:00Z">
        <w:r>
          <w:t xml:space="preserve">.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Drop it.</w:t>
        </w:r>
      </w:ins>
    </w:p>
    <w:p>
      <w:pPr>
        <w:pStyle w:val="Compact"/>
        <w:numPr>
          <w:ilvl w:val="0"/>
          <w:numId w:val="1006"/>
        </w:numPr>
      </w:pPr>
      <w:ins w:id="564" w:author="PR Preview" w:date="2026-01-01T00:00:00Z">
        <w:r>
          <w:rPr>
            <w:b/>
            <w:bCs/>
          </w:rPr>
          <w:t xml:space="preserve">The restatement.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“In other words, …”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repeating the previous sentence.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Keep the clearer of the two.</w:t>
        </w:r>
      </w:ins>
    </w:p>
    <w:p>
      <w:pPr>
        <w:pStyle w:val="Compact"/>
        <w:numPr>
          <w:ilvl w:val="0"/>
          <w:numId w:val="1006"/>
        </w:numPr>
      </w:pPr>
      <w:ins w:id="571" w:author="PR Preview" w:date="2026-01-01T00:00:00Z">
        <w:r>
          <w:rPr>
            <w:b/>
            <w:bCs/>
          </w:rPr>
          <w:t xml:space="preserve">The closing</w:t>
        </w:r>
      </w:ins>
      <w:ins w:id="572" w:author="PR Preview" w:date="2026-01-01T00:00:00Z">
        <w:r>
          <w:rPr>
            <w:b/>
            <w:bCs/>
          </w:rPr>
          <w:t xml:space="preserve"> </w:t>
        </w:r>
      </w:ins>
      <w:hyperlink w:anchor="def-aphorism">
        <w:ins w:id="573" w:author="PR Preview" w:date="2026-01-01T00:00:00Z">
          <w:r>
            <w:rPr>
              <w:rStyle w:val="Hyperlink"/>
              <w:b/>
              <w:bCs/>
            </w:rPr>
            <w:t xml:space="preserve">aphorism</w:t>
          </w:r>
        </w:ins>
      </w:hyperlink>
      <w:ins w:id="574" w:author="PR Preview" w:date="2026-01-01T00:00:00Z">
        <w:r>
          <w:rPr>
            <w:b/>
            <w:bCs/>
          </w:rPr>
          <w:t xml:space="preserve">.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A one-line verdict at the end of a paragraph: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“And that’s the point.”</w:t>
        </w:r>
      </w:ins>
      <w:ins w:id="579" w:author="PR Preview" w:date="2026-01-01T00:00:00Z">
        <w:r>
          <w:t xml:space="preserve">,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“Simple as that.”</w:t>
        </w:r>
      </w:ins>
      <w:ins w:id="582" w:author="PR Preview" w:date="2026-01-01T00:00:00Z">
        <w:r>
          <w:t xml:space="preserve">,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“… has not yet stated a problem.”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End on the last piece of content.</w:t>
        </w:r>
      </w:ins>
    </w:p>
    <w:p>
      <w:pPr>
        <w:pStyle w:val="Compact"/>
        <w:numPr>
          <w:ilvl w:val="0"/>
          <w:numId w:val="1006"/>
        </w:numPr>
      </w:pPr>
      <w:ins w:id="587" w:author="PR Preview" w:date="2026-01-01T00:00:00Z">
        <w:r>
          <w:rPr>
            <w:b/>
            <w:bCs/>
          </w:rPr>
          <w:t xml:space="preserve">Sincerity intensifiers.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“Genuinely”</w:t>
        </w:r>
      </w:ins>
      <w:ins w:id="590" w:author="PR Preview" w:date="2026-01-01T00:00:00Z">
        <w:r>
          <w:t xml:space="preserve">,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“truly”</w:t>
        </w:r>
      </w:ins>
      <w:ins w:id="593" w:author="PR Preview" w:date="2026-01-01T00:00:00Z">
        <w:r>
          <w:t xml:space="preserve">,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“actually”</w:t>
        </w:r>
      </w:ins>
      <w:ins w:id="596" w:author="PR Preview" w:date="2026-01-01T00:00:00Z">
        <w:r>
          <w:t xml:space="preserve">,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“really”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and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“crucially”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used to sound earnest.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Cut them.</w:t>
        </w:r>
      </w:ins>
    </w:p>
    <w:p>
      <w:pPr>
        <w:pStyle w:val="Compact"/>
        <w:numPr>
          <w:ilvl w:val="0"/>
          <w:numId w:val="1006"/>
        </w:numPr>
      </w:pPr>
      <w:ins w:id="607" w:author="PR Preview" w:date="2026-01-01T00:00:00Z">
        <w:r>
          <w:rPr>
            <w:b/>
            <w:bCs/>
          </w:rPr>
          <w:t xml:space="preserve">Chained connectors.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“Furthermore”</w:t>
        </w:r>
      </w:ins>
      <w:ins w:id="610" w:author="PR Preview" w:date="2026-01-01T00:00:00Z">
        <w:r>
          <w:t xml:space="preserve">,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“Moreover”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and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“Additionally”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opening consecutive sentences.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Most can go; the order already signals addition.</w:t>
        </w:r>
      </w:ins>
    </w:p>
    <w:p>
      <w:pPr>
        <w:pStyle w:val="Compact"/>
        <w:numPr>
          <w:ilvl w:val="0"/>
          <w:numId w:val="1006"/>
        </w:numPr>
      </w:pPr>
      <w:ins w:id="621" w:author="PR Preview" w:date="2026-01-01T00:00:00Z">
        <w:r>
          <w:rPr>
            <w:b/>
            <w:bCs/>
          </w:rPr>
          <w:t xml:space="preserve">Assistant chatter.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“Let’s dive in”</w:t>
        </w:r>
      </w:ins>
      <w:ins w:id="624" w:author="PR Preview" w:date="2026-01-01T00:00:00Z">
        <w:r>
          <w:t xml:space="preserve">,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“Let’s unpack this”</w:t>
        </w:r>
      </w:ins>
      <w:ins w:id="627" w:author="PR Preview" w:date="2026-01-01T00:00:00Z">
        <w:r>
          <w:t xml:space="preserve">,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“Great question”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and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“I hope this helps”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belong in a chat window, not a document.</w:t>
        </w:r>
      </w:ins>
    </w:p>
    <w:p>
      <w:pPr>
        <w:pStyle w:val="FirstParagraph"/>
      </w:pPr>
      <w:ins w:id="636" w:author="PR Preview" w:date="2026-01-01T00:00:00Z">
        <w:r>
          <w:t xml:space="preserve">Four more habits blur the referent or delay the claim.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Other chapters cover each:</w:t>
        </w:r>
      </w:ins>
    </w:p>
    <w:p>
      <w:pPr>
        <w:pStyle w:val="Compact"/>
        <w:numPr>
          <w:ilvl w:val="0"/>
          <w:numId w:val="1007"/>
        </w:numPr>
      </w:pPr>
      <w:ins w:id="639" w:author="PR Preview" w:date="2026-01-01T00:00:00Z">
        <w:r>
          <w:t xml:space="preserve">a demonstrative standing in for its referent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(</w:t>
        </w:r>
      </w:ins>
      <w:hyperlink r:id="rId31">
        <w:ins w:id="642" w:author="PR Preview" w:date="2026-01-01T00:00:00Z">
          <w:r>
            <w:rPr>
              <w:rStyle w:val="Hyperlink"/>
            </w:rPr>
            <w:t xml:space="preserve">Demonstrative pronouns</w:t>
          </w:r>
        </w:ins>
      </w:hyperlink>
      <w:ins w:id="643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7"/>
        </w:numPr>
      </w:pPr>
      <w:ins w:id="644" w:author="PR Preview" w:date="2026-01-01T00:00:00Z">
        <w:r>
          <w:t xml:space="preserve">the word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“thing”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(</w:t>
        </w:r>
      </w:ins>
      <w:hyperlink r:id="rId32">
        <w:ins w:id="649" w:author="PR Preview" w:date="2026-01-01T00:00:00Z">
          <w:r>
            <w:rPr>
              <w:rStyle w:val="Hyperlink"/>
            </w:rPr>
            <w:t xml:space="preserve">Say which thing</w:t>
          </w:r>
        </w:ins>
      </w:hyperlink>
      <w:ins w:id="650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7"/>
        </w:numPr>
      </w:pPr>
      <w:ins w:id="651" w:author="PR Preview" w:date="2026-01-01T00:00:00Z">
        <w:r>
          <w:t xml:space="preserve">a dependent clause opening a sentence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(</w:t>
        </w:r>
      </w:ins>
      <w:hyperlink r:id="rId33">
        <w:ins w:id="654" w:author="PR Preview" w:date="2026-01-01T00:00:00Z">
          <w:r>
            <w:rPr>
              <w:rStyle w:val="Hyperlink"/>
            </w:rPr>
            <w:t xml:space="preserve">Lead with the subject</w:t>
          </w:r>
        </w:ins>
      </w:hyperlink>
      <w:ins w:id="655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7"/>
        </w:numPr>
      </w:pPr>
      <w:ins w:id="656" w:author="PR Preview" w:date="2026-01-01T00:00:00Z">
        <w:r>
          <w:t xml:space="preserve">informal idioms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(</w:t>
        </w:r>
      </w:ins>
      <w:hyperlink r:id="rId34">
        <w:ins w:id="659" w:author="PR Preview" w:date="2026-01-01T00:00:00Z">
          <w:r>
            <w:rPr>
              <w:rStyle w:val="Hyperlink"/>
            </w:rPr>
            <w:t xml:space="preserve">Avoid vague and metaphorical language</w:t>
          </w:r>
        </w:ins>
      </w:hyperlink>
      <w:ins w:id="660" w:author="PR Preview" w:date="2026-01-01T00:00:00Z">
        <w:r>
          <w:t xml:space="preserve">).</w:t>
        </w:r>
      </w:ins>
    </w:p>
    <w:bookmarkEnd w:id="35"/>
    <w:bookmarkStart w:id="36" w:name="formatting-habits"/>
    <w:p>
      <w:pPr>
        <w:pStyle w:val="Heading2"/>
      </w:pPr>
      <w:ins w:id="661" w:author="PR Preview" w:date="2026-01-01T00:00:00Z">
        <w:r>
          <w:t xml:space="preserve">7 Formatting habits</w:t>
        </w:r>
      </w:ins>
    </w:p>
    <w:p>
      <w:pPr>
        <w:pStyle w:val="FirstParagraph"/>
      </w:pPr>
      <w:ins w:id="662" w:author="PR Preview" w:date="2026-01-01T00:00:00Z">
        <w:r>
          <w:t xml:space="preserve">Some clichés are typographic rather than verbal.</w:t>
        </w:r>
      </w:ins>
    </w:p>
    <w:p>
      <w:pPr>
        <w:pStyle w:val="Compact"/>
        <w:numPr>
          <w:ilvl w:val="0"/>
          <w:numId w:val="1008"/>
        </w:numPr>
      </w:pPr>
      <w:ins w:id="663" w:author="PR Preview" w:date="2026-01-01T00:00:00Z">
        <w:r>
          <w:rPr>
            <w:b/>
            <w:bCs/>
          </w:rPr>
          <w:t xml:space="preserve">The em-dash as a default connector.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Some writers, and many AI drafts,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use the em-dash to join almost any two clauses. Vary your punctuation: a period, a comma, or a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semicolon is often the better fit.</w:t>
        </w:r>
      </w:ins>
    </w:p>
    <w:p>
      <w:pPr>
        <w:pStyle w:val="Compact"/>
        <w:numPr>
          <w:ilvl w:val="0"/>
          <w:numId w:val="1008"/>
        </w:numPr>
      </w:pPr>
      <w:ins w:id="670" w:author="PR Preview" w:date="2026-01-01T00:00:00Z">
        <w:r>
          <w:rPr>
            <w:b/>
            <w:bCs/>
          </w:rPr>
          <w:t xml:space="preserve">Bold-leading bullets everywhere.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rPr>
            <w:rStyle w:val="VerbatimChar"/>
          </w:rPr>
          <w:t xml:space="preserve">**Term:** explanation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bullet is fine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once, but applying the pattern to every list turns it into a tic. Use it when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the label earns emphasis, plain bullets otherwise.</w:t>
        </w:r>
      </w:ins>
    </w:p>
    <w:p>
      <w:pPr>
        <w:pStyle w:val="Compact"/>
        <w:numPr>
          <w:ilvl w:val="0"/>
          <w:numId w:val="1008"/>
        </w:numPr>
      </w:pPr>
      <w:ins w:id="681" w:author="PR Preview" w:date="2026-01-01T00:00:00Z">
        <w:r>
          <w:rPr>
            <w:b/>
            <w:bCs/>
          </w:rPr>
          <w:t xml:space="preserve">Emoji section headers.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Emoji in headings signal a blog post, not a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scientific document. Leave them out.</w:t>
        </w:r>
      </w:ins>
    </w:p>
    <w:p>
      <w:pPr>
        <w:pStyle w:val="Compact"/>
        <w:numPr>
          <w:ilvl w:val="0"/>
          <w:numId w:val="1008"/>
        </w:numPr>
      </w:pPr>
      <w:ins w:id="686" w:author="PR Preview" w:date="2026-01-01T00:00:00Z">
        <w:r>
          <w:rPr>
            <w:b/>
            <w:bCs/>
          </w:rPr>
          <w:t xml:space="preserve">Uniform paragraph rhythm.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Paragraphs of near-identical length, each three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or four sentences, read as monotonous. Let paragraph length follow the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ideas.</w:t>
        </w:r>
      </w:ins>
    </w:p>
    <w:bookmarkEnd w:id="36"/>
    <w:bookmarkStart w:id="38" w:name="tone"/>
    <w:p>
      <w:pPr>
        <w:pStyle w:val="Heading2"/>
      </w:pPr>
      <w:ins w:id="693" w:author="PR Preview" w:date="2026-01-01T00:00:00Z">
        <w:r>
          <w:t xml:space="preserve">8 Tone</w:t>
        </w:r>
      </w:ins>
    </w:p>
    <w:p>
      <w:pPr>
        <w:pStyle w:val="FirstParagraph"/>
      </w:pPr>
      <w:ins w:id="694" w:author="PR Preview" w:date="2026-01-01T00:00:00Z">
        <w:r>
          <w:t xml:space="preserve">The last group of clichés is about</w:t>
        </w:r>
      </w:ins>
      <w:ins w:id="695" w:author="PR Preview" w:date="2026-01-01T00:00:00Z">
        <w:r>
          <w:t xml:space="preserve"> </w:t>
        </w:r>
      </w:ins>
      <w:hyperlink w:anchor="def-register">
        <w:ins w:id="696" w:author="PR Preview" w:date="2026-01-01T00:00:00Z">
          <w:r>
            <w:rPr>
              <w:rStyle w:val="Hyperlink"/>
            </w:rPr>
            <w:t xml:space="preserve">register</w:t>
          </w:r>
        </w:ins>
      </w:hyperlink>
      <w:ins w:id="69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698" w:author="PR Preview" w:date="2026-01-01T00:00:00Z">
        <w:r>
          <w:rPr>
            <w:b/>
            <w:bCs/>
          </w:rPr>
          <w:t xml:space="preserve">Promotional language.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Words like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“powerful”</w:t>
        </w:r>
      </w:ins>
      <w:ins w:id="703" w:author="PR Preview" w:date="2026-01-01T00:00:00Z">
        <w:r>
          <w:t xml:space="preserve">,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“game-changing”</w:t>
        </w:r>
      </w:ins>
      <w:ins w:id="706" w:author="PR Preview" w:date="2026-01-01T00:00:00Z">
        <w:r>
          <w:t xml:space="preserve">, and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“cutting-edge”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sell rather than inform. Describe what the thing does and let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the reader judge.</w:t>
        </w:r>
      </w:ins>
    </w:p>
    <w:p>
      <w:pPr>
        <w:pStyle w:val="Compact"/>
        <w:numPr>
          <w:ilvl w:val="0"/>
          <w:numId w:val="1009"/>
        </w:numPr>
      </w:pPr>
      <w:ins w:id="713" w:author="PR Preview" w:date="2026-01-01T00:00:00Z">
        <w:r>
          <w:rPr>
            <w:b/>
            <w:bCs/>
          </w:rPr>
          <w:t xml:space="preserve">Reflexive both-sides framing.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Tacking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“however, it is important to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consider the other side”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onto every claim signals caution without adding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content. Use a</w:t>
        </w:r>
      </w:ins>
      <w:ins w:id="724" w:author="PR Preview" w:date="2026-01-01T00:00:00Z">
        <w:r>
          <w:t xml:space="preserve"> </w:t>
        </w:r>
      </w:ins>
      <w:hyperlink w:anchor="def-hedge">
        <w:ins w:id="725" w:author="PR Preview" w:date="2026-01-01T00:00:00Z">
          <w:r>
            <w:rPr>
              <w:rStyle w:val="Hyperlink"/>
            </w:rPr>
            <w:t xml:space="preserve">hedge</w:t>
          </w:r>
        </w:ins>
      </w:hyperlink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when the evidence is genuinely mixed,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not by habit.</w:t>
        </w:r>
      </w:ins>
    </w:p>
    <w:p>
      <w:pPr>
        <w:pStyle w:val="Compact"/>
        <w:numPr>
          <w:ilvl w:val="0"/>
          <w:numId w:val="1009"/>
        </w:numPr>
      </w:pPr>
      <w:ins w:id="730" w:author="PR Preview" w:date="2026-01-01T00:00:00Z">
        <w:r>
          <w:rPr>
            <w:b/>
            <w:bCs/>
          </w:rPr>
          <w:t xml:space="preserve">Vague universals.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“Studies show”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and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“experts agree”</w:t>
        </w:r>
      </w:ins>
      <w:ins w:id="737" w:author="PR Preview" w:date="2026-01-01T00:00:00Z">
        <w:r>
          <w:t xml:space="preserve">, with no specific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source or number, are clichés precisely because they dodge the evidence. Name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the study and give the number, as the</w:t>
        </w:r>
      </w:ins>
      <w:ins w:id="742" w:author="PR Preview" w:date="2026-01-01T00:00:00Z">
        <w:r>
          <w:t xml:space="preserve"> </w:t>
        </w:r>
      </w:ins>
      <w:hyperlink r:id="rId37">
        <w:ins w:id="743" w:author="PR Preview" w:date="2026-01-01T00:00:00Z">
          <w:r>
            <w:rPr>
              <w:rStyle w:val="Hyperlink"/>
            </w:rPr>
            <w:t xml:space="preserve">Citations and evidence</w:t>
          </w:r>
        </w:ins>
      </w:hyperlink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chapter recommends.</w:t>
        </w:r>
      </w:ins>
    </w:p>
    <w:p>
      <w:pPr>
        <w:pStyle w:val="FirstParagraph"/>
      </w:pPr>
      <w:ins w:id="746" w:author="PR Preview" w:date="2026-01-01T00:00:00Z">
        <w:r>
          <w:t xml:space="preserve">A short scan for these patterns before you submit a draft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catches most of them.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Cut the filler and the reflexes,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but keep your own voice.</w:t>
        </w:r>
      </w:ins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2026-10-13T05:33:51Z</dcterms:created>
  <dcterms:modified xsi:type="dcterms:W3CDTF">2026-10-13T05:33:51Z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2026-10-12 22:31:45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