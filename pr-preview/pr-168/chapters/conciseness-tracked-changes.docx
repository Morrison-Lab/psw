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2026-10-12 22:10:26 (PDT)</w:delText>
        </w:r>
      </w:del>
    </w:p>
    <w:p>
      <w:pPr>
        <w:pStyle w:val="Date"/>
      </w:pPr>
      <w:ins w:id="2" w:author="PR Preview" w:date="2026-01-01T00:00:00Z">
        <w:r>
          <w:t xml:space="preserve">Last modified: 2026-10-12 22:31:45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2026-10-13T05:34:21Z</dcterms:created>
  <dcterms:modified xsi:type="dcterms:W3CDTF">2026-10-13T05:34:21Z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22:31:45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