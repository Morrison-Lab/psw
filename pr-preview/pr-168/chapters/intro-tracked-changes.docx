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2026-10-12 22:10:26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22:31:45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ins w:id="3" w:author="PR Preview" w:date="2026-01-01T00:00:00Z">
          <w:r>
            <w:rPr>
              <w:rStyle w:val="Hyperlink"/>
            </w:rPr>
            <w:t xml:space="preserve">Avoiding clichés</w:t>
          </w:r>
        </w:ins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10">
        <w:del w:id="4" w:author="PR Preview" w:date="2026-01-01T00:00:00Z">
          <w:r>
            <w:rPr>
              <w:rStyle w:val="Hyperlink"/>
            </w:rPr>
            <w:delText xml:space="preserve">Avoiding AI tells</w:delText>
          </w:r>
        </w:del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Relationship Id="rId10" Type="http://schemas.openxmlformats.org/officeDocument/2006/relationships/hyperlink" Target="avoid-ai-tells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2026-10-13T05:35:00Z</dcterms:created>
  <dcterms:modified xsi:type="dcterms:W3CDTF">2026-10-13T05:35:00Z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22:31:45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