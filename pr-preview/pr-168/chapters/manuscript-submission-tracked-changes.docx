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16:12:27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del w:id="3" w:author="PR Preview" w:date="2026-01-01T00:00:00Z">
        <w:r>
          <w:delText xml:space="preserve">Avoid stock phrases and AI tells,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such as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“novel”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“groundbreaking”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“delve”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“crucial”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“not just X but Y”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constructions.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See</w:delText>
        </w:r>
      </w:del>
      <w:del w:id="26" w:author="PR Preview" w:date="2026-01-01T00:00:00Z">
        <w:r>
          <w:delText xml:space="preserve"> </w:delText>
        </w:r>
      </w:del>
      <w:hyperlink r:id="rId12">
        <w:del w:id="27" w:author="PR Preview" w:date="2026-01-01T00:00:00Z">
          <w:r>
            <w:rPr>
              <w:rStyle w:val="Hyperlink"/>
            </w:rPr>
            <w:delText xml:space="preserve">Avoiding AI tells</w:delText>
          </w:r>
        </w:del>
      </w:hyperlink>
      <w:del w:id="2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8"/>
        </w:numPr>
      </w:pPr>
      <w:ins w:id="29" w:author="PR Preview" w:date="2026-01-01T00:00:00Z">
        <w:r>
          <w:t xml:space="preserve">Avoid stock phrases and</w:t>
        </w:r>
      </w:ins>
      <w:ins w:id="30" w:author="PR Preview" w:date="2026-01-01T00:00:00Z">
        <w:r>
          <w:t xml:space="preserve"> </w:t>
        </w:r>
      </w:ins>
      <w:hyperlink r:id="rId35">
        <w:ins w:id="31" w:author="PR Preview" w:date="2026-01-01T00:00:00Z">
          <w:r>
            <w:rPr>
              <w:rStyle w:val="Hyperlink"/>
            </w:rPr>
            <w:t xml:space="preserve">AI tells</w:t>
          </w:r>
        </w:ins>
      </w:hyperlink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such as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“novel”</w:t>
        </w:r>
      </w:ins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“groundbreaking”</w:t>
        </w:r>
      </w:ins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“delve”</w:t>
        </w:r>
      </w:ins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“crucial”</w:t>
        </w:r>
      </w:ins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“not just X but Y”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constructions.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See</w:t>
        </w:r>
      </w:ins>
      <w:ins w:id="55" w:author="PR Preview" w:date="2026-01-01T00:00:00Z">
        <w:r>
          <w:t xml:space="preserve"> </w:t>
        </w:r>
      </w:ins>
      <w:hyperlink r:id="rId36">
        <w:ins w:id="56" w:author="PR Preview" w:date="2026-01-01T00:00:00Z">
          <w:r>
            <w:rPr>
              <w:rStyle w:val="Hyperlink"/>
            </w:rPr>
            <w:t xml:space="preserve">Avoiding clichés</w:t>
          </w:r>
        </w:ins>
      </w:hyperlink>
      <w:ins w:id="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Relationship Id="rId12" Type="http://schemas.openxmlformats.org/officeDocument/2006/relationships/hyperlink" Target="avoid-ai-tells.qmd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2026-10-12T23:16:01Z</dcterms:created>
  <dcterms:modified xsi:type="dcterms:W3CDTF">2026-10-12T23:16:01Z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