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2026-10-12 22:10:26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22:31:45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0">
        <w:del w:id="3" w:author="PR Preview" w:date="2026-01-01T00:00:00Z">
          <w:r>
            <w:rPr>
              <w:rStyle w:val="Hyperlink"/>
            </w:rPr>
            <w:delText xml:space="preserve">Edit out clusters of the words and sentence shapes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that mark machine-drafted prose.</w:delText>
        </w:r>
      </w:del>
    </w:p>
    <w:p>
      <w:pPr>
        <w:pStyle w:val="Compact"/>
        <w:numPr>
          <w:ilvl w:val="0"/>
          <w:numId w:val="1004"/>
        </w:numPr>
      </w:pPr>
      <w:hyperlink r:id="rId47">
        <w:ins w:id="6" w:author="PR Preview" w:date="2026-01-01T00:00:00Z">
          <w:r>
            <w:rPr>
              <w:rStyle w:val="Hyperlink"/>
            </w:rPr>
            <w:t xml:space="preserve">Edit out clusters of clichéd words and sentence shapes</w:t>
          </w:r>
        </w:ins>
      </w:hyperlink>
      <w:ins w:id="7" w:author="PR Preview" w:date="2026-01-01T00:00:00Z">
        <w:r>
          <w:t xml:space="preserve">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which make prose read as generic or machine-drafted.</w:t>
        </w:r>
      </w:ins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10" Type="http://schemas.openxmlformats.org/officeDocument/2006/relationships/hyperlink" Target="avoid-ai-tells.qmd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2026-10-13T05:35:44Z</dcterms:created>
  <dcterms:modified xsi:type="dcterms:W3CDTF">2026-10-13T05:35:44Z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22:31:45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