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15:27:23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10">
        <w:del w:id="3" w:author="PR Preview" w:date="2026-01-01T00:00:00Z">
          <w:r>
            <w:rPr>
              <w:rStyle w:val="Hyperlink"/>
            </w:rPr>
            <w:delText xml:space="preserve">avoid AI clichés</w:delText>
          </w:r>
        </w:del>
      </w:hyperlink>
      <w:del w:id="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w:hyperlink r:id="rId52">
        <w:ins w:id="5" w:author="PR Preview" w:date="2026-01-01T00:00:00Z">
          <w:r>
            <w:rPr>
              <w:rStyle w:val="Hyperlink"/>
            </w:rPr>
            <w:t xml:space="preserve">avoid clichés</w:t>
          </w:r>
        </w:ins>
      </w:hyperlink>
      <w:ins w:id="6" w:author="PR Preview" w:date="2026-01-01T00:00:00Z">
        <w:r>
          <w:t xml:space="preserve">.</w:t>
        </w:r>
      </w:ins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avoid-cliche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Relationship Id="rId10" Type="http://schemas.openxmlformats.org/officeDocument/2006/relationships/hyperlink" Target="avoid-ai-tells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avoid-cliche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2026-10-12T22:30:32Z</dcterms:created>
  <dcterms:modified xsi:type="dcterms:W3CDTF">2026-10-12T22:30:32Z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15:27:23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