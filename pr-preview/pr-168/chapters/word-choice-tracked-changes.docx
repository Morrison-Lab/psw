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15:27:23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ins w:id="3" w:author="PR Preview" w:date="2026-01-01T00:00:00Z">
          <w:r>
            <w:rPr>
              <w:rStyle w:val="Hyperlink"/>
            </w:rPr>
            <w:t xml:space="preserve">Overused vocabulary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lists more words, many of them Latin-derived,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that writers reach for by reflex,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with plainer alternatives.</w:t>
        </w:r>
      </w:ins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del w:id="10" w:author="PR Preview" w:date="2026-01-01T00:00:00Z">
        <w:r>
          <w:delText xml:space="preserve">Informal idioms are metaphors too.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“Kicks in”</w:delText>
        </w:r>
      </w:del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“the whole point”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“getting there”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stand in for a literal claim;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state the claim.</w:delText>
        </w:r>
      </w:del>
      <w:del w:id="24" w:author="PR Preview" w:date="2026-01-01T00:00:00Z">
        <w:r>
          <w:delText xml:space="preserve"> </w:delText>
        </w:r>
      </w:del>
      <w:hyperlink r:id="rId17">
        <w:del w:id="25" w:author="PR Preview" w:date="2026-01-01T00:00:00Z">
          <w:r>
            <w:rPr>
              <w:rStyle w:val="Hyperlink"/>
            </w:rPr>
            <w:delText xml:space="preserve">Use literal language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explains why idioms exclude some readers,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gives more examples.</w:delText>
        </w:r>
      </w:del>
    </w:p>
    <w:p>
      <w:pPr>
        <w:pStyle w:val="BodyText"/>
      </w:pPr>
      <w:ins w:id="30" w:author="PR Preview" w:date="2026-01-01T00:00:00Z">
        <w:r>
          <w:t xml:space="preserve">Informal idioms are metaphors too.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“Kicks in”</w:t>
        </w:r>
      </w:ins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“the whole point”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“getting there”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stand in for a literal claim;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state the claim.</w:t>
        </w:r>
      </w:ins>
      <w:ins w:id="44" w:author="PR Preview" w:date="2026-01-01T00:00:00Z">
        <w:r>
          <w:t xml:space="preserve"> </w:t>
        </w:r>
      </w:ins>
      <w:hyperlink r:id="rId17">
        <w:ins w:id="45" w:author="PR Preview" w:date="2026-01-01T00:00:00Z">
          <w:r>
            <w:rPr>
              <w:rStyle w:val="Hyperlink"/>
            </w:rPr>
            <w:t xml:space="preserve">Use literal language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explains why idioms exclude some readers,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gives more examples.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Stock metaphors such as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“pave the way”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“shed light on”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are</w:t>
        </w:r>
      </w:ins>
      <w:ins w:id="60" w:author="PR Preview" w:date="2026-01-01T00:00:00Z">
        <w:r>
          <w:t xml:space="preserve"> </w:t>
        </w:r>
      </w:ins>
      <w:hyperlink r:id="rId18">
        <w:ins w:id="61" w:author="PR Preview" w:date="2026-01-01T00:00:00Z">
          <w:r>
            <w:rPr>
              <w:rStyle w:val="Hyperlink"/>
            </w:rPr>
            <w:t xml:space="preserve">clichés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w:hyperlink r:id="rId15">
        <w:ins w:id="66" w:author="PR Preview" w:date="2026-01-01T00:00:00Z">
          <w:r>
            <w:rPr>
              <w:rStyle w:val="Hyperlink"/>
            </w:rPr>
            <w:t xml:space="preserve">Overused vocabulary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lists more of them.</w:t>
        </w:r>
      </w:ins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2026-10-12T22:30:38Z</dcterms:created>
  <dcterms:modified xsi:type="dcterms:W3CDTF">2026-10-12T22:30:38Z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