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2026-10-12 00:36:15 (PDT)</w:delText>
        </w:r>
      </w:del>
    </w:p>
    <w:p>
      <w:pPr>
        <w:pStyle w:val="Date"/>
      </w:pPr>
      <w:ins w:id="2" w:author="PR Preview" w:date="2026-01-01T00:00:00Z">
        <w:r>
          <w:t xml:space="preserve">Last modified: 2026-10-12 19:29:23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2026-10-13T02:32:45Z</dcterms:created>
  <dcterms:modified xsi:type="dcterms:W3CDTF">2026-10-13T02:32:45Z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19:29:23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