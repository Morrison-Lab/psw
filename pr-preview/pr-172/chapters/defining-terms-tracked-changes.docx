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Distinguish estimands from estimators: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i/>
            <w:iCs/>
          </w:rPr>
          <w:delText xml:space="preserve">estimand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quantity a study is after,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defined on the population or the data-generating distribution;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i/>
            <w:iCs/>
          </w:rPr>
          <w:delText xml:space="preserve">estimator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rule that computes an estimate of it from a sample.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Define a quantity first as its estimand,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then give the estimator that targets it,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keep the two in separate notation (for example,</w:delText>
        </w:r>
      </w:del>
      <w:del w:id="24" w:author="PR Preview" w:date="2026-01-01T00:00:00Z">
        <w:r>
          <w:delText xml:space="preserve"> </w:delText>
        </w:r>
      </w:del>
      <m:oMath>
        <m:r>
          <m:t>θ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</w:delText>
        </w:r>
      </w:del>
      <w:del w:id="2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8" w:author="PR Preview" w:date="2026-01-01T00:00:00Z">
        <w:r>
          <w:delText xml:space="preserve">).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 definition that gives only the sample formula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hides what the formula estimates,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invites the reader to treat one sample’s value as the quantity itself.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When several related quantities are defined together,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give a table with one row per quantity and a column each for its name,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its estimand and its estimator.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For a binary classifier with prediction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the true class</w:delText>
        </w:r>
      </w:del>
      <w:del w:id="46" w:author="PR Preview" w:date="2026-01-01T00:00:00Z">
        <w:r>
          <w:delText xml:space="preserve"> </w:delText>
        </w:r>
      </w:del>
      <m:oMath>
        <m:r>
          <m:t>Y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counts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TP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FP</m:t>
        </m:r>
      </m:oMath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FN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TN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from a test set of size</w:delText>
        </w:r>
      </w:del>
      <w:del w:id="60" w:author="PR Preview" w:date="2026-01-01T00:00:00Z">
        <w:r>
          <w:delText xml:space="preserve"> </w:delText>
        </w:r>
      </w:del>
      <m:oMath>
        <m:r>
          <m:t>n</m:t>
        </m:r>
      </m:oMath>
      <w:del w:id="61" w:author="PR Preview" w:date="2026-01-01T00:00:00Z">
        <w:r>
          <w:delText xml:space="preserve">:</w:delText>
        </w:r>
      </w:del>
    </w:p>
    <w:p>
      <w:pPr>
        <w:numPr>
          <w:ilvl w:val="0"/>
          <w:numId w:val="1001"/>
        </w:numPr>
      </w:pPr>
      <w:ins w:id="62" w:author="PR Preview" w:date="2026-01-01T00:00:00Z">
        <w:r>
          <w:rPr>
            <w:b/>
            <w:bCs/>
          </w:rPr>
          <w:t xml:space="preserve">Distinguish estimands from estimators: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i/>
            <w:iCs/>
          </w:rPr>
          <w:t xml:space="preserve">estimand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the quantity a study is after,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defined on the population or the data-generating distribution;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i/>
            <w:iCs/>
          </w:rPr>
          <w:t xml:space="preserve">estimator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rule that computes an estimate of it from a sample.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Define a quantity first as its estimand,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then give the estimator that targets it,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keep the two in separate notation (for example,</w:t>
        </w:r>
      </w:ins>
      <w:ins w:id="83" w:author="PR Preview" w:date="2026-01-01T00:00:00Z">
        <w:r>
          <w:t xml:space="preserve"> </w:t>
        </w:r>
      </w:ins>
      <m:oMath>
        <m:r>
          <m:t>θ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</w:t>
        </w:r>
      </w:ins>
      <w:ins w:id="8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7" w:author="PR Preview" w:date="2026-01-01T00:00:00Z">
        <w:r>
          <w:t xml:space="preserve">).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 definition that gives only the sample formula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hides what the formula estimates,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 invites the reader to treat one sample’s value as the quantity itself.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Keep that order across the whole document, not only within one definition: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 estimand’s definition, with its exercise and example,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comes before the estimator’s, and the estimator’s definition links back to it.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example, define the risk of a model, its expected loss on new data,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before the empirical risk, its average loss on the training data;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define the population mean before the sample mean,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a parameter before its maximum likelihood estimate.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Reading the estimator first leaves the reader with a formula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 no answer to the question of what it is for.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When several related quantities are defined together,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give a table with one row per quantity and a column each for its name,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its estimand and its estimator.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a binary classifier with prediction</w:t>
        </w:r>
      </w:ins>
      <w:ins w:id="1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of the true class</w:t>
        </w:r>
      </w:ins>
      <w:ins w:id="123" w:author="PR Preview" w:date="2026-01-01T00:00:00Z">
        <w:r>
          <w:t xml:space="preserve"> </w:t>
        </w:r>
      </w:ins>
      <m:oMath>
        <m:r>
          <m:t>Y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 counts</w:t>
        </w:r>
      </w:ins>
      <w:ins w:id="127" w:author="PR Preview" w:date="2026-01-01T00:00:00Z">
        <w:r>
          <w:t xml:space="preserve"> </w:t>
        </w:r>
      </w:ins>
      <m:oMath>
        <m:r>
          <m:rPr>
            <m:nor/>
            <m:sty m:val="p"/>
          </m:rPr>
          <m:t>TP</m:t>
        </m:r>
      </m:oMath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m:oMath>
        <m:r>
          <m:rPr>
            <m:nor/>
            <m:sty m:val="p"/>
          </m:rPr>
          <m:t>FP</m:t>
        </m:r>
      </m:oMath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m:oMath>
        <m:r>
          <m:rPr>
            <m:nor/>
            <m:sty m:val="p"/>
          </m:rPr>
          <m:t>FN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m:oMath>
        <m:r>
          <m:rPr>
            <m:nor/>
            <m:sty m:val="p"/>
          </m:rPr>
          <m:t>TN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from a test set of size</w:t>
        </w:r>
      </w:ins>
      <w:ins w:id="137" w:author="PR Preview" w:date="2026-01-01T00:00:00Z">
        <w:r>
          <w:t xml:space="preserve"> </w:t>
        </w:r>
      </w:ins>
      <m:oMath>
        <m:r>
          <m:t>n</m:t>
        </m:r>
      </m:oMath>
      <w:ins w:id="138" w:author="PR Preview" w:date="2026-01-01T00:00:00Z">
        <w:r>
          <w:t xml:space="preserve">:</w:t>
        </w:r>
      </w:ins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2026-10-13T03:57:12Z</dcterms:created>
  <dcterms:modified xsi:type="dcterms:W3CDTF">2026-10-13T03:57:12Z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