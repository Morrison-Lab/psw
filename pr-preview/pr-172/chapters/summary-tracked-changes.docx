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Summary</w:t>
      </w:r>
    </w:p>
    <w:p>
      <w:pPr>
        <w:pStyle w:val="Date"/>
      </w:pPr>
      <w:del w:id="1" w:author="PR Preview" w:date="2026-01-01T00:00:00Z">
        <w:r>
          <w:delText xml:space="preserve">Last modified: 2026-10-12 20:18:49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20:54:33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This chapter lists the book’s main rules as a checklist.</w:t>
      </w:r>
      <w:r>
        <w:t xml:space="preserve"> </w:t>
      </w:r>
      <w:r>
        <w:t xml:space="preserve">Use the checklist when you revise a draft:</w:t>
      </w:r>
      <w:r>
        <w:t xml:space="preserve"> </w:t>
      </w:r>
      <w:r>
        <w:t xml:space="preserve">read the draft once for each group of rules,</w:t>
      </w:r>
      <w:r>
        <w:t xml:space="preserve"> </w:t>
      </w:r>
      <w:r>
        <w:t xml:space="preserve">and fix each passage that breaks a rule.</w:t>
      </w:r>
      <w:r>
        <w:t xml:space="preserve"> </w:t>
      </w:r>
      <w:r>
        <w:t xml:space="preserve">Each rule is stated in a few words here.</w:t>
      </w:r>
      <w:r>
        <w:t xml:space="preserve"> </w:t>
      </w:r>
      <w:r>
        <w:t xml:space="preserve">Follow its link for the reasons and the exceptions.</w:t>
      </w:r>
    </w:p>
    <w:bookmarkStart w:id="24" w:name="terms-and-notation"/>
    <w:p>
      <w:pPr>
        <w:pStyle w:val="Heading2"/>
      </w:pPr>
      <w:r>
        <w:t xml:space="preserve">1 Terms and notation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Define every technical term</w:t>
        </w:r>
      </w:hyperlink>
      <w:r>
        <w:t xml:space="preserve"> </w:t>
      </w:r>
      <w:r>
        <w:t xml:space="preserve">explicitly, next to its first use,</w:t>
      </w:r>
      <w:r>
        <w:t xml:space="preserve"> </w:t>
      </w:r>
      <w:r>
        <w:t xml:space="preserve">and follow the definition with examples and counterexamples.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Give each mathematical statement an example</w:t>
        </w:r>
      </w:hyperlink>
      <w:r>
        <w:t xml:space="preserve"> </w:t>
      </w:r>
      <w:r>
        <w:t xml:space="preserve">that applies it.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Prefer interval notation to a double inequality</w:t>
        </w:r>
      </w:hyperlink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rather than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Do one operation per step</w:t>
        </w:r>
      </w:hyperlink>
      <w:r>
        <w:t xml:space="preserve"> </w:t>
      </w:r>
      <w:r>
        <w:t xml:space="preserve">in a derivation, and justify each step.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Give applying a definition its own step</w:t>
        </w:r>
      </w:hyperlink>
      <w:r>
        <w:t xml:space="preserve">;</w:t>
      </w:r>
      <w:r>
        <w:t xml:space="preserve"> </w:t>
      </w:r>
      <w:r>
        <w:t xml:space="preserve">never skip it.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Show why you need a result before you derive it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color each result where it is used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9">
        <w:r>
          <w:rPr>
            <w:rStyle w:val="Hyperlink"/>
          </w:rPr>
          <w:t xml:space="preserve">Put one equals sign on each line</w:t>
        </w:r>
      </w:hyperlink>
      <w:r>
        <w:t xml:space="preserve">:</w:t>
      </w:r>
      <w:r>
        <w:t xml:space="preserve"> </w:t>
      </w:r>
      <w:r>
        <w:t xml:space="preserve">split 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into the rows of an aligned display.</w:t>
      </w:r>
    </w:p>
    <w:p>
      <w:pPr>
        <w:pStyle w:val="Compact"/>
        <w:numPr>
          <w:ilvl w:val="0"/>
          <w:numId w:val="1001"/>
        </w:numPr>
      </w:pPr>
      <w:hyperlink r:id="rId20">
        <w:r>
          <w:rPr>
            <w:rStyle w:val="Hyperlink"/>
          </w:rPr>
          <w:t xml:space="preserve">Distinguish a function from its value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Use the notation that matches a quantity’s name</w:t>
        </w:r>
      </w:hyperlink>
      <w:r>
        <w:t xml:space="preserve">,</w:t>
      </w:r>
      <w:r>
        <w:t xml:space="preserve"> </w:t>
      </w:r>
      <w:r>
        <w:t xml:space="preserve">and keep the pairing the same everywhere.</w:t>
      </w:r>
    </w:p>
    <w:p>
      <w:pPr>
        <w:pStyle w:val="Compact"/>
        <w:numPr>
          <w:ilvl w:val="0"/>
          <w:numId w:val="1001"/>
        </w:numPr>
      </w:pPr>
      <w:hyperlink r:id="rId22">
        <w:r>
          <w:rPr>
            <w:rStyle w:val="Hyperlink"/>
          </w:rPr>
          <w:t xml:space="preserve">Write each symbol through a shared macro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Write out notational shorthands</w:t>
        </w:r>
      </w:hyperlink>
      <w:r>
        <w:t xml:space="preserve">,</w:t>
      </w:r>
      <w:r>
        <w:t xml:space="preserve"> </w:t>
      </w:r>
      <w:r>
        <w:t xml:space="preserve">such as the limits of a sum.</w:t>
      </w:r>
    </w:p>
    <w:bookmarkEnd w:id="24"/>
    <w:bookmarkStart w:id="33" w:name="claims-and-evidence"/>
    <w:p>
      <w:pPr>
        <w:pStyle w:val="Heading2"/>
      </w:pPr>
      <w:r>
        <w:t xml:space="preserve">2 Claims and evidence</w:t>
      </w:r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Support every claim</w:t>
        </w:r>
      </w:hyperlink>
      <w:r>
        <w:t xml:space="preserve"> </w:t>
      </w:r>
      <w:r>
        <w:t xml:space="preserve">with a citation or with data.</w:t>
      </w:r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,</w:t>
      </w:r>
      <w:r>
        <w:t xml:space="preserve"> </w:t>
      </w:r>
      <w:r>
        <w:t xml:space="preserve">such as calling a step</w:t>
      </w:r>
      <w:r>
        <w:t xml:space="preserve"> </w:t>
      </w:r>
      <w:r>
        <w:t xml:space="preserve">“trivial”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Cite a relevant source</w:t>
        </w:r>
      </w:hyperlink>
      <w:r>
        <w:t xml:space="preserve"> </w:t>
      </w:r>
      <w:r>
        <w:t xml:space="preserve">that is</w:t>
      </w:r>
      <w:r>
        <w:t xml:space="preserve"> </w:t>
      </w:r>
      <w:hyperlink r:id="rId28">
        <w:r>
          <w:rPr>
            <w:rStyle w:val="Hyperlink"/>
          </w:rPr>
          <w:t xml:space="preserve">trustworthy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hyperlink r:id="rId29">
        <w:r>
          <w:rPr>
            <w:rStyle w:val="Hyperlink"/>
          </w:rPr>
          <w:t xml:space="preserve">Copy exact wording with caution</w:t>
        </w:r>
      </w:hyperlink>
      <w:r>
        <w:t xml:space="preserve">,</w:t>
      </w:r>
      <w:r>
        <w:t xml:space="preserve"> </w:t>
      </w:r>
      <w:r>
        <w:t xml:space="preserve">even from your own earlier work.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Link liberally</w:t>
        </w:r>
      </w:hyperlink>
      <w:r>
        <w:t xml:space="preserve"> </w:t>
      </w:r>
      <w:r>
        <w:t xml:space="preserve">to the sources and tools that you mention.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rather than a source that quotes it.</w:t>
      </w:r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Put the content first</w:t>
        </w:r>
      </w:hyperlink>
      <w:r>
        <w:t xml:space="preserve">:</w:t>
      </w:r>
      <w:r>
        <w:t xml:space="preserve"> </w:t>
      </w:r>
      <w:r>
        <w:t xml:space="preserve">name the topic, not its author, in headings and sentences.</w:t>
      </w:r>
    </w:p>
    <w:bookmarkEnd w:id="33"/>
    <w:bookmarkStart w:id="41" w:name="papers"/>
    <w:p>
      <w:pPr>
        <w:pStyle w:val="Heading2"/>
      </w:pPr>
      <w:r>
        <w:t xml:space="preserve">3 Papers</w:t>
      </w:r>
    </w:p>
    <w:p>
      <w:pPr>
        <w:pStyle w:val="Compact"/>
        <w:numPr>
          <w:ilvl w:val="0"/>
          <w:numId w:val="1003"/>
        </w:numPr>
      </w:pPr>
      <w:hyperlink r:id="rId34">
        <w:r>
          <w:rPr>
            <w:rStyle w:val="Hyperlink"/>
          </w:rPr>
          <w:t xml:space="preserve">Follow the standard structure</w:t>
        </w:r>
      </w:hyperlink>
      <w:r>
        <w:t xml:space="preserve"> </w:t>
      </w:r>
      <w:r>
        <w:t xml:space="preserve">of a research paper.</w:t>
      </w:r>
    </w:p>
    <w:p>
      <w:pPr>
        <w:pStyle w:val="Compact"/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Organize the Results section</w:t>
        </w:r>
      </w:hyperlink>
      <w:r>
        <w:t xml:space="preserve"> </w:t>
      </w:r>
      <w:r>
        <w:t xml:space="preserve">to fit the design of the study.</w:t>
      </w:r>
    </w:p>
    <w:p>
      <w:pPr>
        <w:pStyle w:val="Compact"/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Label variables in plain words</w:t>
        </w:r>
      </w:hyperlink>
      <w:r>
        <w:t xml:space="preserve"> </w:t>
      </w:r>
      <w:r>
        <w:t xml:space="preserve">in figures and tables.</w:t>
      </w:r>
    </w:p>
    <w:p>
      <w:pPr>
        <w:pStyle w:val="Compact"/>
        <w:numPr>
          <w:ilvl w:val="0"/>
          <w:numId w:val="1003"/>
        </w:numPr>
      </w:pPr>
      <w:hyperlink r:id="rId37">
        <w:r>
          <w:rPr>
            <w:rStyle w:val="Hyperlink"/>
          </w:rPr>
          <w:t xml:space="preserve">Use descriptive subsection headings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hyperlink r:id="rId38">
        <w:r>
          <w:rPr>
            <w:rStyle w:val="Hyperlink"/>
          </w:rPr>
          <w:t xml:space="preserve">Put each link to a video next to the text that it supports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Follow the</w:t>
      </w:r>
      <w:r>
        <w:t xml:space="preserve"> </w:t>
      </w:r>
      <w:hyperlink r:id="rId39">
        <w:r>
          <w:rPr>
            <w:rStyle w:val="Hyperlink"/>
          </w:rPr>
          <w:t xml:space="preserve">journal’s conventions for a manuscript</w:t>
        </w:r>
      </w:hyperlink>
      <w:r>
        <w:t xml:space="preserve">,</w:t>
      </w:r>
      <w:r>
        <w:t xml:space="preserve"> </w:t>
      </w:r>
      <w:r>
        <w:t xml:space="preserve">and check the</w:t>
      </w:r>
      <w:r>
        <w:t xml:space="preserve"> </w:t>
      </w:r>
      <w:hyperlink r:id="rId40">
        <w:r>
          <w:rPr>
            <w:rStyle w:val="Hyperlink"/>
          </w:rPr>
          <w:t xml:space="preserve">submission checklist</w:t>
        </w:r>
      </w:hyperlink>
      <w:r>
        <w:t xml:space="preserve"> </w:t>
      </w:r>
      <w:r>
        <w:t xml:space="preserve">before you submit.</w:t>
      </w:r>
    </w:p>
    <w:bookmarkEnd w:id="41"/>
    <w:bookmarkStart w:id="49" w:name="words"/>
    <w:p>
      <w:pPr>
        <w:pStyle w:val="Heading2"/>
      </w:pPr>
      <w:r>
        <w:t xml:space="preserve">4 Words</w:t>
      </w:r>
    </w:p>
    <w:p>
      <w:pPr>
        <w:pStyle w:val="Compact"/>
        <w:numPr>
          <w:ilvl w:val="0"/>
          <w:numId w:val="1004"/>
        </w:numPr>
      </w:pPr>
      <w:hyperlink r:id="rId42">
        <w:r>
          <w:rPr>
            <w:rStyle w:val="Hyperlink"/>
          </w:rPr>
          <w:t xml:space="preserve">Prefer plain words to Latin-derived ones</w:t>
        </w:r>
      </w:hyperlink>
      <w:r>
        <w:t xml:space="preserve"> </w:t>
      </w:r>
      <w:r>
        <w:t xml:space="preserve">where a plain word says the same thing.</w:t>
      </w:r>
    </w:p>
    <w:p>
      <w:pPr>
        <w:pStyle w:val="Compact"/>
        <w:numPr>
          <w:ilvl w:val="0"/>
          <w:numId w:val="1004"/>
        </w:numPr>
      </w:pPr>
      <w:hyperlink r:id="rId43">
        <w:r>
          <w:rPr>
            <w:rStyle w:val="Hyperlink"/>
          </w:rPr>
          <w:t xml:space="preserve">Avoid vague and metaphorical language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4">
        <w:r>
          <w:rPr>
            <w:rStyle w:val="Hyperlink"/>
          </w:rPr>
          <w:t xml:space="preserve">Follow an abstract statement with an example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5">
        <w:r>
          <w:rPr>
            <w:rStyle w:val="Hyperlink"/>
          </w:rPr>
          <w:t xml:space="preserve">Replace the word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“thing”</w:t>
        </w:r>
      </w:hyperlink>
      <w:r>
        <w:t xml:space="preserve"> </w:t>
      </w:r>
      <w:r>
        <w:t xml:space="preserve">with the object, quantity, step, or idea that it stands for.</w:t>
      </w:r>
    </w:p>
    <w:p>
      <w:pPr>
        <w:pStyle w:val="Compact"/>
        <w:numPr>
          <w:ilvl w:val="0"/>
          <w:numId w:val="1004"/>
        </w:numPr>
      </w:pPr>
      <w:hyperlink r:id="rId46">
        <w:r>
          <w:rPr>
            <w:rStyle w:val="Hyperlink"/>
          </w:rPr>
          <w:t xml:space="preserve">Minimize unnecessary jargon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47">
        <w:r>
          <w:rPr>
            <w:rStyle w:val="Hyperlink"/>
          </w:rPr>
          <w:t xml:space="preserve">Edit out clusters of the words and sentence shapes</w:t>
        </w:r>
      </w:hyperlink>
      <w:r>
        <w:t xml:space="preserve"> </w:t>
      </w:r>
      <w:r>
        <w:t xml:space="preserve">that mark machine-drafted prose.</w:t>
      </w:r>
    </w:p>
    <w:p>
      <w:pPr>
        <w:pStyle w:val="Compact"/>
        <w:numPr>
          <w:ilvl w:val="0"/>
          <w:numId w:val="1004"/>
        </w:numPr>
      </w:pPr>
      <w:hyperlink r:id="rId48">
        <w:r>
          <w:rPr>
            <w:rStyle w:val="Hyperlink"/>
          </w:rPr>
          <w:t xml:space="preserve">Say what something is before what it is not</w:t>
        </w:r>
      </w:hyperlink>
      <w:r>
        <w:t xml:space="preserve">.</w:t>
      </w:r>
    </w:p>
    <w:bookmarkEnd w:id="49"/>
    <w:bookmarkStart w:id="64" w:name="writing-for-every-reader"/>
    <w:p>
      <w:pPr>
        <w:pStyle w:val="Heading2"/>
      </w:pPr>
      <w:r>
        <w:t xml:space="preserve">5 Writing for every reader</w:t>
      </w:r>
    </w:p>
    <w:p>
      <w:pPr>
        <w:pStyle w:val="Compact"/>
        <w:numPr>
          <w:ilvl w:val="0"/>
          <w:numId w:val="1005"/>
        </w:numPr>
      </w:pPr>
      <w:hyperlink r:id="rId50">
        <w:r>
          <w:rPr>
            <w:rStyle w:val="Hyperlink"/>
          </w:rPr>
          <w:t xml:space="preserve">Use literal language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1">
        <w:r>
          <w:rPr>
            <w:rStyle w:val="Hyperlink"/>
          </w:rPr>
          <w:t xml:space="preserve">Use common words, and define technical ones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2">
        <w:r>
          <w:rPr>
            <w:rStyle w:val="Hyperlink"/>
          </w:rPr>
          <w:t xml:space="preserve">Say when a common word has a technical meaning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or</w:t>
      </w:r>
      <w:r>
        <w:t xml:space="preserve"> </w:t>
      </w:r>
      <w:r>
        <w:t xml:space="preserve">“bias”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3">
        <w:r>
          <w:rPr>
            <w:rStyle w:val="Hyperlink"/>
          </w:rPr>
          <w:t xml:space="preserve">Spell out abbreviations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4">
        <w:r>
          <w:rPr>
            <w:rStyle w:val="Hyperlink"/>
          </w:rPr>
          <w:t xml:space="preserve">Write positive statements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avoid double negatives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6">
        <w:r>
          <w:rPr>
            <w:rStyle w:val="Hyperlink"/>
          </w:rPr>
          <w:t xml:space="preserve">Rewrite noun strings and hidden verbs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7">
        <w:r>
          <w:rPr>
            <w:rStyle w:val="Hyperlink"/>
          </w:rPr>
          <w:t xml:space="preserve">Put one idea in each sentence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8">
        <w:r>
          <w:rPr>
            <w:rStyle w:val="Hyperlink"/>
          </w:rPr>
          <w:t xml:space="preserve">State every step and every point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59">
        <w:r>
          <w:rPr>
            <w:rStyle w:val="Hyperlink"/>
          </w:rPr>
          <w:t xml:space="preserve">Say what numbers and symbols mean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0">
        <w:r>
          <w:rPr>
            <w:rStyle w:val="Hyperlink"/>
          </w:rPr>
          <w:t xml:space="preserve">Use examples that every reader knows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1">
        <w:r>
          <w:rPr>
            <w:rStyle w:val="Hyperlink"/>
          </w:rPr>
          <w:t xml:space="preserve">Keep a predictable structure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2">
        <w:r>
          <w:rPr>
            <w:rStyle w:val="Hyperlink"/>
          </w:rPr>
          <w:t xml:space="preserve">Present ideas in more than one form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63">
        <w:r>
          <w:rPr>
            <w:rStyle w:val="Hyperlink"/>
          </w:rPr>
          <w:t xml:space="preserve">Test your writing with a reader</w:t>
        </w:r>
      </w:hyperlink>
      <w:r>
        <w:t xml:space="preserve">.</w:t>
      </w:r>
    </w:p>
    <w:bookmarkEnd w:id="64"/>
    <w:bookmarkStart w:id="75" w:name="sentences"/>
    <w:p>
      <w:pPr>
        <w:pStyle w:val="Heading2"/>
      </w:pPr>
      <w:r>
        <w:t xml:space="preserve">6 Sentences</w:t>
      </w:r>
    </w:p>
    <w:p>
      <w:pPr>
        <w:pStyle w:val="Compact"/>
        <w:numPr>
          <w:ilvl w:val="0"/>
          <w:numId w:val="1006"/>
        </w:numPr>
      </w:pPr>
      <w:hyperlink r:id="rId65">
        <w:r>
          <w:rPr>
            <w:rStyle w:val="Hyperlink"/>
          </w:rPr>
          <w:t xml:space="preserve">Keep relative pronouns</w:t>
        </w:r>
      </w:hyperlink>
      <w:r>
        <w:t xml:space="preserve"> </w:t>
      </w:r>
      <w:r>
        <w:t xml:space="preserve">such as</w:t>
      </w:r>
      <w:r>
        <w:t xml:space="preserve"> </w:t>
      </w:r>
      <w:r>
        <w:t xml:space="preserve">“that”</w:t>
      </w:r>
      <w:r>
        <w:t xml:space="preserve"> </w:t>
      </w:r>
      <w:r>
        <w:t xml:space="preserve">and</w:t>
      </w:r>
      <w:r>
        <w:t xml:space="preserve"> </w:t>
      </w:r>
      <w:r>
        <w:t xml:space="preserve">“which”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6">
        <w:r>
          <w:rPr>
            <w:rStyle w:val="Hyperlink"/>
          </w:rPr>
          <w:t xml:space="preserve">Follow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“this”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“that”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the noun that it refers to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7">
        <w:r>
          <w:rPr>
            <w:rStyle w:val="Hyperlink"/>
          </w:rPr>
          <w:t xml:space="preserve">Follow a quantifier such as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“both”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“each”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with its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8">
        <w:r>
          <w:rPr>
            <w:rStyle w:val="Hyperlink"/>
          </w:rPr>
          <w:t xml:space="preserve">Avoid garden-path sentences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69">
        <w:r>
          <w:rPr>
            <w:rStyle w:val="Hyperlink"/>
          </w:rPr>
          <w:t xml:space="preserve">Name the object of a relational noun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0">
        <w:r>
          <w:rPr>
            <w:rStyle w:val="Hyperlink"/>
          </w:rPr>
          <w:t xml:space="preserve">Lead with the subject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1">
        <w:r>
          <w:rPr>
            <w:rStyle w:val="Hyperlink"/>
          </w:rPr>
          <w:t xml:space="preserve">Limit complex sentence structures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2">
        <w:r>
          <w:rPr>
            <w:rStyle w:val="Hyperlink"/>
          </w:rPr>
          <w:t xml:space="preserve">Do not rule out readings that no reader would make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3">
        <w:r>
          <w:rPr>
            <w:rStyle w:val="Hyperlink"/>
          </w:rPr>
          <w:t xml:space="preserve">Write about the subject, not about the text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Hyperlink"/>
          </w:rPr>
          <w:t xml:space="preserve">Put a list of three or more phrases in bullet points</w:t>
        </w:r>
      </w:hyperlink>
      <w:r>
        <w:t xml:space="preserve">.</w:t>
      </w:r>
    </w:p>
    <w:bookmarkEnd w:id="75"/>
    <w:bookmarkStart w:id="90" w:name="teaching-materials"/>
    <w:p>
      <w:pPr>
        <w:pStyle w:val="Heading2"/>
      </w:pPr>
      <w:r>
        <w:t xml:space="preserve">7 Teaching materials</w:t>
      </w:r>
    </w:p>
    <w:p>
      <w:pPr>
        <w:pStyle w:val="Compact"/>
        <w:numPr>
          <w:ilvl w:val="0"/>
          <w:numId w:val="1007"/>
        </w:numPr>
      </w:pPr>
      <w:hyperlink r:id="rId76">
        <w:r>
          <w:rPr>
            <w:rStyle w:val="Hyperlink"/>
          </w:rPr>
          <w:t xml:space="preserve">Build the lecture from exercises and solutions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7">
        <w:r>
          <w:rPr>
            <w:rStyle w:val="Hyperlink"/>
          </w:rPr>
          <w:t xml:space="preserve">Ask the question before giving the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78">
        <w:r>
          <w:rPr>
            <w:rStyle w:val="Hyperlink"/>
          </w:rPr>
          <w:t xml:space="preserve">Present a derivation</w:t>
        </w:r>
      </w:hyperlink>
      <w:r>
        <w:t xml:space="preserve"> </w:t>
      </w:r>
      <w:r>
        <w:t xml:space="preserve">as an exercise and solution, then the theorem and its proof.</w:t>
      </w:r>
    </w:p>
    <w:p>
      <w:pPr>
        <w:pStyle w:val="Compact"/>
        <w:numPr>
          <w:ilvl w:val="0"/>
          <w:numId w:val="1007"/>
        </w:numPr>
      </w:pPr>
      <w:hyperlink r:id="rId79">
        <w:r>
          <w:rPr>
            <w:rStyle w:val="Hyperlink"/>
          </w:rPr>
          <w:t xml:space="preserve">Give each defined term its own div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0">
        <w:r>
          <w:rPr>
            <w:rStyle w:val="Hyperlink"/>
          </w:rPr>
          <w:t xml:space="preserve">State the notation and its alternatives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1">
        <w:r>
          <w:rPr>
            <w:rStyle w:val="Hyperlink"/>
          </w:rPr>
          <w:t xml:space="preserve">Lead with the simplest correct form of a definition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2">
        <w:r>
          <w:rPr>
            <w:rStyle w:val="Hyperlink"/>
          </w:rPr>
          <w:t xml:space="preserve">Reuse one written version of each result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3">
        <w:r>
          <w:rPr>
            <w:rStyle w:val="Hyperlink"/>
          </w:rPr>
          <w:t xml:space="preserve">Use real data and compute every number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4">
        <w:r>
          <w:rPr>
            <w:rStyle w:val="Hyperlink"/>
          </w:rPr>
          <w:t xml:space="preserve">Show each idea applied and in a figure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5">
        <w:r>
          <w:rPr>
            <w:rStyle w:val="Hyperlink"/>
          </w:rPr>
          <w:t xml:space="preserve">Write labs in both R and Python</w:t>
        </w:r>
      </w:hyperlink>
      <w:r>
        <w:t xml:space="preserve"> </w:t>
      </w:r>
      <w:r>
        <w:t xml:space="preserve">that run on any computer.</w:t>
      </w:r>
    </w:p>
    <w:p>
      <w:pPr>
        <w:pStyle w:val="Compact"/>
        <w:numPr>
          <w:ilvl w:val="0"/>
          <w:numId w:val="1007"/>
        </w:numPr>
      </w:pPr>
      <w:hyperlink r:id="rId86">
        <w:r>
          <w:rPr>
            <w:rStyle w:val="Hyperlink"/>
          </w:rPr>
          <w:t xml:space="preserve">Make figures accessible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7">
        <w:r>
          <w:rPr>
            <w:rStyle w:val="Hyperlink"/>
          </w:rPr>
          <w:t xml:space="preserve">Structure slides for the reader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88">
        <w:r>
          <w:rPr>
            <w:rStyle w:val="Hyperlink"/>
          </w:rPr>
          <w:t xml:space="preserve">Credit another course’s material</w:t>
        </w:r>
      </w:hyperlink>
      <w:r>
        <w:t xml:space="preserve"> </w:t>
      </w:r>
      <w:r>
        <w:t xml:space="preserve">in a collapsed</w:t>
      </w:r>
      <w:r>
        <w:t xml:space="preserve"> </w:t>
      </w:r>
      <w:r>
        <w:t xml:space="preserve">“Source”</w:t>
      </w:r>
      <w:r>
        <w:t xml:space="preserve"> </w:t>
      </w:r>
      <w:r>
        <w:t xml:space="preserve">callout, not in running prose.</w:t>
      </w:r>
    </w:p>
    <w:p>
      <w:pPr>
        <w:pStyle w:val="Compact"/>
        <w:numPr>
          <w:ilvl w:val="0"/>
          <w:numId w:val="1007"/>
        </w:numPr>
      </w:pPr>
      <w:hyperlink r:id="rId89">
        <w:r>
          <w:rPr>
            <w:rStyle w:val="Hyperlink"/>
          </w:rPr>
          <w:t xml:space="preserve">Skip the credit for material from your own repositories</w:t>
        </w:r>
      </w:hyperlink>
      <w:r>
        <w:t xml:space="preserve">,</w:t>
      </w:r>
      <w:r>
        <w:t xml:space="preserve"> </w:t>
      </w:r>
      <w:r>
        <w:t xml:space="preserve">but keep what those repositories credit.</w:t>
      </w:r>
    </w:p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7" Type="http://schemas.openxmlformats.org/officeDocument/2006/relationships/hyperlink" Target="avoid-ai-tells.qmd" TargetMode="External"/><Relationship Id="rId48" Type="http://schemas.openxmlformats.org/officeDocument/2006/relationships/hyperlink" Target="avoid-ai-tell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avoid-ai-tells.qmd" TargetMode="External"/><Relationship Id="rId48" Type="http://schemas.openxmlformats.org/officeDocument/2006/relationships/hyperlink" Target="avoid-ai-tells.qmd#say-what-it-is-before-what-it-is-not" TargetMode="External"/><Relationship Id="rId88" Type="http://schemas.openxmlformats.org/officeDocument/2006/relationships/hyperlink" Target="citations-evidence.qmd#adapting-another-courses-material" TargetMode="External"/><Relationship Id="rId29" Type="http://schemas.openxmlformats.org/officeDocument/2006/relationships/hyperlink" Target="citations-evidence.qmd#copy-paste-with-caution" TargetMode="External"/><Relationship Id="rId26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citations-evidence.qmd#link-liberally" TargetMode="External"/><Relationship Id="rId89" Type="http://schemas.openxmlformats.org/officeDocument/2006/relationships/hyperlink" Target="citations-evidence.qmd#material-from-your-own-repositories" TargetMode="External"/><Relationship Id="rId32" Type="http://schemas.openxmlformats.org/officeDocument/2006/relationships/hyperlink" Target="citations-evidence.qmd#put-the-content-first" TargetMode="External"/><Relationship Id="rId31" Type="http://schemas.openxmlformats.org/officeDocument/2006/relationships/hyperlink" Target="citations-evidence.qmd#quote-the-original" TargetMode="External"/><Relationship Id="rId27" Type="http://schemas.openxmlformats.org/officeDocument/2006/relationships/hyperlink" Target="citations-evidence.qmd#what-makes-a-citation-relevant" TargetMode="External"/><Relationship Id="rId28" Type="http://schemas.openxmlformats.org/officeDocument/2006/relationships/hyperlink" Target="citations-evidence.qmd#what-makes-a-source-trustworthy" TargetMode="External"/><Relationship Id="rId25" Type="http://schemas.openxmlformats.org/officeDocument/2006/relationships/hyperlink" Target="citations-evidence.qmd#why-claims-need-support" TargetMode="External"/><Relationship Id="rId55" Type="http://schemas.openxmlformats.org/officeDocument/2006/relationships/hyperlink" Target="conciseness.qmd#avoid-double-negatives" TargetMode="External"/><Relationship Id="rId72" Type="http://schemas.openxmlformats.org/officeDocument/2006/relationships/hyperlink" Target="conciseness.qmd#do-not-rule-out-readings-no-reader-would-make" TargetMode="External"/><Relationship Id="rId70" Type="http://schemas.openxmlformats.org/officeDocument/2006/relationships/hyperlink" Target="conciseness.qmd#lead-with-the-subject" TargetMode="External"/><Relationship Id="rId71" Type="http://schemas.openxmlformats.org/officeDocument/2006/relationships/hyperlink" Target="conciseness.qmd#limit-complex-sentence-structures" TargetMode="External"/><Relationship Id="rId74" Type="http://schemas.openxmlformats.org/officeDocument/2006/relationships/hyperlink" Target="conciseness.qmd#put-lists-in-bullet-points" TargetMode="External"/><Relationship Id="rId73" Type="http://schemas.openxmlformats.org/officeDocument/2006/relationships/hyperlink" Target="conciseness.qmd#write-about-the-subject-not-about-the-text" TargetMode="External"/><Relationship Id="rId12" Type="http://schemas.openxmlformats.org/officeDocument/2006/relationships/hyperlink" Target="defining-terms.qmd#guidelines-for-defining-terms" TargetMode="External"/><Relationship Id="rId13" Type="http://schemas.openxmlformats.org/officeDocument/2006/relationships/hyperlink" Target="defining-terms.qmd#mathematical-statements-require-examples" TargetMode="External"/><Relationship Id="rId78" Type="http://schemas.openxmlformats.org/officeDocument/2006/relationships/hyperlink" Target="defining-terms.qmd#presenting-a-derivation-exercise-solution-theorem-proof" TargetMode="External"/><Relationship Id="rId68" Type="http://schemas.openxmlformats.org/officeDocument/2006/relationships/hyperlink" Target="grammar.qmd#avoid-garden-path-sentences" TargetMode="External"/><Relationship Id="rId66" Type="http://schemas.openxmlformats.org/officeDocument/2006/relationships/hyperlink" Target="grammar.qmd#demonstrative-pronouns" TargetMode="External"/><Relationship Id="rId69" Type="http://schemas.openxmlformats.org/officeDocument/2006/relationships/hyperlink" Target="grammar.qmd#name-the-object-of-a-relational-noun" TargetMode="External"/><Relationship Id="rId67" Type="http://schemas.openxmlformats.org/officeDocument/2006/relationships/hyperlink" Target="grammar.qmd#quantifiers-used-as-pronouns" TargetMode="External"/><Relationship Id="rId65" Type="http://schemas.openxmlformats.org/officeDocument/2006/relationships/hyperlink" Target="grammar.qmd#relative-pronouns" TargetMode="External"/><Relationship Id="rId61" Type="http://schemas.openxmlformats.org/officeDocument/2006/relationships/hyperlink" Target="inclusive-writing.qmd#keep-a-predictable-structure" TargetMode="External"/><Relationship Id="rId62" Type="http://schemas.openxmlformats.org/officeDocument/2006/relationships/hyperlink" Target="inclusive-writing.qmd#present-ideas-in-more-than-one-form" TargetMode="External"/><Relationship Id="rId57" Type="http://schemas.openxmlformats.org/officeDocument/2006/relationships/hyperlink" Target="inclusive-writing.qmd#put-one-idea-in-each-sentence" TargetMode="External"/><Relationship Id="rId56" Type="http://schemas.openxmlformats.org/officeDocument/2006/relationships/hyperlink" Target="inclusive-writing.qmd#rewrite-noun-strings-and-hidden-verbs" TargetMode="External"/><Relationship Id="rId59" Type="http://schemas.openxmlformats.org/officeDocument/2006/relationships/hyperlink" Target="inclusive-writing.qmd#say-what-numbers-and-symbols-mean" TargetMode="External"/><Relationship Id="rId52" Type="http://schemas.openxmlformats.org/officeDocument/2006/relationships/hyperlink" Target="inclusive-writing.qmd#say-when-a-common-word-has-a-technical-meaning" TargetMode="External"/><Relationship Id="rId53" Type="http://schemas.openxmlformats.org/officeDocument/2006/relationships/hyperlink" Target="inclusive-writing.qmd#spell-out-abbreviations" TargetMode="External"/><Relationship Id="rId58" Type="http://schemas.openxmlformats.org/officeDocument/2006/relationships/hyperlink" Target="inclusive-writing.qmd#state-every-step-and-every-point" TargetMode="External"/><Relationship Id="rId63" Type="http://schemas.openxmlformats.org/officeDocument/2006/relationships/hyperlink" Target="inclusive-writing.qmd#test-your-writing-with-a-reader" TargetMode="External"/><Relationship Id="rId51" Type="http://schemas.openxmlformats.org/officeDocument/2006/relationships/hyperlink" Target="inclusive-writing.qmd#use-common-words-and-define-technical-ones" TargetMode="External"/><Relationship Id="rId60" Type="http://schemas.openxmlformats.org/officeDocument/2006/relationships/hyperlink" Target="inclusive-writing.qmd#use-examples-that-every-reader-knows" TargetMode="External"/><Relationship Id="rId50" Type="http://schemas.openxmlformats.org/officeDocument/2006/relationships/hyperlink" Target="inclusive-writing.qmd#use-literal-language" TargetMode="External"/><Relationship Id="rId54" Type="http://schemas.openxmlformats.org/officeDocument/2006/relationships/hyperlink" Target="inclusive-writing.qmd#write-positive-statements" TargetMode="External"/><Relationship Id="rId39" Type="http://schemas.openxmlformats.org/officeDocument/2006/relationships/hyperlink" Target="manuscript-submission.qmd" TargetMode="External"/><Relationship Id="rId40" Type="http://schemas.openxmlformats.org/officeDocument/2006/relationships/hyperlink" Target="manuscript-submission.qmd#submission-checklist" TargetMode="External"/><Relationship Id="rId16" Type="http://schemas.openxmlformats.org/officeDocument/2006/relationships/hyperlink" Target="notation.qmd#applying-a-definition-is-a-step" TargetMode="External"/><Relationship Id="rId14" Type="http://schemas.openxmlformats.org/officeDocument/2006/relationships/hyperlink" Target="notation.qmd#avoiding-double-inequalities" TargetMode="External"/><Relationship Id="rId18" Type="http://schemas.openxmlformats.org/officeDocument/2006/relationships/hyperlink" Target="notation.qmd#color-where-a-result-is-used" TargetMode="External"/><Relationship Id="rId20" Type="http://schemas.openxmlformats.org/officeDocument/2006/relationships/hyperlink" Target="notation.qmd#functions-and-their-values" TargetMode="External"/><Relationship Id="rId21" Type="http://schemas.openxmlformats.org/officeDocument/2006/relationships/hyperlink" Target="notation.qmd#matching-names-and-notation" TargetMode="External"/><Relationship Id="rId19" Type="http://schemas.openxmlformats.org/officeDocument/2006/relationships/hyperlink" Target="notation.qmd#one-equals-sign-per-line" TargetMode="External"/><Relationship Id="rId15" Type="http://schemas.openxmlformats.org/officeDocument/2006/relationships/hyperlink" Target="notation.qmd#one-operation-per-step" TargetMode="External"/><Relationship Id="rId17" Type="http://schemas.openxmlformats.org/officeDocument/2006/relationships/hyperlink" Target="notation.qmd#show-why-you-need-a-result-before-you-derive-it" TargetMode="External"/><Relationship Id="rId22" Type="http://schemas.openxmlformats.org/officeDocument/2006/relationships/hyperlink" Target="notation.qmd#using-shared-macros" TargetMode="External"/><Relationship Id="rId23" Type="http://schemas.openxmlformats.org/officeDocument/2006/relationships/hyperlink" Target="notation.qmd#writing-out-notational-shorthands" TargetMode="External"/><Relationship Id="rId36" Type="http://schemas.openxmlformats.org/officeDocument/2006/relationships/hyperlink" Target="paper-organization.qmd#label-variables-in-plain-words" TargetMode="External"/><Relationship Id="rId38" Type="http://schemas.openxmlformats.org/officeDocument/2006/relationships/hyperlink" Target="paper-organization.qmd#links-to-videos-and-other-media" TargetMode="External"/><Relationship Id="rId35" Type="http://schemas.openxmlformats.org/officeDocument/2006/relationships/hyperlink" Target="paper-organization.qmd#organizing-the-results-section" TargetMode="External"/><Relationship Id="rId34" Type="http://schemas.openxmlformats.org/officeDocument/2006/relationships/hyperlink" Target="paper-organization.qmd#standard-paper-structure" TargetMode="External"/><Relationship Id="rId37" Type="http://schemas.openxmlformats.org/officeDocument/2006/relationships/hyperlink" Target="paper-organization.qmd#subsection-headings" TargetMode="External"/><Relationship Id="rId76" Type="http://schemas.openxmlformats.org/officeDocument/2006/relationships/hyperlink" Target="teaching.qmd#build-the-lecture-from-exercises-and-solutions" TargetMode="External"/><Relationship Id="rId77" Type="http://schemas.openxmlformats.org/officeDocument/2006/relationships/hyperlink" Target="teaching.qmd#exm-exercise-before-definition" TargetMode="External"/><Relationship Id="rId79" Type="http://schemas.openxmlformats.org/officeDocument/2006/relationships/hyperlink" Target="teaching.qmd#give-each-defined-term-its-own-div" TargetMode="External"/><Relationship Id="rId81" Type="http://schemas.openxmlformats.org/officeDocument/2006/relationships/hyperlink" Target="teaching.qmd#lead-with-the-simplest-correct-form-of-a-definition" TargetMode="External"/><Relationship Id="rId86" Type="http://schemas.openxmlformats.org/officeDocument/2006/relationships/hyperlink" Target="teaching.qmd#make-figures-accessible" TargetMode="External"/><Relationship Id="rId82" Type="http://schemas.openxmlformats.org/officeDocument/2006/relationships/hyperlink" Target="teaching.qmd#reuse-one-written-version-of-each-result" TargetMode="External"/><Relationship Id="rId84" Type="http://schemas.openxmlformats.org/officeDocument/2006/relationships/hyperlink" Target="teaching.qmd#show-each-idea-applied-and-in-a-figure" TargetMode="External"/><Relationship Id="rId80" Type="http://schemas.openxmlformats.org/officeDocument/2006/relationships/hyperlink" Target="teaching.qmd#state-the-notation-and-its-alternatives" TargetMode="External"/><Relationship Id="rId87" Type="http://schemas.openxmlformats.org/officeDocument/2006/relationships/hyperlink" Target="teaching.qmd#structure-slides-for-the-reader" TargetMode="External"/><Relationship Id="rId83" Type="http://schemas.openxmlformats.org/officeDocument/2006/relationships/hyperlink" Target="teaching.qmd#use-real-data-and-compute-every-number" TargetMode="External"/><Relationship Id="rId85" Type="http://schemas.openxmlformats.org/officeDocument/2006/relationships/hyperlink" Target="teaching.qmd#write-labs-for-both-languages-and-any-computer" TargetMode="External"/><Relationship Id="rId42" Type="http://schemas.openxmlformats.org/officeDocument/2006/relationships/hyperlink" Target="word-choice.qmd" TargetMode="External"/><Relationship Id="rId43" Type="http://schemas.openxmlformats.org/officeDocument/2006/relationships/hyperlink" Target="word-choice.qmd#avoid-vague-and-metaphorical-language" TargetMode="External"/><Relationship Id="rId44" Type="http://schemas.openxmlformats.org/officeDocument/2006/relationships/hyperlink" Target="word-choice.qmd#follow-an-abstract-statement-with-an-example" TargetMode="External"/><Relationship Id="rId46" Type="http://schemas.openxmlformats.org/officeDocument/2006/relationships/hyperlink" Target="word-choice.qmd#minimize-unnecessary-jargon" TargetMode="External"/><Relationship Id="rId4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</dc:title>
  <dc:creator/>
  <cp:keywords/>
  <dcterms:created xsi:type="dcterms:W3CDTF">2026-10-13T03:58:19Z</dcterms:created>
  <dcterms:modified xsi:type="dcterms:W3CDTF">2026-10-13T03:58:19Z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20:54:33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