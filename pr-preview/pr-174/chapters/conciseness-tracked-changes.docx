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2026-10-12 22:48:38 (PDT)</w:delText>
        </w:r>
      </w:del>
    </w:p>
    <w:p>
      <w:pPr>
        <w:pStyle w:val="Date"/>
      </w:pPr>
      <w:ins w:id="2" w:author="PR Preview" w:date="2026-01-01T00:00:00Z">
        <w:r>
          <w:t xml:space="preserve">Last modified: 2026-10-12 23:54:34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2026-10-13T06:59:57Z</dcterms:created>
  <dcterms:modified xsi:type="dcterms:W3CDTF">2026-10-13T06:59:57Z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23:54:34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