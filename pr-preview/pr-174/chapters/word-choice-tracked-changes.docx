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ins w:id="3" w:author="PR Preview" w:date="2026-01-01T00:00:00Z">
        <w:r>
          <w:t xml:space="preserve">The plural and the filler phrases built on it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(</w:t>
        </w:r>
      </w:ins>
      <w:ins w:id="6" w:author="PR Preview" w:date="2026-01-01T00:00:00Z">
        <w:r>
          <w:t xml:space="preserve">“a number of things”</w:t>
        </w:r>
      </w:ins>
      <w:ins w:id="7" w:author="PR Preview" w:date="2026-01-01T00:00:00Z">
        <w:r>
          <w:t xml:space="preserve">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“other things”</w:t>
        </w:r>
      </w:ins>
      <w:ins w:id="10" w:author="PR Preview" w:date="2026-01-01T00:00:00Z">
        <w:r>
          <w:t xml:space="preserve">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“things like that”</w:t>
        </w:r>
      </w:ins>
      <w:ins w:id="13" w:author="PR Preview" w:date="2026-01-01T00:00:00Z">
        <w:r>
          <w:t xml:space="preserve">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are the same problem.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Each one tells the reader that something exists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without saying what.</w:t>
        </w:r>
      </w:ins>
    </w:p>
    <w:p>
      <w:pPr>
        <w:pStyle w:val="BlockText"/>
      </w:pPr>
      <w:ins w:id="20" w:author="PR Preview" w:date="2026-01-01T00:00:00Z">
        <w:r>
          <w:t xml:space="preserve">❌ Several things can inflate the standard errors.</w:t>
        </w:r>
      </w:ins>
    </w:p>
    <w:p>
      <w:pPr>
        <w:pStyle w:val="BlockText"/>
      </w:pPr>
      <w:ins w:id="21" w:author="PR Preview" w:date="2026-01-01T00:00:00Z">
        <w:r>
          <w:t xml:space="preserve">✅ Correlated predictors and clustered observations can inflate the standard errors.</w:t>
        </w:r>
      </w:ins>
    </w:p>
    <w:p>
      <w:pPr>
        <w:pStyle w:val="FirstParagraph"/>
      </w:pPr>
      <w:ins w:id="22" w:author="PR Preview" w:date="2026-01-01T00:00:00Z">
        <w:r>
          <w:t xml:space="preserve">If you cannot name the object, quantity, step or idea,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sentence is not yet ready to write.</w:t>
        </w:r>
      </w:ins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2026-10-13T07:01:41Z</dcterms:created>
  <dcterms:modified xsi:type="dcterms:W3CDTF">2026-10-13T07:01:41Z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