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Principles of Scientific Writing</w:t>
      </w:r>
    </w:p>
    <w:p>
      <w:pPr>
        <w:pStyle w:val="Date"/>
      </w:pPr>
      <w:del w:id="1" w:author="PR Preview" w:date="2026-01-01T00:00:00Z">
        <w:r>
          <w:delText xml:space="preserve">Last modified: 2026-10-12 22:48:38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2026-10-12 23:54:34 (PDT)</w:t>
        </w:r>
      </w:ins>
    </w:p>
    <w:bookmarkStart w:id="15" w:name="preface"/>
    <w:p>
      <w:pPr>
        <w:pStyle w:val="Heading1"/>
      </w:pPr>
      <w:r>
        <w:t xml:space="preserve">Preface</w:t>
      </w:r>
    </w:p>
    <w:p>
      <w:pPr>
        <w:pStyle w:val="FirstParagraph"/>
      </w:pPr>
      <w:r>
        <w:t xml:space="preserve">This website presents my perspective on writing in science, technology,</w:t>
      </w:r>
      <w:r>
        <w:t xml:space="preserve"> </w:t>
      </w:r>
      <w:r>
        <w:t xml:space="preserve">engineering, and mathematics (STEM),</w:t>
      </w:r>
      <w:r>
        <w:t xml:space="preserve"> </w:t>
      </w:r>
      <w:r>
        <w:t xml:space="preserve">with a focus on writing about statistical data analysis.</w:t>
      </w:r>
      <w:r>
        <w:t xml:space="preserve"> </w:t>
      </w:r>
      <w:r>
        <w:t xml:space="preserve">Most of its rules also apply to informative prose in general.</w:t>
      </w:r>
      <w:r>
        <w:t xml:space="preserve"> </w:t>
      </w:r>
      <w:r>
        <w:t xml:space="preserve">I intend to give it to academic mentees as a style guide reference,</w:t>
      </w:r>
      <w:r>
        <w:t xml:space="preserve"> </w:t>
      </w:r>
      <w:r>
        <w:t xml:space="preserve">and also use it as a notebook for myself.</w:t>
      </w:r>
    </w:p>
    <w:p>
      <w:pPr>
        <w:pStyle w:val="BodyText"/>
      </w:pP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Introduction</w:t>
        </w:r>
      </w:hyperlink>
      <w:r>
        <w:t xml:space="preserve"> </w:t>
      </w:r>
      <w:r>
        <w:t xml:space="preserve">describes the book’s scope and readers,</w:t>
      </w:r>
      <w:r>
        <w:t xml:space="preserve"> </w:t>
      </w:r>
      <w:r>
        <w:t xml:space="preserve">and how to use its chapters.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lists the book’s main rules</w:t>
      </w:r>
      <w:r>
        <w:t xml:space="preserve"> </w:t>
      </w:r>
      <w:r>
        <w:t xml:space="preserve">as a checklist for revising a draft.</w:t>
      </w:r>
    </w:p>
    <w:bookmarkStart w:id="14" w:name="acknowledgments"/>
    <w:p>
      <w:pPr>
        <w:pStyle w:val="Heading2"/>
      </w:pPr>
      <w:r>
        <w:t xml:space="preserve">0.1 Acknowledgments</w:t>
      </w:r>
    </w:p>
    <w:p>
      <w:pPr>
        <w:pStyle w:val="FirstParagraph"/>
      </w:pPr>
      <w:r>
        <w:t xml:space="preserve">The site is built from the</w:t>
      </w:r>
      <w:r>
        <w:t xml:space="preserve"> </w:t>
      </w:r>
      <w:hyperlink r:id="rId11">
        <w:r>
          <w:rPr>
            <w:rStyle w:val="Hyperlink"/>
          </w:rPr>
          <w:t xml:space="preserve">qwt</w:t>
        </w:r>
      </w:hyperlink>
      <w:r>
        <w:t xml:space="preserve"> </w:t>
      </w:r>
      <w:r>
        <w:t xml:space="preserve">Quarto website template,</w:t>
      </w:r>
      <w:r>
        <w:t xml:space="preserve"> </w:t>
      </w:r>
      <w:r>
        <w:t xml:space="preserve">whose structure comes from the</w:t>
      </w:r>
      <w:r>
        <w:t xml:space="preserve"> </w:t>
      </w:r>
      <w:hyperlink r:id="rId12">
        <w:r>
          <w:rPr>
            <w:rStyle w:val="Hyperlink"/>
          </w:rPr>
          <w:t xml:space="preserve">UCD-SERG lab manual</w:t>
        </w:r>
      </w:hyperlink>
      <w:r>
        <w:t xml:space="preserve">,</w:t>
      </w:r>
      <w:r>
        <w:t xml:space="preserve"> </w:t>
      </w:r>
      <w:r>
        <w:t xml:space="preserve">which is in turn adapted from the</w:t>
      </w:r>
      <w:r>
        <w:t xml:space="preserve"> </w:t>
      </w:r>
      <w:hyperlink r:id="rId13">
        <w:r>
          <w:rPr>
            <w:rStyle w:val="Hyperlink"/>
          </w:rPr>
          <w:t xml:space="preserve">Benjamin-Chung Lab Manual</w:t>
        </w:r>
      </w:hyperlink>
      <w:r>
        <w:t xml:space="preserve">.</w:t>
      </w:r>
    </w:p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yperlink" Target="chapters/intro.qmd" TargetMode="External"/><Relationship Id="rId10" Type="http://schemas.openxmlformats.org/officeDocument/2006/relationships/hyperlink" Target="chapters/summary.qmd" TargetMode="External"/><Relationship Id="rId11" Type="http://schemas.openxmlformats.org/officeDocument/2006/relationships/hyperlink" Target="https://github.com/Morrison-Lab/qwt" TargetMode="External"/><Relationship Id="rId13" Type="http://schemas.openxmlformats.org/officeDocument/2006/relationships/hyperlink" Target="https://jadebc.github.io/lab-manual/index.html" TargetMode="External"/><Relationship Id="rId12" Type="http://schemas.openxmlformats.org/officeDocument/2006/relationships/hyperlink" Target="https://ucd-serg.github.io/lab-manual/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chapters/intro.qmd" TargetMode="External"/><Relationship Id="rId10" Type="http://schemas.openxmlformats.org/officeDocument/2006/relationships/hyperlink" Target="chapters/summary.qmd" TargetMode="External"/><Relationship Id="rId11" Type="http://schemas.openxmlformats.org/officeDocument/2006/relationships/hyperlink" Target="https://github.com/Morrison-Lab/qwt" TargetMode="External"/><Relationship Id="rId13" Type="http://schemas.openxmlformats.org/officeDocument/2006/relationships/hyperlink" Target="https://jadebc.github.io/lab-manual/index.html" TargetMode="External"/><Relationship Id="rId12" Type="http://schemas.openxmlformats.org/officeDocument/2006/relationships/hyperlink" Target="https://ucd-serg.github.io/lab-manual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Principles of Scientific Writing</dc:title>
  <dc:creator/>
  <cp:keywords/>
  <dcterms:created xsi:type="dcterms:W3CDTF">2026-10-13T07:01:48Z</dcterms:created>
  <dcterms:modified xsi:type="dcterms:W3CDTF">2026-10-13T07:01:48Z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23:54:34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