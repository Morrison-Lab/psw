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2026-10-13 00:05:34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10:37:27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del w:id="3" w:author="PR Preview" w:date="2026-01-01T00:00:00Z">
        <w:r>
          <w:rPr>
            <w:b/>
            <w:bCs/>
          </w:rPr>
          <w:delText xml:space="preserve">The announced claim.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“It is what makes … valid”</w:delText>
        </w:r>
      </w:del>
      <w:del w:id="6" w:author="PR Preview" w:date="2026-01-01T00:00:00Z">
        <w:r>
          <w:delText xml:space="preserve">,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“That is what …”</w:delText>
        </w:r>
      </w:del>
      <w:del w:id="9" w:author="PR Preview" w:date="2026-01-01T00:00:00Z">
        <w:r>
          <w:delText xml:space="preserve">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“This is what …”</w:delText>
        </w:r>
      </w:del>
      <w:del w:id="12" w:author="PR Preview" w:date="2026-01-01T00:00:00Z">
        <w:r>
          <w:delText xml:space="preserve">, and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“What the standing grant removes is the need to ask”</w:delText>
        </w:r>
      </w:del>
      <w:del w:id="15" w:author="PR Preview" w:date="2026-01-01T00:00:00Z">
        <w:r>
          <w:delText xml:space="preserve">.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The sentence points at its own claim before making it.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Make the claim directly: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“It is what makes sums over countably infinite partitions valid”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becomes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“It makes sums over countably infinite partitions valid”</w:delText>
        </w:r>
      </w:del>
      <w:del w:id="26" w:author="PR Preview" w:date="2026-01-01T00:00:00Z">
        <w:r>
          <w:delText xml:space="preserve">,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and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“What the standing grant removes is the need to ask”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becomes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“The standing grant removes the need to ask”</w:delText>
        </w:r>
      </w:del>
      <w:del w:id="35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6"/>
        </w:numPr>
      </w:pPr>
      <w:ins w:id="36" w:author="PR Preview" w:date="2026-01-01T00:00:00Z">
        <w:r>
          <w:rPr>
            <w:b/>
            <w:bCs/>
          </w:rPr>
          <w:t xml:space="preserve">The announced claim.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“It is what makes … valid”</w:t>
        </w:r>
      </w:ins>
      <w:ins w:id="39" w:author="PR Preview" w:date="2026-01-01T00:00:00Z">
        <w:r>
          <w:t xml:space="preserve">,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“That is what …”</w:t>
        </w:r>
      </w:ins>
      <w:ins w:id="42" w:author="PR Preview" w:date="2026-01-01T00:00:00Z">
        <w:r>
          <w:t xml:space="preserve">,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“This is what …”</w:t>
        </w:r>
      </w:ins>
      <w:ins w:id="45" w:author="PR Preview" w:date="2026-01-01T00:00:00Z">
        <w:r>
          <w:t xml:space="preserve">, and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“What the standing grant removes is the need to ask”</w:t>
        </w:r>
      </w:ins>
      <w:ins w:id="48" w:author="PR Preview" w:date="2026-01-01T00:00:00Z">
        <w:r>
          <w:t xml:space="preserve">.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The sentence points at its own claim before making it.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Make the claim directly: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“It is what makes sums over countably infinite partitions valid”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becomes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“It makes sums over countably infinite partitions valid”</w:t>
        </w:r>
      </w:ins>
      <w:ins w:id="59" w:author="PR Preview" w:date="2026-01-01T00:00:00Z">
        <w:r>
          <w:t xml:space="preserve">,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and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“What the standing grant removes is the need to ask”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becomes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“The standing grant removes the need to ask”</w:t>
        </w:r>
      </w:ins>
      <w:ins w:id="68" w:author="PR Preview" w:date="2026-01-01T00:00:00Z">
        <w:r>
          <w:t xml:space="preserve">.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The same holds for a subject followed by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“is what”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and a verb,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and for a tail of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“, which is why”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or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“, which is what”</w:t>
        </w:r>
      </w:ins>
      <w:ins w:id="83" w:author="PR Preview" w:date="2026-01-01T00:00:00Z">
        <w:r>
          <w:t xml:space="preserve">: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“The risk is what says how a model does on neighbourhoods outside the sample”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becomes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“The risk measures how well a model predicts neighbourhoods outside the sample”</w:t>
        </w:r>
      </w:ins>
      <w:ins w:id="90" w:author="PR Preview" w:date="2026-01-01T00:00:00Z">
        <w:r>
          <w:t xml:space="preserve">,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“Solving the equation is what this course calls learning”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becomes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“This course calls solving the equation learning”</w:t>
        </w:r>
      </w:ins>
      <w:ins w:id="97" w:author="PR Preview" w:date="2026-01-01T00:00:00Z">
        <w:r>
          <w:t xml:space="preserve">,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and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“No label was used, which is why the task is unsupervised”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becomes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“No label was used, so the task is unsupervised”</w:t>
        </w:r>
      </w:ins>
      <w:ins w:id="106" w:author="PR Preview" w:date="2026-01-01T00:00:00Z">
        <w:r>
          <w:t xml:space="preserve">.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Keep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“That is why”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only where a real reason follows that the reader would not guess.</w:t>
        </w:r>
      </w:ins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2026-10-13T17:40:06Z</dcterms:created>
  <dcterms:modified xsi:type="dcterms:W3CDTF">2026-10-13T17:40:06Z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2026-10-13 10:37:27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