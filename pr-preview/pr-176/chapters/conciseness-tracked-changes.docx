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00:05:34 (PDT)</w:delText>
        </w:r>
      </w:del>
    </w:p>
    <w:p>
      <w:pPr>
        <w:pStyle w:val="Date"/>
      </w:pPr>
      <w:ins w:id="2" w:author="PR Preview" w:date="2026-01-01T00:00:00Z">
        <w:r>
          <w:t xml:space="preserve">Last modified: 2026-10-13 10:47:40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2026-10-13T17:49:48Z</dcterms:created>
  <dcterms:modified xsi:type="dcterms:W3CDTF">2026-10-13T17:49:48Z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10:47:40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