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10:56:24 (PDT)</w:delText>
        </w:r>
      </w:del>
    </w:p>
    <w:p>
      <w:pPr>
        <w:pStyle w:val="Date"/>
      </w:pPr>
      <w:ins w:id="2" w:author="PR Preview" w:date="2026-01-01T00:00:00Z">
        <w:r>
          <w:t xml:space="preserve">Last modified: 2026-10-13 12:11:18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2026-10-13T19:14:29Z</dcterms:created>
  <dcterms:modified xsi:type="dcterms:W3CDTF">2026-10-13T19:14:29Z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12:11:18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