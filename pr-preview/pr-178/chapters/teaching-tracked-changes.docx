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Xffa5a3357c8672d830c88e1e58a0ef107550647"/>
    <w:p>
      <w:pPr>
        <w:pStyle w:val="Heading2"/>
      </w:pPr>
      <w:del w:id="3" w:author="PR Preview" w:date="2026-01-01T00:00:00Z">
        <w:r>
          <w:delText xml:space="preserve">12 Make figures accessible</w:delText>
        </w:r>
      </w:del>
    </w:p>
    <w:p>
      <w:pPr>
        <w:pStyle w:val="Heading2"/>
      </w:pPr>
      <w:ins w:id="4" w:author="PR Preview" w:date="2026-01-01T00:00:00Z">
        <w:r>
          <w:t xml:space="preserve">12 Introduce every function in a programming primer</w:t>
        </w:r>
      </w:ins>
    </w:p>
    <w:p>
      <w:pPr>
        <w:pStyle w:val="FirstParagraph"/>
      </w:pPr>
      <w:ins w:id="5" w:author="PR Preview" w:date="2026-01-01T00:00:00Z">
        <w:r>
          <w:t xml:space="preserve">This rule applies to all teaching materials that run code,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in every course and every teaching repository.</w:t>
        </w:r>
      </w:ins>
    </w:p>
    <w:p>
      <w:pPr>
        <w:pStyle w:val="Compact"/>
        <w:numPr>
          <w:ilvl w:val="0"/>
          <w:numId w:val="1009"/>
        </w:numPr>
      </w:pPr>
      <w:ins w:id="8" w:author="PR Preview" w:date="2026-01-01T00:00:00Z">
        <w:r>
          <w:t xml:space="preserve">Give the course a programming primer that introduces each package function the course’s chapters call.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 student meets the function there first, in a short note, a worked example and an exercise,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and then sees it used in the chapters.</w:t>
        </w:r>
      </w:ins>
    </w:p>
    <w:p>
      <w:pPr>
        <w:pStyle w:val="Compact"/>
        <w:numPr>
          <w:ilvl w:val="0"/>
          <w:numId w:val="1009"/>
        </w:numPr>
      </w:pPr>
      <w:ins w:id="13" w:author="PR Preview" w:date="2026-01-01T00:00:00Z">
        <w:r>
          <w:t xml:space="preserve">Keep the primer complete by computing the list of functions, not by remembering it.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Scan the code chunks of the chapters for the functions they call,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compare the list with the functions the primer mentions.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Run the scan when a chapter adds a function, and again before a term starts.</w:t>
        </w:r>
      </w:ins>
    </w:p>
    <w:p>
      <w:pPr>
        <w:pStyle w:val="Compact"/>
        <w:numPr>
          <w:ilvl w:val="0"/>
          <w:numId w:val="1009"/>
        </w:numPr>
      </w:pPr>
      <w:ins w:id="20" w:author="PR Preview" w:date="2026-01-01T00:00:00Z">
        <w:r>
          <w:t xml:space="preserve">Add the missing functions in separate pull requests, one per package.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 pull request that adds a function to a chapter adds it to the primer too,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or links the primer entry that already introduces it.</w:t>
        </w:r>
      </w:ins>
    </w:p>
    <w:p>
      <w:pPr>
        <w:pStyle w:val="Compact"/>
        <w:numPr>
          <w:ilvl w:val="0"/>
          <w:numId w:val="1009"/>
        </w:numPr>
      </w:pPr>
      <w:ins w:id="25" w:author="PR Preview" w:date="2026-01-01T00:00:00Z">
        <w:r>
          <w:t xml:space="preserve">Functions that a chapter defines for itself are not package functions.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 chapter introduces those where it defines them.</w:t>
        </w:r>
      </w:ins>
    </w:p>
    <w:bookmarkEnd w:id="41"/>
    <w:bookmarkStart w:id="42" w:name="make-figures-accessible"/>
    <w:p>
      <w:pPr>
        <w:pStyle w:val="Heading2"/>
      </w:pPr>
      <w:ins w:id="28" w:author="PR Preview" w:date="2026-01-01T00:00:00Z">
        <w:r>
          <w:t xml:space="preserve">13 Make figures accessible</w:t>
        </w:r>
      </w:ins>
    </w:p>
    <w:p>
      <w:pPr>
        <w:pStyle w:val="Compact"/>
        <w:numPr>
          <w:ilvl w:val="0"/>
          <w:numId w:val="1010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0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0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2"/>
    <w:bookmarkStart w:id="44" w:name="structure-slides-for-the-reader"/>
    <w:p>
      <w:pPr>
        <w:pStyle w:val="Heading2"/>
      </w:pPr>
      <w:del w:id="29" w:author="PR Preview" w:date="2026-01-01T00:00:00Z">
        <w:r>
          <w:delText xml:space="preserve">13 Structure slides for the reader</w:delText>
        </w:r>
      </w:del>
    </w:p>
    <w:p>
      <w:pPr>
        <w:pStyle w:val="Heading2"/>
      </w:pPr>
      <w:ins w:id="30" w:author="PR Preview" w:date="2026-01-01T00:00:00Z">
        <w:r>
          <w:t xml:space="preserve">14 Structure slides for the reader</w:t>
        </w:r>
      </w:ins>
    </w:p>
    <w:p>
      <w:pPr>
        <w:pStyle w:val="Compact"/>
        <w:numPr>
          <w:ilvl w:val="0"/>
          <w:numId w:val="1011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1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1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1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1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1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1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4"/>
    <w:bookmarkStart w:id="48" w:name="Xcb579568ef754486ebde8b41ba4528bdf380eec"/>
    <w:p>
      <w:pPr>
        <w:pStyle w:val="Heading2"/>
      </w:pPr>
      <w:del w:id="31" w:author="PR Preview" w:date="2026-01-01T00:00:00Z">
        <w:r>
          <w:delText xml:space="preserve">14 Credit other courses without summarizing them</w:delText>
        </w:r>
      </w:del>
    </w:p>
    <w:p>
      <w:pPr>
        <w:pStyle w:val="Heading2"/>
      </w:pPr>
      <w:ins w:id="32" w:author="PR Preview" w:date="2026-01-01T00:00:00Z">
        <w:r>
          <w:t xml:space="preserve">15 Credit other courses without summarizing them</w:t>
        </w:r>
      </w:ins>
    </w:p>
    <w:p>
      <w:pPr>
        <w:pStyle w:val="Compact"/>
        <w:numPr>
          <w:ilvl w:val="0"/>
          <w:numId w:val="101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Title a section by its topic, not by its author or course.</w:t>
      </w:r>
      <w:r>
        <w:t xml:space="preserve"> </w:t>
      </w:r>
      <w:hyperlink r:id="rId4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8"/>
    <w:bookmarkStart w:id="57" w:name="rules-that-apply-to-all-writing"/>
    <w:p>
      <w:pPr>
        <w:pStyle w:val="Heading2"/>
      </w:pPr>
      <w:del w:id="33" w:author="PR Preview" w:date="2026-01-01T00:00:00Z">
        <w:r>
          <w:delText xml:space="preserve">15 Rules that apply to all writing</w:delText>
        </w:r>
      </w:del>
    </w:p>
    <w:p>
      <w:pPr>
        <w:pStyle w:val="Heading2"/>
      </w:pPr>
      <w:ins w:id="34" w:author="PR Preview" w:date="2026-01-01T00:00:00Z">
        <w:r>
          <w:t xml:space="preserve">16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6" w:name="refs"/>
    <w:bookmarkStart w:id="5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45" Type="http://schemas.openxmlformats.org/officeDocument/2006/relationships/hyperlink" Target="citations-evidence.qmd#adapting-another-courses-material" TargetMode="External"/><Relationship Id="rId47" Type="http://schemas.openxmlformats.org/officeDocument/2006/relationships/hyperlink" Target="citations-evidence.qmd#put-the-content-first" TargetMode="External"/><Relationship Id="rId46" Type="http://schemas.openxmlformats.org/officeDocument/2006/relationships/hyperlink" Target="citations-evidence.qmd#quote-the-original" TargetMode="External"/><Relationship Id="rId49" Type="http://schemas.openxmlformats.org/officeDocument/2006/relationships/hyperlink" Target="conciseness.qmd#lead-with-the-subject" TargetMode="External"/><Relationship Id="rId43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4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2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45" Type="http://schemas.openxmlformats.org/officeDocument/2006/relationships/hyperlink" Target="citations-evidence.qmd#adapting-another-courses-material" TargetMode="External"/><Relationship Id="rId47" Type="http://schemas.openxmlformats.org/officeDocument/2006/relationships/hyperlink" Target="citations-evidence.qmd#put-the-content-first" TargetMode="External"/><Relationship Id="rId46" Type="http://schemas.openxmlformats.org/officeDocument/2006/relationships/hyperlink" Target="citations-evidence.qmd#quote-the-original" TargetMode="External"/><Relationship Id="rId49" Type="http://schemas.openxmlformats.org/officeDocument/2006/relationships/hyperlink" Target="conciseness.qmd#lead-with-the-subject" TargetMode="External"/><Relationship Id="rId43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4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2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2026-10-13T19:16:01Z</dcterms:created>
  <dcterms:modified xsi:type="dcterms:W3CDTF">2026-10-13T19:16:01Z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