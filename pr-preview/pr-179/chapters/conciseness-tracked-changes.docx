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2026-10-13 13:21:25 (PDT)</w:delText>
        </w:r>
      </w:del>
    </w:p>
    <w:p>
      <w:pPr>
        <w:pStyle w:val="Date"/>
      </w:pPr>
      <w:ins w:id="2" w:author="PR Preview" w:date="2026-01-01T00:00:00Z">
        <w:r>
          <w:t xml:space="preserve">Last modified: 2026-10-13 14:24:09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5" w:name="let-a-self-describing-link-stand-alone"/>
    <w:p>
      <w:pPr>
        <w:pStyle w:val="Heading2"/>
      </w:pPr>
      <w:del w:id="3" w:author="PR Preview" w:date="2026-01-01T00:00:00Z">
        <w:r>
          <w:delText xml:space="preserve">7 Put lists in bullet points</w:delText>
        </w:r>
      </w:del>
    </w:p>
    <w:p>
      <w:pPr>
        <w:pStyle w:val="Heading2"/>
      </w:pPr>
      <w:ins w:id="4" w:author="PR Preview" w:date="2026-01-01T00:00:00Z">
        <w:r>
          <w:t xml:space="preserve">7 Let a self-describing link stand alone</w:t>
        </w:r>
      </w:ins>
    </w:p>
    <w:p>
      <w:pPr>
        <w:pStyle w:val="FirstParagraph"/>
      </w:pPr>
      <w:ins w:id="5" w:author="PR Preview" w:date="2026-01-01T00:00:00Z">
        <w:r>
          <w:t xml:space="preserve">A URL often shows the name of what it points to and where that thing lives.</w:t>
        </w:r>
      </w:ins>
      <w:ins w:id="6" w:author="PR Preview" w:date="2026-01-01T00:00:00Z">
        <w:r>
          <w:t xml:space="preserve"> </w:t>
        </w:r>
      </w:ins>
      <w:ins w:id="7" w:author="PR Preview" w:date="2026-01-01T00:00:00Z">
        <w:r>
          <w:t xml:space="preserve">When it does,</w:t>
        </w:r>
      </w:ins>
      <w:ins w:id="8" w:author="PR Preview" w:date="2026-01-01T00:00:00Z">
        <w:r>
          <w:t xml:space="preserve"> </w:t>
        </w:r>
      </w:ins>
      <w:ins w:id="9" w:author="PR Preview" w:date="2026-01-01T00:00:00Z">
        <w:r>
          <w:t xml:space="preserve">do not also spell out that name or host around the link.</w:t>
        </w:r>
      </w:ins>
      <w:ins w:id="10" w:author="PR Preview" w:date="2026-01-01T00:00:00Z">
        <w:r>
          <w:t xml:space="preserve"> </w:t>
        </w:r>
      </w:ins>
      <w:ins w:id="11" w:author="PR Preview" w:date="2026-01-01T00:00:00Z">
        <w:r>
          <w:t xml:space="preserve">The reader would read the same facts twice.</w:t>
        </w:r>
      </w:ins>
    </w:p>
    <w:bookmarkStart w:id="24" w:name="exm-self-describing-link"/>
    <w:p>
      <w:pPr>
        <w:pStyle w:val="BodyText"/>
      </w:pPr>
      <w:ins w:id="12" w:author="PR Preview" w:date="2026-01-01T00:00:00Z">
        <w:r>
          <w:rPr>
            <w:b/>
            <w:bCs/>
          </w:rPr>
          <w:t xml:space="preserve">Example 5 (Dropping prose that repeats a URL)</w:t>
        </w:r>
      </w:ins>
      <w:ins w:id="13" w:author="PR Preview" w:date="2026-01-01T00:00:00Z">
        <w:r>
          <w:t xml:space="preserve"> </w:t>
        </w:r>
      </w:ins>
      <w:ins w:id="14" w:author="PR Preview" w:date="2026-01-01T00:00:00Z">
        <w:r>
          <w:t xml:space="preserve"> </w:t>
        </w:r>
      </w:ins>
    </w:p>
    <w:p>
      <w:pPr>
        <w:pStyle w:val="BlockText"/>
      </w:pPr>
      <w:ins w:id="15" w:author="PR Preview" w:date="2026-01-01T00:00:00Z">
        <w:r>
          <w:t xml:space="preserve">❌ For an example, see my public notes site Morrison-Lab/sds on GitHub</w:t>
        </w:r>
      </w:ins>
      <w:ins w:id="16" w:author="PR Preview" w:date="2026-01-01T00:00:00Z">
        <w:r>
          <w:t xml:space="preserve"> </w:t>
        </w:r>
      </w:ins>
      <w:ins w:id="17" w:author="PR Preview" w:date="2026-01-01T00:00:00Z">
        <w:r>
          <w:t xml:space="preserve">(</w:t>
        </w:r>
      </w:ins>
      <w:hyperlink r:id="rId23">
        <w:ins w:id="18" w:author="PR Preview" w:date="2026-01-01T00:00:00Z">
          <w:r>
            <w:rPr>
              <w:rStyle w:val="Hyperlink"/>
            </w:rPr>
            <w:t xml:space="preserve">https://github.com/Morrison-Lab/sds</w:t>
          </w:r>
        </w:ins>
      </w:hyperlink>
      <w:ins w:id="19" w:author="PR Preview" w:date="2026-01-01T00:00:00Z">
        <w:r>
          <w:t xml:space="preserve">).</w:t>
        </w:r>
      </w:ins>
    </w:p>
    <w:p>
      <w:pPr>
        <w:pStyle w:val="BlockText"/>
      </w:pPr>
      <w:ins w:id="20" w:author="PR Preview" w:date="2026-01-01T00:00:00Z">
        <w:r>
          <w:t xml:space="preserve">✅ For an example, see</w:t>
        </w:r>
      </w:ins>
      <w:ins w:id="21" w:author="PR Preview" w:date="2026-01-01T00:00:00Z">
        <w:r>
          <w:t xml:space="preserve"> </w:t>
        </w:r>
      </w:ins>
      <w:hyperlink r:id="rId23">
        <w:ins w:id="22" w:author="PR Preview" w:date="2026-01-01T00:00:00Z">
          <w:r>
            <w:rPr>
              <w:rStyle w:val="Hyperlink"/>
            </w:rPr>
            <w:t xml:space="preserve">https://github.com/Morrison-Lab/sds</w:t>
          </w:r>
        </w:ins>
      </w:hyperlink>
      <w:ins w:id="23" w:author="PR Preview" w:date="2026-01-01T00:00:00Z">
        <w:r>
          <w:t xml:space="preserve">.</w:t>
        </w:r>
      </w:ins>
    </w:p>
    <w:p>
      <w:pPr>
        <w:pStyle w:val="FirstParagraph"/>
      </w:pPr>
      <w:ins w:id="24" w:author="PR Preview" w:date="2026-01-01T00:00:00Z">
        <w:r>
          <w:t xml:space="preserve">The URL already says that the site is on GitHub</w:t>
        </w:r>
      </w:ins>
      <w:ins w:id="25" w:author="PR Preview" w:date="2026-01-01T00:00:00Z">
        <w:r>
          <w:t xml:space="preserve"> </w:t>
        </w:r>
      </w:ins>
      <w:ins w:id="26" w:author="PR Preview" w:date="2026-01-01T00:00:00Z">
        <w:r>
          <w:t xml:space="preserve">and that the repository is</w:t>
        </w:r>
      </w:ins>
      <w:ins w:id="27" w:author="PR Preview" w:date="2026-01-01T00:00:00Z">
        <w:r>
          <w:t xml:space="preserve"> </w:t>
        </w:r>
      </w:ins>
      <w:ins w:id="28" w:author="PR Preview" w:date="2026-01-01T00:00:00Z">
        <w:r>
          <w:rPr>
            <w:rStyle w:val="VerbatimChar"/>
          </w:rPr>
          <w:t xml:space="preserve">Morrison-Lab/sds</w:t>
        </w:r>
      </w:ins>
      <w:ins w:id="29" w:author="PR Preview" w:date="2026-01-01T00:00:00Z">
        <w:r>
          <w:t xml:space="preserve">.</w:t>
        </w:r>
      </w:ins>
    </w:p>
    <w:bookmarkEnd w:id="24"/>
    <w:p>
      <w:pPr>
        <w:pStyle w:val="BodyText"/>
      </w:pPr>
      <w:ins w:id="30" w:author="PR Preview" w:date="2026-01-01T00:00:00Z">
        <w:r>
          <w:t xml:space="preserve">Keep a descriptive label when the URL does not show what it points to,</w:t>
        </w:r>
      </w:ins>
      <w:ins w:id="31" w:author="PR Preview" w:date="2026-01-01T00:00:00Z">
        <w:r>
          <w:t xml:space="preserve"> </w:t>
        </w:r>
      </w:ins>
      <w:ins w:id="32" w:author="PR Preview" w:date="2026-01-01T00:00:00Z">
        <w:r>
          <w:t xml:space="preserve">such as a DOI or a shortened link.</w:t>
        </w:r>
      </w:ins>
    </w:p>
    <w:bookmarkEnd w:id="25"/>
    <w:bookmarkStart w:id="27" w:name="keep-the-writer-out-of-the-way"/>
    <w:p>
      <w:pPr>
        <w:pStyle w:val="Heading2"/>
      </w:pPr>
      <w:ins w:id="33" w:author="PR Preview" w:date="2026-01-01T00:00:00Z">
        <w:r>
          <w:t xml:space="preserve">8 Keep the writer out of the way</w:t>
        </w:r>
      </w:ins>
    </w:p>
    <w:p>
      <w:pPr>
        <w:pStyle w:val="FirstParagraph"/>
      </w:pPr>
      <w:ins w:id="34" w:author="PR Preview" w:date="2026-01-01T00:00:00Z">
        <w:r>
          <w:t xml:space="preserve">Mention yourself only where a sentence needs an actor,</w:t>
        </w:r>
      </w:ins>
      <w:ins w:id="35" w:author="PR Preview" w:date="2026-01-01T00:00:00Z">
        <w:r>
          <w:t xml:space="preserve"> </w:t>
        </w:r>
      </w:ins>
      <w:ins w:id="36" w:author="PR Preview" w:date="2026-01-01T00:00:00Z">
        <w:r>
          <w:t xml:space="preserve">such as a request, an offer, or a decision you made.</w:t>
        </w:r>
      </w:ins>
      <w:ins w:id="37" w:author="PR Preview" w:date="2026-01-01T00:00:00Z">
        <w:r>
          <w:t xml:space="preserve"> </w:t>
        </w:r>
      </w:ins>
      <w:ins w:id="38" w:author="PR Preview" w:date="2026-01-01T00:00:00Z">
        <w:r>
          <w:t xml:space="preserve">Elsewhere,</w:t>
        </w:r>
      </w:ins>
      <w:ins w:id="39" w:author="PR Preview" w:date="2026-01-01T00:00:00Z">
        <w:r>
          <w:t xml:space="preserve"> </w:t>
        </w:r>
      </w:ins>
      <w:ins w:id="40" w:author="PR Preview" w:date="2026-01-01T00:00:00Z">
        <w:r>
          <w:t xml:space="preserve">make the subject of the sentence the thing the reader cares about.</w:t>
        </w:r>
      </w:ins>
      <w:ins w:id="41" w:author="PR Preview" w:date="2026-01-01T00:00:00Z">
        <w:r>
          <w:t xml:space="preserve"> </w:t>
        </w:r>
      </w:ins>
      <w:ins w:id="42" w:author="PR Preview" w:date="2026-01-01T00:00:00Z">
        <w:r>
          <w:t xml:space="preserve">Extra references to the writer turn attention from the content to the person.</w:t>
        </w:r>
      </w:ins>
    </w:p>
    <w:bookmarkStart w:id="26" w:name="exm-writer-out-of-the-way"/>
    <w:p>
      <w:pPr>
        <w:pStyle w:val="BodyText"/>
      </w:pPr>
      <w:ins w:id="43" w:author="PR Preview" w:date="2026-01-01T00:00:00Z">
        <w:r>
          <w:rPr>
            <w:b/>
            <w:bCs/>
          </w:rPr>
          <w:t xml:space="preserve">Example 6 (Moving the focus from the writer to the subject)</w:t>
        </w:r>
      </w:ins>
      <w:ins w:id="44" w:author="PR Preview" w:date="2026-01-01T00:00:00Z">
        <w:r>
          <w:t xml:space="preserve"> </w:t>
        </w:r>
      </w:ins>
      <w:ins w:id="45" w:author="PR Preview" w:date="2026-01-01T00:00:00Z">
        <w:r>
          <w:t xml:space="preserve"> </w:t>
        </w:r>
      </w:ins>
    </w:p>
    <w:p>
      <w:pPr>
        <w:pStyle w:val="BlockText"/>
      </w:pPr>
      <w:ins w:id="46" w:author="PR Preview" w:date="2026-01-01T00:00:00Z">
        <w:r>
          <w:t xml:space="preserve">❌ I tested this in a small private project, and I found that CI works well.</w:t>
        </w:r>
      </w:ins>
    </w:p>
    <w:p>
      <w:pPr>
        <w:pStyle w:val="BlockText"/>
      </w:pPr>
      <w:ins w:id="47" w:author="PR Preview" w:date="2026-01-01T00:00:00Z">
        <w:r>
          <w:t xml:space="preserve">✅ CI works well in a small private test project.</w:t>
        </w:r>
      </w:ins>
    </w:p>
    <w:p>
      <w:pPr>
        <w:pStyle w:val="BlockText"/>
      </w:pPr>
      <w:ins w:id="48" w:author="PR Preview" w:date="2026-01-01T00:00:00Z">
        <w:r>
          <w:t xml:space="preserve">❌ My build and review tools run on cloud services.</w:t>
        </w:r>
      </w:ins>
    </w:p>
    <w:p>
      <w:pPr>
        <w:pStyle w:val="BlockText"/>
      </w:pPr>
      <w:ins w:id="49" w:author="PR Preview" w:date="2026-01-01T00:00:00Z">
        <w:r>
          <w:t xml:space="preserve">✅ The build and review tools run on cloud services.</w:t>
        </w:r>
      </w:ins>
    </w:p>
    <w:p>
      <w:pPr>
        <w:pStyle w:val="FirstParagraph"/>
      </w:pPr>
      <w:ins w:id="50" w:author="PR Preview" w:date="2026-01-01T00:00:00Z">
        <w:r>
          <w:t xml:space="preserve">A request still needs its actor:</w:t>
        </w:r>
      </w:ins>
      <w:ins w:id="51" w:author="PR Preview" w:date="2026-01-01T00:00:00Z">
        <w:r>
          <w:t xml:space="preserve"> </w:t>
        </w:r>
      </w:ins>
      <w:ins w:id="52" w:author="PR Preview" w:date="2026-01-01T00:00:00Z">
        <w:r>
          <w:t xml:space="preserve">“Could the space be increased, or would you allow me to register my own runner?”</w:t>
        </w:r>
      </w:ins>
      <w:ins w:id="53" w:author="PR Preview" w:date="2026-01-01T00:00:00Z">
        <w:r>
          <w:t xml:space="preserve"> </w:t>
        </w:r>
      </w:ins>
      <w:ins w:id="54" w:author="PR Preview" w:date="2026-01-01T00:00:00Z">
        <w:r>
          <w:t xml:space="preserve">keeps</w:t>
        </w:r>
      </w:ins>
      <w:ins w:id="55" w:author="PR Preview" w:date="2026-01-01T00:00:00Z">
        <w:r>
          <w:t xml:space="preserve"> </w:t>
        </w:r>
      </w:ins>
      <w:ins w:id="56" w:author="PR Preview" w:date="2026-01-01T00:00:00Z">
        <w:r>
          <w:t xml:space="preserve">“me”</w:t>
        </w:r>
      </w:ins>
      <w:ins w:id="57" w:author="PR Preview" w:date="2026-01-01T00:00:00Z">
        <w:r>
          <w:t xml:space="preserve"> </w:t>
        </w:r>
      </w:ins>
      <w:ins w:id="58" w:author="PR Preview" w:date="2026-01-01T00:00:00Z">
        <w:r>
          <w:t xml:space="preserve">because the request is about the writer’s runner.</w:t>
        </w:r>
      </w:ins>
    </w:p>
    <w:bookmarkEnd w:id="26"/>
    <w:bookmarkEnd w:id="27"/>
    <w:bookmarkStart w:id="34" w:name="put-lists-in-bullet-points"/>
    <w:p>
      <w:pPr>
        <w:pStyle w:val="Heading2"/>
      </w:pPr>
      <w:ins w:id="59" w:author="PR Preview" w:date="2026-01-01T00:00:00Z">
        <w:r>
          <w:t xml:space="preserve">9 Put lists in bullet points</w:t>
        </w:r>
      </w:ins>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8" w:name="exm-bullet-lists"/>
    <w:p>
      <w:pPr>
        <w:pStyle w:val="FirstParagraph"/>
      </w:pPr>
      <w:del w:id="60" w:author="PR Preview" w:date="2026-01-01T00:00:00Z">
        <w:r>
          <w:rPr>
            <w:b/>
            <w:bCs/>
          </w:rPr>
          <w:delText xml:space="preserve">Example 5 (Turning an inline list into bullet points)</w:delText>
        </w:r>
      </w:del>
      <w:del w:id="61" w:author="PR Preview" w:date="2026-01-01T00:00:00Z">
        <w:r>
          <w:delText xml:space="preserve"> </w:delText>
        </w:r>
      </w:del>
      <w:del w:id="62" w:author="PR Preview" w:date="2026-01-01T00:00:00Z">
        <w:r>
          <w:delText xml:space="preserve"> </w:delText>
        </w:r>
      </w:del>
    </w:p>
    <w:p>
      <w:pPr>
        <w:pStyle w:val="FirstParagraph"/>
      </w:pPr>
      <w:ins w:id="63" w:author="PR Preview" w:date="2026-01-01T00:00:00Z">
        <w:r>
          <w:rPr>
            <w:b/>
            <w:bCs/>
          </w:rPr>
          <w:t xml:space="preserve">Example 7 (Turning an inline list into bullet points)</w:t>
        </w:r>
      </w:ins>
      <w:ins w:id="64" w:author="PR Preview" w:date="2026-01-01T00:00:00Z">
        <w:r>
          <w:t xml:space="preserve"> </w:t>
        </w:r>
      </w:ins>
      <w:ins w:id="65" w:author="PR Preview" w:date="2026-01-01T00:00:00Z">
        <w:r>
          <w:t xml:space="preserve"> </w:t>
        </w:r>
      </w:ins>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8"/>
    <w:bookmarkStart w:id="32" w:name="exm-resource-lists"/>
    <w:p>
      <w:pPr>
        <w:pStyle w:val="BodyText"/>
      </w:pPr>
      <w:del w:id="66" w:author="PR Preview" w:date="2026-01-01T00:00:00Z">
        <w:r>
          <w:rPr>
            <w:b/>
            <w:bCs/>
          </w:rPr>
          <w:delText xml:space="preserve">Example 6 (Turning a run of resource sentences into bullet points)</w:delText>
        </w:r>
      </w:del>
      <w:del w:id="67" w:author="PR Preview" w:date="2026-01-01T00:00:00Z">
        <w:r>
          <w:delText xml:space="preserve"> </w:delText>
        </w:r>
      </w:del>
      <w:del w:id="68" w:author="PR Preview" w:date="2026-01-01T00:00:00Z">
        <w:r>
          <w:delText xml:space="preserve"> </w:delText>
        </w:r>
      </w:del>
    </w:p>
    <w:p>
      <w:pPr>
        <w:pStyle w:val="BodyText"/>
      </w:pPr>
      <w:ins w:id="69" w:author="PR Preview" w:date="2026-01-01T00:00:00Z">
        <w:r>
          <w:rPr>
            <w:b/>
            <w:bCs/>
          </w:rPr>
          <w:t xml:space="preserve">Example 8 (Turning a run of resource sentences into bullet points)</w:t>
        </w:r>
      </w:ins>
      <w:ins w:id="70" w:author="PR Preview" w:date="2026-01-01T00:00:00Z">
        <w:r>
          <w:t xml:space="preserve"> </w:t>
        </w:r>
      </w:ins>
      <w:ins w:id="71" w:author="PR Preview" w:date="2026-01-01T00:00:00Z">
        <w:r>
          <w:t xml:space="preserve"> </w:t>
        </w:r>
      </w:ins>
    </w:p>
    <w:p>
      <w:pPr>
        <w:pStyle w:val="BlockText"/>
      </w:pPr>
      <w:r>
        <w:t xml:space="preserve">❌ Hastie and Tibshirani</w:t>
      </w:r>
      <w:r>
        <w:t xml:space="preserve"> </w:t>
      </w:r>
      <w:hyperlink r:id="rId29">
        <w:r>
          <w:rPr>
            <w:rStyle w:val="Hyperlink"/>
          </w:rPr>
          <w:t xml:space="preserve">extend least squares to several predictors</w:t>
        </w:r>
      </w:hyperlink>
      <w:r>
        <w:t xml:space="preserve">. Starmer explains</w:t>
      </w:r>
      <w:r>
        <w:t xml:space="preserve"> </w:t>
      </w:r>
      <w:hyperlink r:id="rId30">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9">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30">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31">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2"/>
    <w:bookmarkStart w:id="33" w:name="exm-numbered-lists"/>
    <w:p>
      <w:pPr>
        <w:pStyle w:val="BodyText"/>
      </w:pPr>
      <w:del w:id="72" w:author="PR Preview" w:date="2026-01-01T00:00:00Z">
        <w:r>
          <w:rPr>
            <w:b/>
            <w:bCs/>
          </w:rPr>
          <w:delText xml:space="preserve">Example 7 (Turning inline steps into a numbered list)</w:delText>
        </w:r>
      </w:del>
      <w:del w:id="73" w:author="PR Preview" w:date="2026-01-01T00:00:00Z">
        <w:r>
          <w:delText xml:space="preserve"> </w:delText>
        </w:r>
      </w:del>
      <w:del w:id="74" w:author="PR Preview" w:date="2026-01-01T00:00:00Z">
        <w:r>
          <w:delText xml:space="preserve"> </w:delText>
        </w:r>
      </w:del>
    </w:p>
    <w:p>
      <w:pPr>
        <w:pStyle w:val="BodyText"/>
      </w:pPr>
      <w:ins w:id="75" w:author="PR Preview" w:date="2026-01-01T00:00:00Z">
        <w:r>
          <w:rPr>
            <w:b/>
            <w:bCs/>
          </w:rPr>
          <w:t xml:space="preserve">Example 9 (Turning inline steps into a numbered list)</w:t>
        </w:r>
      </w:ins>
      <w:ins w:id="76" w:author="PR Preview" w:date="2026-01-01T00:00:00Z">
        <w:r>
          <w:t xml:space="preserve"> </w:t>
        </w:r>
      </w:ins>
      <w:ins w:id="77" w:author="PR Preview" w:date="2026-01-01T00:00:00Z">
        <w:r>
          <w:t xml:space="preserve"> </w:t>
        </w:r>
      </w:ins>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3"/>
    <w:bookmarkEnd w:id="34"/>
    <w:bookmarkStart w:id="40" w:name="examples-of-concise-writing"/>
    <w:p>
      <w:pPr>
        <w:pStyle w:val="Heading2"/>
      </w:pPr>
      <w:del w:id="78" w:author="PR Preview" w:date="2026-01-01T00:00:00Z">
        <w:r>
          <w:delText xml:space="preserve">8 Examples of concise writing</w:delText>
        </w:r>
      </w:del>
    </w:p>
    <w:p>
      <w:pPr>
        <w:pStyle w:val="Heading2"/>
      </w:pPr>
      <w:ins w:id="79" w:author="PR Preview" w:date="2026-01-01T00:00:00Z">
        <w:r>
          <w:t xml:space="preserve">10 Examples of concise writing</w:t>
        </w:r>
      </w:ins>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9" w:name="refs"/>
    <w:bookmarkStart w:id="3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https://en.wikipedia.org/wiki/Ernest_Hemingway#Writing_style</w:t>
        </w:r>
      </w:hyperlink>
      <w:r>
        <w:t xml:space="preserve">.</w:t>
      </w:r>
    </w:p>
    <w:bookmarkEnd w:id="36"/>
    <w:bookmarkStart w:id="3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7">
        <w:r>
          <w:rPr>
            <w:rStyle w:val="Hyperlink"/>
          </w:rPr>
          <w:t xml:space="preserve">https://en.wikipedia.org/wiki/Julius_Caesar#Literary_works</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cliches.qmd#rhetorical-reflexes" TargetMode="External"/><Relationship Id="rId35" Type="http://schemas.openxmlformats.org/officeDocument/2006/relationships/hyperlink" Target="https://en.wikipedia.org/wiki/Ernest_Hemingway#Writing_style" TargetMode="External"/><Relationship Id="rId37" Type="http://schemas.openxmlformats.org/officeDocument/2006/relationships/hyperlink" Target="https://en.wikipedia.org/wiki/Julius_Caesar#Literary_works" TargetMode="External"/><Relationship Id="rId23" Type="http://schemas.openxmlformats.org/officeDocument/2006/relationships/hyperlink" Target="https://github.com/Morrison-Lab/sds" TargetMode="External"/><Relationship Id="rId31" Type="http://schemas.openxmlformats.org/officeDocument/2006/relationships/hyperlink" Target="https://morrison-lab.github.io/lds/chapters/linear-regression.html" TargetMode="External"/><Relationship Id="rId29" Type="http://schemas.openxmlformats.org/officeDocument/2006/relationships/hyperlink" Target="https://www.youtube.com/watch?v=o9hoLdylWKo" TargetMode="External"/><Relationship Id="rId30"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cliches.qmd#rhetorical-reflexes" TargetMode="External"/><Relationship Id="rId35" Type="http://schemas.openxmlformats.org/officeDocument/2006/relationships/hyperlink" Target="https://en.wikipedia.org/wiki/Ernest_Hemingway#Writing_style" TargetMode="External"/><Relationship Id="rId37" Type="http://schemas.openxmlformats.org/officeDocument/2006/relationships/hyperlink" Target="https://en.wikipedia.org/wiki/Julius_Caesar#Literary_works" TargetMode="External"/><Relationship Id="rId23" Type="http://schemas.openxmlformats.org/officeDocument/2006/relationships/hyperlink" Target="https://github.com/Morrison-Lab/sds" TargetMode="External"/><Relationship Id="rId31" Type="http://schemas.openxmlformats.org/officeDocument/2006/relationships/hyperlink" Target="https://morrison-lab.github.io/lds/chapters/linear-regression.html" TargetMode="External"/><Relationship Id="rId29" Type="http://schemas.openxmlformats.org/officeDocument/2006/relationships/hyperlink" Target="https://www.youtube.com/watch?v=o9hoLdylWKo" TargetMode="External"/><Relationship Id="rId30"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2026-10-13T21:27:36Z</dcterms:created>
  <dcterms:modified xsi:type="dcterms:W3CDTF">2026-10-13T21:27:36Z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14:24:09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