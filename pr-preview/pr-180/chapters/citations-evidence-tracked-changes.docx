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del w:id="3" w:author="PR Preview" w:date="2026-01-01T00:00:00Z">
        <w:r>
          <w:delText xml:space="preserve">10 Put the content first</w:delText>
        </w:r>
      </w:del>
    </w:p>
    <w:p>
      <w:pPr>
        <w:pStyle w:val="Heading2"/>
      </w:pPr>
      <w:ins w:id="4" w:author="PR Preview" w:date="2026-01-01T00:00:00Z">
        <w:r>
          <w:t xml:space="preserve">10 Cite the original for named results</w:t>
        </w:r>
      </w:ins>
    </w:p>
    <w:p>
      <w:pPr>
        <w:pStyle w:val="FirstParagraph"/>
      </w:pPr>
      <w:ins w:id="5" w:author="PR Preview" w:date="2026-01-01T00:00:00Z">
        <w:r>
          <w:t xml:space="preserve">When you present a result that carries a person’s name,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or whose first appearance is well documented,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cite the publication where it first appeared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alongside a modern textbook that teaches it.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original shows readers where the result comes from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credits its authors.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 textbook is where a student will actually learn it.</w:t>
        </w:r>
      </w:ins>
    </w:p>
    <w:p>
      <w:pPr>
        <w:pStyle w:val="BodyText"/>
      </w:pPr>
      <w:ins w:id="18" w:author="PR Preview" w:date="2026-01-01T00:00:00Z">
        <w:r>
          <w:t xml:space="preserve">Put the historical note in a short remark after the statement and its proof,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not inside the definition or theorem itself,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so that each theorem div still holds one result.</w:t>
        </w:r>
      </w:ins>
    </w:p>
    <w:p>
      <w:pPr>
        <w:pStyle w:val="BodyText"/>
      </w:pPr>
      <w:ins w:id="23" w:author="PR Preview" w:date="2026-01-01T00:00:00Z">
        <w:r>
          <w:t xml:space="preserve">Apply the rule to:</w:t>
        </w:r>
      </w:ins>
    </w:p>
    <w:p>
      <w:pPr>
        <w:pStyle w:val="Compact"/>
        <w:numPr>
          <w:ilvl w:val="0"/>
          <w:numId w:val="1017"/>
        </w:numPr>
      </w:pPr>
      <w:ins w:id="24" w:author="PR Preview" w:date="2026-01-01T00:00:00Z">
        <w:r>
          <w:t xml:space="preserve">named theorems, inequalities, and algorithms;</w:t>
        </w:r>
      </w:ins>
    </w:p>
    <w:p>
      <w:pPr>
        <w:pStyle w:val="Compact"/>
        <w:numPr>
          <w:ilvl w:val="0"/>
          <w:numId w:val="1017"/>
        </w:numPr>
      </w:pPr>
      <w:ins w:id="25" w:author="PR Preview" w:date="2026-01-01T00:00:00Z">
        <w:r>
          <w:t xml:space="preserve">definitions that a specific paper introduced;</w:t>
        </w:r>
      </w:ins>
    </w:p>
    <w:p>
      <w:pPr>
        <w:pStyle w:val="Compact"/>
        <w:numPr>
          <w:ilvl w:val="0"/>
          <w:numId w:val="1017"/>
        </w:numPr>
      </w:pPr>
      <w:ins w:id="26" w:author="PR Preview" w:date="2026-01-01T00:00:00Z">
        <w:r>
          <w:t xml:space="preserve">results whose usual name is not the whole story,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such as Chebyshev’s inequality,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which Bienaymé derived earlier.</w:t>
        </w:r>
      </w:ins>
    </w:p>
    <w:p>
      <w:pPr>
        <w:pStyle w:val="FirstParagraph"/>
      </w:pPr>
      <w:ins w:id="31" w:author="PR Preview" w:date="2026-01-01T00:00:00Z">
        <w:r>
          <w:t xml:space="preserve">Do not apply it to routine lemmas,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to textbook exercises,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or to results with no identifiable first source.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When the credit is disputed or the first source is unclear,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say so in one sentence and cite a history of the result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instead of naming a source you have not checked.</w:t>
        </w:r>
      </w:ins>
    </w:p>
    <w:p>
      <w:pPr>
        <w:pStyle w:val="BodyText"/>
      </w:pPr>
      <w:ins w:id="42" w:author="PR Preview" w:date="2026-01-01T00:00:00Z">
        <w:r>
          <w:t xml:space="preserve">Check every detail of the original against an official source: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publisher, the journal’s archive, or a library such as</w:t>
        </w:r>
      </w:ins>
      <w:ins w:id="45" w:author="PR Preview" w:date="2026-01-01T00:00:00Z">
        <w:r>
          <w:t xml:space="preserve"> </w:t>
        </w:r>
      </w:ins>
      <w:hyperlink r:id="rId36">
        <w:ins w:id="46" w:author="PR Preview" w:date="2026-01-01T00:00:00Z">
          <w:r>
            <w:rPr>
              <w:rStyle w:val="Hyperlink"/>
            </w:rPr>
            <w:t xml:space="preserve">Numdam</w:t>
          </w:r>
        </w:ins>
      </w:hyperlink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Never cite an unauthorized copy,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never fill in a title, volume, or page number from memory.</w:t>
        </w:r>
      </w:ins>
    </w:p>
    <w:bookmarkStart w:id="37" w:name="exm-cite-original"/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Example 3 (Crediting Chebyshev’s inequality)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 </w:t>
        </w:r>
      </w:ins>
    </w:p>
    <w:p>
      <w:pPr>
        <w:pStyle w:val="BlockText"/>
      </w:pPr>
      <w:ins w:id="55" w:author="PR Preview" w:date="2026-01-01T00:00:00Z">
        <w:r>
          <w:t xml:space="preserve">❌ Chebyshev’s inequality says that …</w:t>
        </w:r>
      </w:ins>
    </w:p>
    <w:p>
      <w:pPr>
        <w:pStyle w:val="BlockText"/>
      </w:pPr>
      <w:ins w:id="56" w:author="PR Preview" w:date="2026-01-01T00:00:00Z">
        <w:r>
          <w:t xml:space="preserve">✅ Chebyshev’s inequality says that …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Bienaymé derived the bound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(Bienaymé 1853)</w:t>
        </w:r>
      </w:ins>
      <w:ins w:id="61" w:author="PR Preview" w:date="2026-01-01T00:00:00Z">
        <w:r>
          <w:t xml:space="preserve">, and Tchébychef proved a more general form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(Tchébychef 1867)</w:t>
        </w:r>
      </w:ins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 modern treatment is in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Blitzstein and Hwang (2019)</w:t>
        </w:r>
      </w:ins>
      <w:ins w:id="69" w:author="PR Preview" w:date="2026-01-01T00:00:00Z">
        <w:r>
          <w:t xml:space="preserve">.</w:t>
        </w:r>
      </w:ins>
    </w:p>
    <w:bookmarkEnd w:id="37"/>
    <w:bookmarkEnd w:id="38"/>
    <w:bookmarkStart w:id="39" w:name="put-the-content-first"/>
    <w:p>
      <w:pPr>
        <w:pStyle w:val="Heading2"/>
      </w:pPr>
      <w:ins w:id="70" w:author="PR Preview" w:date="2026-01-01T00:00:00Z">
        <w:r>
          <w:t xml:space="preserve">11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del w:id="71" w:author="PR Preview" w:date="2026-01-01T00:00:00Z">
        <w:r>
          <w:delText xml:space="preserve">11 Adapting another course’s material</w:delText>
        </w:r>
      </w:del>
    </w:p>
    <w:p>
      <w:pPr>
        <w:pStyle w:val="Heading2"/>
      </w:pPr>
      <w:ins w:id="72" w:author="PR Preview" w:date="2026-01-01T00:00:00Z">
        <w:r>
          <w:t xml:space="preserve">12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del w:id="73" w:author="PR Preview" w:date="2026-01-01T00:00:00Z">
        <w:r>
          <w:delText xml:space="preserve">11.1 Material from your own repositories</w:delText>
        </w:r>
      </w:del>
    </w:p>
    <w:p>
      <w:pPr>
        <w:pStyle w:val="Heading3"/>
      </w:pPr>
      <w:ins w:id="74" w:author="PR Preview" w:date="2026-01-01T00:00:00Z">
        <w:r>
          <w:t xml:space="preserve">12.1 Material from your own repositories</w:t>
        </w:r>
      </w:ins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8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8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9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9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del w:id="75" w:author="PR Preview" w:date="2026-01-01T00:00:00Z">
        <w:r>
          <w:delText xml:space="preserve">12 Common citation errors to avoid</w:delText>
        </w:r>
      </w:del>
    </w:p>
    <w:p>
      <w:pPr>
        <w:pStyle w:val="Heading2"/>
      </w:pPr>
      <w:ins w:id="76" w:author="PR Preview" w:date="2026-01-01T00:00:00Z">
        <w:r>
          <w:t xml:space="preserve">13 Common citation errors to avoid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del w:id="77" w:author="PR Preview" w:date="2026-01-01T00:00:00Z">
        <w:r>
          <w:delText xml:space="preserve">13 Examples</w:delText>
        </w:r>
      </w:del>
    </w:p>
    <w:p>
      <w:pPr>
        <w:pStyle w:val="Heading3"/>
      </w:pPr>
      <w:del w:id="78" w:author="PR Preview" w:date="2026-01-01T00:00:00Z">
        <w:r>
          <w:delText xml:space="preserve">13.1 Poor (unsupported claim)</w:delText>
        </w:r>
      </w:del>
    </w:p>
    <w:p>
      <w:pPr>
        <w:pStyle w:val="Heading2"/>
      </w:pPr>
      <w:ins w:id="79" w:author="PR Preview" w:date="2026-01-01T00:00:00Z">
        <w:r>
          <w:t xml:space="preserve">14 Examples</w:t>
        </w:r>
      </w:ins>
    </w:p>
    <w:bookmarkStart w:id="43" w:name="poor-unsupported-claim"/>
    <w:p>
      <w:pPr>
        <w:pStyle w:val="Heading3"/>
      </w:pPr>
      <w:ins w:id="80" w:author="PR Preview" w:date="2026-01-01T00:00:00Z">
        <w:r>
          <w:t xml:space="preserve">14.1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del w:id="81" w:author="PR Preview" w:date="2026-01-01T00:00:00Z">
        <w:r>
          <w:delText xml:space="preserve">13.2 Better (citation provided)</w:delText>
        </w:r>
      </w:del>
    </w:p>
    <w:p>
      <w:pPr>
        <w:pStyle w:val="Heading3"/>
      </w:pPr>
      <w:ins w:id="82" w:author="PR Preview" w:date="2026-01-01T00:00:00Z">
        <w:r>
          <w:t xml:space="preserve">14.2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del w:id="83" w:author="PR Preview" w:date="2026-01-01T00:00:00Z">
        <w:r>
          <w:delText xml:space="preserve">13.3 Best (citation with context)</w:delText>
        </w:r>
      </w:del>
    </w:p>
    <w:p>
      <w:pPr>
        <w:pStyle w:val="Heading3"/>
      </w:pPr>
      <w:ins w:id="84" w:author="PR Preview" w:date="2026-01-01T00:00:00Z">
        <w:r>
          <w:t xml:space="preserve">14.3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del w:id="85" w:author="PR Preview" w:date="2026-01-01T00:00:00Z">
        <w:r>
          <w:delText xml:space="preserve">13.4 Poor (irrelevant citation)</w:delText>
        </w:r>
      </w:del>
    </w:p>
    <w:p>
      <w:pPr>
        <w:pStyle w:val="Heading3"/>
      </w:pPr>
      <w:ins w:id="86" w:author="PR Preview" w:date="2026-01-01T00:00:00Z">
        <w:r>
          <w:t xml:space="preserve">14.4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del w:id="87" w:author="PR Preview" w:date="2026-01-01T00:00:00Z">
        <w:r>
          <w:delText xml:space="preserve">13.5 Better (relevant citation)</w:delText>
        </w:r>
      </w:del>
    </w:p>
    <w:p>
      <w:pPr>
        <w:pStyle w:val="Heading3"/>
      </w:pPr>
      <w:ins w:id="88" w:author="PR Preview" w:date="2026-01-01T00:00:00Z">
        <w:r>
          <w:t xml:space="preserve">14.5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del w:id="89" w:author="PR Preview" w:date="2026-01-01T00:00:00Z">
        <w:r>
          <w:delText xml:space="preserve">14 Conclusion</w:delText>
        </w:r>
      </w:del>
    </w:p>
    <w:p>
      <w:pPr>
        <w:pStyle w:val="Heading2"/>
      </w:pPr>
      <w:ins w:id="90" w:author="PR Preview" w:date="2026-01-01T00:00:00Z">
        <w:r>
          <w:t xml:space="preserve">15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ins w:id="91" w:author="PR Preview" w:date="2026-01-01T00:00:00Z">
        <w:r>
          <w:t xml:space="preserve">Bienaymé, Irénée-Jules. 1853.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“Considérations à l’appui de La Découverte de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Laplace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Sur La Loi de Probabilité Dans La Méthode Des Moindres Carrés.”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i/>
            <w:iCs/>
          </w:rPr>
          <w:t xml:space="preserve">Comptes Rendus de l’Académie Des Sciences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37: 309–24.</w:t>
        </w:r>
      </w:ins>
      <w:ins w:id="102" w:author="PR Preview" w:date="2026-01-01T00:00:00Z">
        <w:r>
          <w:t xml:space="preserve"> </w:t>
        </w:r>
      </w:ins>
      <w:hyperlink r:id="rId49">
        <w:ins w:id="103" w:author="PR Preview" w:date="2026-01-01T00:00:00Z">
          <w:r>
            <w:rPr>
              <w:rStyle w:val="Hyperlink"/>
            </w:rPr>
            <w:t xml:space="preserve">https://www.numdam.org/item/JMPA_1867_2_12__158_0/</w:t>
          </w:r>
        </w:ins>
      </w:hyperlink>
      <w:ins w:id="104" w:author="PR Preview" w:date="2026-01-01T00:00:00Z">
        <w:r>
          <w:t xml:space="preserve">.</w:t>
        </w:r>
      </w:ins>
    </w:p>
    <w:bookmarkEnd w:id="50"/>
    <w:bookmarkStart w:id="52" w:name="ref-blitzstein2019introduction"/>
    <w:p>
      <w:pPr>
        <w:pStyle w:val="Bibliography"/>
      </w:pPr>
      <w:ins w:id="105" w:author="PR Preview" w:date="2026-01-01T00:00:00Z">
        <w:r>
          <w:t xml:space="preserve">Blitzstein, Joseph K., and Jessica Hwang. 2019.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i/>
            <w:iCs/>
          </w:rPr>
          <w:t xml:space="preserve">Introduction to Probability</w:t>
        </w:r>
      </w:ins>
      <w:ins w:id="108" w:author="PR Preview" w:date="2026-01-01T00:00:00Z">
        <w:r>
          <w:t xml:space="preserve">. 2nd ed. Chapman; Hall/CRC.</w:t>
        </w:r>
      </w:ins>
      <w:ins w:id="109" w:author="PR Preview" w:date="2026-01-01T00:00:00Z">
        <w:r>
          <w:t xml:space="preserve"> </w:t>
        </w:r>
      </w:ins>
      <w:hyperlink r:id="rId51">
        <w:ins w:id="110" w:author="PR Preview" w:date="2026-01-01T00:00:00Z">
          <w:r>
            <w:rPr>
              <w:rStyle w:val="Hyperlink"/>
            </w:rPr>
            <w:t xml:space="preserve">https://doi.org/10.1201/9780429428357</w:t>
          </w:r>
        </w:ins>
      </w:hyperlink>
      <w:ins w:id="111" w:author="PR Preview" w:date="2026-01-01T00:00:00Z">
        <w:r>
          <w:t xml:space="preserve">.</w:t>
        </w:r>
      </w:ins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ins w:id="112" w:author="PR Preview" w:date="2026-01-01T00:00:00Z">
        <w:r>
          <w:t xml:space="preserve">Tchébychef, P. L. 1867.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“Des Valeurs Moyennes.”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i/>
            <w:iCs/>
          </w:rPr>
          <w:t xml:space="preserve">Journal de Mathématiques Pures Et Appliquées</w:t>
        </w:r>
      </w:ins>
      <w:ins w:id="117" w:author="PR Preview" w:date="2026-01-01T00:00:00Z">
        <w:r>
          <w:t xml:space="preserve">, 2nd series, vol. 12: 177–84.</w:t>
        </w:r>
      </w:ins>
      <w:ins w:id="118" w:author="PR Preview" w:date="2026-01-01T00:00:00Z">
        <w:r>
          <w:t xml:space="preserve"> </w:t>
        </w:r>
      </w:ins>
      <w:hyperlink r:id="rId60">
        <w:ins w:id="119" w:author="PR Preview" w:date="2026-01-01T00:00:00Z">
          <w:r>
            <w:rPr>
              <w:rStyle w:val="Hyperlink"/>
            </w:rPr>
            <w:t xml:space="preserve">https://www.numdam.org/item/JMPA_1867_2_12__177_0/</w:t>
          </w:r>
        </w:ins>
      </w:hyperlink>
      <w:ins w:id="120" w:author="PR Preview" w:date="2026-01-01T00:00:00Z">
        <w:r>
          <w:t xml:space="preserve">.</w:t>
        </w:r>
      </w:ins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2026-10-13T22:07:13Z</dcterms:created>
  <dcterms:modified xsi:type="dcterms:W3CDTF">2026-10-13T22:07:13Z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