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13:21:25 (PDT)</w:delText>
        </w:r>
      </w:del>
    </w:p>
    <w:p>
      <w:pPr>
        <w:pStyle w:val="Date"/>
      </w:pPr>
      <w:ins w:id="2" w:author="PR Preview" w:date="2026-01-01T00:00:00Z">
        <w:r>
          <w:t xml:space="preserve">Last modified: 2026-10-13 15:04:48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2026-10-13T22:07:18Z</dcterms:created>
  <dcterms:modified xsi:type="dcterms:W3CDTF">2026-10-13T22:07:18Z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15:04:48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