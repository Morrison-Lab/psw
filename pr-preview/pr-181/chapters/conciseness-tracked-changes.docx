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2026-10-13 15:24:59 (PDT)</w:delText>
        </w:r>
      </w:del>
    </w:p>
    <w:p>
      <w:pPr>
        <w:pStyle w:val="Date"/>
      </w:pPr>
      <w:ins w:id="2" w:author="PR Preview" w:date="2026-01-01T00:00:00Z">
        <w:r>
          <w:t xml:space="preserve">Last modified: 2026-10-13 16:31:13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del w:id="3" w:author="PR Preview" w:date="2026-01-01T00:00:00Z">
        <w:r>
          <w:delText xml:space="preserve">Use active voice instead of passive where appropriate</w:delText>
        </w:r>
      </w:del>
    </w:p>
    <w:p>
      <w:pPr>
        <w:pStyle w:val="Compact"/>
        <w:numPr>
          <w:ilvl w:val="0"/>
          <w:numId w:val="1001"/>
        </w:numPr>
      </w:pPr>
      <w:ins w:id="4" w:author="PR Preview" w:date="2026-01-01T00:00:00Z">
        <w:r>
          <w:t xml:space="preserve">Use the active voice (see</w:t>
        </w:r>
      </w:ins>
      <w:ins w:id="5" w:author="PR Preview" w:date="2026-01-01T00:00:00Z">
        <w:r>
          <w:t xml:space="preserve"> </w:t>
        </w:r>
      </w:ins>
      <w:hyperlink w:anchor="write-in-the-active-voice">
        <w:ins w:id="6" w:author="PR Preview" w:date="2026-01-01T00:00:00Z">
          <w:r>
            <w:rPr>
              <w:rStyle w:val="Hyperlink"/>
            </w:rPr>
            <w:t xml:space="preserve">Write in the active voice</w:t>
          </w:r>
        </w:ins>
      </w:hyperlink>
      <w:ins w:id="7" w:author="PR Preview" w:date="2026-01-01T00:00:00Z">
        <w:r>
          <w:t xml:space="preserve">)</w:t>
        </w:r>
      </w:ins>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del w:id="8" w:author="PR Preview" w:date="2026-01-01T00:00:00Z">
        <w:r>
          <w:delText xml:space="preserve">2 Lead with the subject</w:delText>
        </w:r>
      </w:del>
    </w:p>
    <w:p>
      <w:pPr>
        <w:pStyle w:val="Heading2"/>
      </w:pPr>
      <w:ins w:id="9" w:author="PR Preview" w:date="2026-01-01T00:00:00Z">
        <w:r>
          <w:t xml:space="preserve">2 Write in the active voice</w:t>
        </w:r>
      </w:ins>
    </w:p>
    <w:p>
      <w:pPr>
        <w:pStyle w:val="FirstParagraph"/>
      </w:pPr>
      <w:ins w:id="10" w:author="PR Preview" w:date="2026-01-01T00:00:00Z">
        <w:r>
          <w:t xml:space="preserve">Use the</w:t>
        </w:r>
      </w:ins>
      <w:ins w:id="11" w:author="PR Preview" w:date="2026-01-01T00:00:00Z">
        <w:r>
          <w:t xml:space="preserve"> </w:t>
        </w:r>
      </w:ins>
      <w:hyperlink r:id="rId13">
        <w:ins w:id="12" w:author="PR Preview" w:date="2026-01-01T00:00:00Z">
          <w:r>
            <w:rPr>
              <w:rStyle w:val="Hyperlink"/>
            </w:rPr>
            <w:t xml:space="preserve">active voice</w:t>
          </w:r>
        </w:ins>
      </w:hyperlink>
      <w:ins w:id="13" w:author="PR Preview" w:date="2026-01-01T00:00:00Z">
        <w:r>
          <w:t xml:space="preserve"> </w:t>
        </w:r>
      </w:ins>
      <w:ins w:id="14" w:author="PR Preview" w:date="2026-01-01T00:00:00Z">
        <w:r>
          <w:t xml:space="preserve">unless you have a specific reason to use the passive.</w:t>
        </w:r>
      </w:ins>
      <w:ins w:id="15" w:author="PR Preview" w:date="2026-01-01T00:00:00Z">
        <w:r>
          <w:t xml:space="preserve"> </w:t>
        </w:r>
      </w:ins>
      <w:ins w:id="16" w:author="PR Preview" w:date="2026-01-01T00:00:00Z">
        <w:r>
          <w:t xml:space="preserve">An active sentence names who did what, and it is usually shorter.</w:t>
        </w:r>
      </w:ins>
      <w:ins w:id="17" w:author="PR Preview" w:date="2026-01-01T00:00:00Z">
        <w:r>
          <w:t xml:space="preserve"> </w:t>
        </w:r>
      </w:ins>
      <w:ins w:id="18" w:author="PR Preview" w:date="2026-01-01T00:00:00Z">
        <w:r>
          <w:t xml:space="preserve">A passive sentence can hide the actor, and the reader then has to guess who made the choice.</w:t>
        </w:r>
      </w:ins>
    </w:p>
    <w:p>
      <w:pPr>
        <w:pStyle w:val="BodyText"/>
      </w:pPr>
      <w:ins w:id="19" w:author="PR Preview" w:date="2026-01-01T00:00:00Z">
        <w:r>
          <w:t xml:space="preserve">Choose the actor by who did the work:</w:t>
        </w:r>
      </w:ins>
    </w:p>
    <w:p>
      <w:pPr>
        <w:pStyle w:val="Compact"/>
        <w:numPr>
          <w:ilvl w:val="0"/>
          <w:numId w:val="1006"/>
        </w:numPr>
      </w:pPr>
      <w:ins w:id="20" w:author="PR Preview" w:date="2026-01-01T00:00:00Z">
        <w:r>
          <w:t xml:space="preserve">Use</w:t>
        </w:r>
      </w:ins>
      <w:ins w:id="21" w:author="PR Preview" w:date="2026-01-01T00:00:00Z">
        <w:r>
          <w:t xml:space="preserve"> </w:t>
        </w:r>
      </w:ins>
      <w:ins w:id="22" w:author="PR Preview" w:date="2026-01-01T00:00:00Z">
        <w:r>
          <w:t xml:space="preserve">“I”</w:t>
        </w:r>
      </w:ins>
      <w:ins w:id="23" w:author="PR Preview" w:date="2026-01-01T00:00:00Z">
        <w:r>
          <w:t xml:space="preserve"> </w:t>
        </w:r>
      </w:ins>
      <w:ins w:id="24" w:author="PR Preview" w:date="2026-01-01T00:00:00Z">
        <w:r>
          <w:t xml:space="preserve">for what the author did, such as a choice the author made or a step in the author’s analysis.</w:t>
        </w:r>
      </w:ins>
      <w:ins w:id="25" w:author="PR Preview" w:date="2026-01-01T00:00:00Z">
        <w:r>
          <w:t xml:space="preserve"> </w:t>
        </w:r>
      </w:ins>
      <w:ins w:id="26" w:author="PR Preview" w:date="2026-01-01T00:00:00Z">
        <w:r>
          <w:t xml:space="preserve">With several authors, use</w:t>
        </w:r>
      </w:ins>
      <w:ins w:id="27" w:author="PR Preview" w:date="2026-01-01T00:00:00Z">
        <w:r>
          <w:t xml:space="preserve"> </w:t>
        </w:r>
      </w:ins>
      <w:ins w:id="28" w:author="PR Preview" w:date="2026-01-01T00:00:00Z">
        <w:r>
          <w:t xml:space="preserve">“we”</w:t>
        </w:r>
      </w:ins>
      <w:ins w:id="29" w:author="PR Preview" w:date="2026-01-01T00:00:00Z">
        <w:r>
          <w:t xml:space="preserve">.</w:t>
        </w:r>
      </w:ins>
    </w:p>
    <w:p>
      <w:pPr>
        <w:pStyle w:val="Compact"/>
        <w:numPr>
          <w:ilvl w:val="0"/>
          <w:numId w:val="1006"/>
        </w:numPr>
      </w:pPr>
      <w:ins w:id="30" w:author="PR Preview" w:date="2026-01-01T00:00:00Z">
        <w:r>
          <w:t xml:space="preserve">Use</w:t>
        </w:r>
      </w:ins>
      <w:ins w:id="31" w:author="PR Preview" w:date="2026-01-01T00:00:00Z">
        <w:r>
          <w:t xml:space="preserve"> </w:t>
        </w:r>
      </w:ins>
      <w:ins w:id="32" w:author="PR Preview" w:date="2026-01-01T00:00:00Z">
        <w:r>
          <w:t xml:space="preserve">“we”</w:t>
        </w:r>
      </w:ins>
      <w:ins w:id="33" w:author="PR Preview" w:date="2026-01-01T00:00:00Z">
        <w:r>
          <w:t xml:space="preserve"> </w:t>
        </w:r>
      </w:ins>
      <w:ins w:id="34" w:author="PR Preview" w:date="2026-01-01T00:00:00Z">
        <w:r>
          <w:t xml:space="preserve">when the author and the reader work through an argument together, as in</w:t>
        </w:r>
      </w:ins>
      <w:ins w:id="35" w:author="PR Preview" w:date="2026-01-01T00:00:00Z">
        <w:r>
          <w:t xml:space="preserve"> </w:t>
        </w:r>
      </w:ins>
      <w:ins w:id="36" w:author="PR Preview" w:date="2026-01-01T00:00:00Z">
        <w:r>
          <w:t xml:space="preserve">“we now compute the gradient”</w:t>
        </w:r>
      </w:ins>
      <w:ins w:id="37" w:author="PR Preview" w:date="2026-01-01T00:00:00Z">
        <w:r>
          <w:t xml:space="preserve">.</w:t>
        </w:r>
      </w:ins>
    </w:p>
    <w:p>
      <w:pPr>
        <w:pStyle w:val="BlockText"/>
      </w:pPr>
      <w:ins w:id="38" w:author="PR Preview" w:date="2026-01-01T00:00:00Z">
        <w:r>
          <w:t xml:space="preserve">❌ The minimum was found exactly, and the model was chosen by eye.</w:t>
        </w:r>
      </w:ins>
    </w:p>
    <w:p>
      <w:pPr>
        <w:pStyle w:val="BlockText"/>
      </w:pPr>
      <w:ins w:id="39" w:author="PR Preview" w:date="2026-01-01T00:00:00Z">
        <w:r>
          <w:t xml:space="preserve">✅ We found the minimum exactly, and we chose the model by eye.</w:t>
        </w:r>
      </w:ins>
      <w:ins w:id="40" w:author="PR Preview" w:date="2026-01-01T00:00:00Z">
        <w:r>
          <w:t xml:space="preserve"> </w:t>
        </w:r>
      </w:ins>
      <w:ins w:id="41" w:author="PR Preview" w:date="2026-01-01T00:00:00Z">
        <w:r>
          <w:t xml:space="preserve">(The author and reader work through the example together.)</w:t>
        </w:r>
      </w:ins>
    </w:p>
    <w:p>
      <w:pPr>
        <w:pStyle w:val="BlockText"/>
      </w:pPr>
      <w:ins w:id="42" w:author="PR Preview" w:date="2026-01-01T00:00:00Z">
        <w:r>
          <w:t xml:space="preserve">✅ I chose the model by eye, because the study had five points.</w:t>
        </w:r>
      </w:ins>
      <w:ins w:id="43" w:author="PR Preview" w:date="2026-01-01T00:00:00Z">
        <w:r>
          <w:t xml:space="preserve"> </w:t>
        </w:r>
      </w:ins>
      <w:ins w:id="44" w:author="PR Preview" w:date="2026-01-01T00:00:00Z">
        <w:r>
          <w:t xml:space="preserve">(A single author reports a choice.)</w:t>
        </w:r>
      </w:ins>
    </w:p>
    <w:p>
      <w:pPr>
        <w:pStyle w:val="FirstParagraph"/>
      </w:pPr>
      <w:ins w:id="45" w:author="PR Preview" w:date="2026-01-01T00:00:00Z">
        <w:r>
          <w:t xml:space="preserve">Passive voice is the right choice in a few cases:</w:t>
        </w:r>
      </w:ins>
    </w:p>
    <w:p>
      <w:pPr>
        <w:pStyle w:val="Compact"/>
        <w:numPr>
          <w:ilvl w:val="0"/>
          <w:numId w:val="1007"/>
        </w:numPr>
      </w:pPr>
      <w:ins w:id="46" w:author="PR Preview" w:date="2026-01-01T00:00:00Z">
        <w:r>
          <w:t xml:space="preserve">The actor is unknown or does not matter, as in</w:t>
        </w:r>
      </w:ins>
      <w:ins w:id="47" w:author="PR Preview" w:date="2026-01-01T00:00:00Z">
        <w:r>
          <w:t xml:space="preserve"> </w:t>
        </w:r>
      </w:ins>
      <w:ins w:id="48" w:author="PR Preview" w:date="2026-01-01T00:00:00Z">
        <w:r>
          <w:t xml:space="preserve">“The samples were contaminated.”</w:t>
        </w:r>
      </w:ins>
    </w:p>
    <w:p>
      <w:pPr>
        <w:pStyle w:val="Compact"/>
        <w:numPr>
          <w:ilvl w:val="0"/>
          <w:numId w:val="1007"/>
        </w:numPr>
      </w:pPr>
      <w:ins w:id="49" w:author="PR Preview" w:date="2026-01-01T00:00:00Z">
        <w:r>
          <w:t xml:space="preserve">The receiver of the action is the topic of the paragraph, and the sentence is easier to follow with it as the subject.</w:t>
        </w:r>
      </w:ins>
    </w:p>
    <w:p>
      <w:pPr>
        <w:pStyle w:val="Compact"/>
        <w:numPr>
          <w:ilvl w:val="0"/>
          <w:numId w:val="1007"/>
        </w:numPr>
      </w:pPr>
      <w:ins w:id="50" w:author="PR Preview" w:date="2026-01-01T00:00:00Z">
        <w:r>
          <w:t xml:space="preserve">The actor would be a vague</w:t>
        </w:r>
      </w:ins>
      <w:ins w:id="51" w:author="PR Preview" w:date="2026-01-01T00:00:00Z">
        <w:r>
          <w:t xml:space="preserve"> </w:t>
        </w:r>
      </w:ins>
      <w:ins w:id="52" w:author="PR Preview" w:date="2026-01-01T00:00:00Z">
        <w:r>
          <w:t xml:space="preserve">“someone”</w:t>
        </w:r>
      </w:ins>
      <w:ins w:id="53" w:author="PR Preview" w:date="2026-01-01T00:00:00Z">
        <w:r>
          <w:t xml:space="preserve"> </w:t>
        </w:r>
      </w:ins>
      <w:ins w:id="54" w:author="PR Preview" w:date="2026-01-01T00:00:00Z">
        <w:r>
          <w:t xml:space="preserve">or</w:t>
        </w:r>
      </w:ins>
      <w:ins w:id="55" w:author="PR Preview" w:date="2026-01-01T00:00:00Z">
        <w:r>
          <w:t xml:space="preserve"> </w:t>
        </w:r>
      </w:ins>
      <w:ins w:id="56" w:author="PR Preview" w:date="2026-01-01T00:00:00Z">
        <w:r>
          <w:t xml:space="preserve">“one”</w:t>
        </w:r>
      </w:ins>
      <w:ins w:id="57" w:author="PR Preview" w:date="2026-01-01T00:00:00Z">
        <w:r>
          <w:t xml:space="preserve">, and no real person or group acts.</w:t>
        </w:r>
      </w:ins>
    </w:p>
    <w:p>
      <w:pPr>
        <w:pStyle w:val="FirstParagraph"/>
      </w:pPr>
      <w:ins w:id="58" w:author="PR Preview" w:date="2026-01-01T00:00:00Z">
        <w:r>
          <w:t xml:space="preserve">When none of these applies, rewrite the sentence with an active verb.</w:t>
        </w:r>
      </w:ins>
    </w:p>
    <w:bookmarkEnd w:id="14"/>
    <w:bookmarkStart w:id="15" w:name="lead-with-the-subject"/>
    <w:p>
      <w:pPr>
        <w:pStyle w:val="Heading2"/>
      </w:pPr>
      <w:ins w:id="59" w:author="PR Preview" w:date="2026-01-01T00:00:00Z">
        <w:r>
          <w:t xml:space="preserve">3 Lead with the subject</w:t>
        </w:r>
      </w:ins>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del w:id="60" w:author="PR Preview" w:date="2026-01-01T00:00:00Z">
        <w:r>
          <w:delText xml:space="preserve">3 Limit complex sentence structures</w:delText>
        </w:r>
      </w:del>
    </w:p>
    <w:p>
      <w:pPr>
        <w:pStyle w:val="Heading2"/>
      </w:pPr>
      <w:ins w:id="61" w:author="PR Preview" w:date="2026-01-01T00:00:00Z">
        <w:r>
          <w:t xml:space="preserve">4 Limit complex sentence structures</w:t>
        </w:r>
      </w:ins>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del w:id="62" w:author="PR Preview" w:date="2026-01-01T00:00:00Z">
        <w:r>
          <w:delText xml:space="preserve">4 Do not rule out readings no reader would make</w:delText>
        </w:r>
      </w:del>
    </w:p>
    <w:p>
      <w:pPr>
        <w:pStyle w:val="Heading2"/>
      </w:pPr>
      <w:ins w:id="63" w:author="PR Preview" w:date="2026-01-01T00:00:00Z">
        <w:r>
          <w:t xml:space="preserve">5 Do not rule out readings no reader would make</w:t>
        </w:r>
      </w:ins>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del w:id="64" w:author="PR Preview" w:date="2026-01-01T00:00:00Z">
        <w:r>
          <w:delText xml:space="preserve">5 Avoid double negatives</w:delText>
        </w:r>
      </w:del>
    </w:p>
    <w:p>
      <w:pPr>
        <w:pStyle w:val="Heading2"/>
      </w:pPr>
      <w:ins w:id="65" w:author="PR Preview" w:date="2026-01-01T00:00:00Z">
        <w:r>
          <w:t xml:space="preserve">6 Avoid double negatives</w:t>
        </w:r>
      </w:ins>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del w:id="66" w:author="PR Preview" w:date="2026-01-01T00:00:00Z">
        <w:r>
          <w:delText xml:space="preserve">6 Write about the subject, not about the text</w:delText>
        </w:r>
      </w:del>
    </w:p>
    <w:p>
      <w:pPr>
        <w:pStyle w:val="Heading2"/>
      </w:pPr>
      <w:ins w:id="67" w:author="PR Preview" w:date="2026-01-01T00:00:00Z">
        <w:r>
          <w:t xml:space="preserve">7 Write about the subject, not about the text</w:t>
        </w:r>
      </w:ins>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del w:id="68" w:author="PR Preview" w:date="2026-01-01T00:00:00Z">
        <w:r>
          <w:delText xml:space="preserve">7 Put lists in bullet points</w:delText>
        </w:r>
      </w:del>
    </w:p>
    <w:p>
      <w:pPr>
        <w:pStyle w:val="Heading2"/>
      </w:pPr>
      <w:ins w:id="69" w:author="PR Preview" w:date="2026-01-01T00:00:00Z">
        <w:r>
          <w:t xml:space="preserve">8 Put lists in bullet points</w:t>
        </w:r>
      </w:ins>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del w:id="70" w:author="PR Preview" w:date="2026-01-01T00:00:00Z">
        <w:r>
          <w:delText xml:space="preserve">8 Examples of concise writing</w:delText>
        </w:r>
      </w:del>
    </w:p>
    <w:p>
      <w:pPr>
        <w:pStyle w:val="Heading2"/>
      </w:pPr>
      <w:ins w:id="71" w:author="PR Preview" w:date="2026-01-01T00:00:00Z">
        <w:r>
          <w:t xml:space="preserve">9 Examples of concise writing</w:t>
        </w:r>
      </w:ins>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2026-10-13T23:34:09Z</dcterms:created>
  <dcterms:modified xsi:type="dcterms:W3CDTF">2026-10-13T23:34:09Z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16:31:13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