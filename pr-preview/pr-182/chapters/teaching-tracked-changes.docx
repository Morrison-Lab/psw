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16:34:00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del w:id="3" w:author="PR Preview" w:date="2026-01-01T00:00:00Z">
        <w:r>
          <w:delText xml:space="preserve">7 Show each idea applied and in a figure</w:delText>
        </w:r>
      </w:del>
    </w:p>
    <w:p>
      <w:pPr>
        <w:pStyle w:val="Heading2"/>
      </w:pPr>
      <w:ins w:id="4" w:author="PR Preview" w:date="2026-01-01T00:00:00Z">
        <w:r>
          <w:t xml:space="preserve">7 Store structured data in structured formats</w:t>
        </w:r>
      </w:ins>
    </w:p>
    <w:p>
      <w:pPr>
        <w:pStyle w:val="FirstParagraph"/>
      </w:pPr>
      <w:ins w:id="5" w:author="PR Preview" w:date="2026-01-01T00:00:00Z">
        <w:r>
          <w:t xml:space="preserve">This rule applies to all teaching materials, in every course and every teaching repository.</w:t>
        </w:r>
      </w:ins>
    </w:p>
    <w:p>
      <w:pPr>
        <w:pStyle w:val="Compact"/>
        <w:numPr>
          <w:ilvl w:val="0"/>
          <w:numId w:val="1004"/>
        </w:numPr>
      </w:pPr>
      <w:ins w:id="6" w:author="PR Preview" w:date="2026-01-01T00:00:00Z">
        <w:r>
          <w:t xml:space="preserve">Keep a list or table of like items, such as courses, readings, channels or glossary terms,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in a CSV, YAML or JSON file with one record per item.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The page reads the file and builds the table or list with a short function,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instead of holding a hand-written Markdown table.</w:t>
        </w:r>
      </w:ins>
    </w:p>
    <w:p>
      <w:pPr>
        <w:pStyle w:val="Compact"/>
        <w:numPr>
          <w:ilvl w:val="0"/>
          <w:numId w:val="1004"/>
        </w:numPr>
      </w:pPr>
      <w:ins w:id="13" w:author="PR Preview" w:date="2026-01-01T00:00:00Z">
        <w:r>
          <w:t xml:space="preserve">A data file can be counted, filtered, sorted and reused by another page,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a new row is a one-line change that a reviewer reads as data.</w:t>
        </w:r>
      </w:ins>
    </w:p>
    <w:p>
      <w:pPr>
        <w:pStyle w:val="Compact"/>
        <w:numPr>
          <w:ilvl w:val="0"/>
          <w:numId w:val="1004"/>
        </w:numPr>
      </w:pPr>
      <w:ins w:id="16" w:author="PR Preview" w:date="2026-01-01T00:00:00Z">
        <w:r>
          <w:t xml:space="preserve">List the file under the page’s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rStyle w:val="VerbatimChar"/>
          </w:rPr>
          <w:t xml:space="preserve">resources: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when the site publishes it.</w:t>
        </w:r>
      </w:ins>
    </w:p>
    <w:p>
      <w:pPr>
        <w:pStyle w:val="Compact"/>
        <w:numPr>
          <w:ilvl w:val="0"/>
          <w:numId w:val="1004"/>
        </w:numPr>
      </w:pPr>
      <w:ins w:id="21" w:author="PR Preview" w:date="2026-01-01T00:00:00Z">
        <w:r>
          <w:t xml:space="preserve">Convert an existing hand-written table in its own pull request,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and render the page before and after to confirm that the output text is identical.</w:t>
        </w:r>
      </w:ins>
    </w:p>
    <w:p>
      <w:pPr>
        <w:pStyle w:val="Compact"/>
        <w:numPr>
          <w:ilvl w:val="0"/>
          <w:numId w:val="1004"/>
        </w:numPr>
      </w:pPr>
      <w:ins w:id="24" w:author="PR Preview" w:date="2026-01-01T00:00:00Z">
        <w:r>
          <w:t xml:space="preserve">A short list that no other page reads can stay as prose.</w:t>
        </w:r>
      </w:ins>
    </w:p>
    <w:bookmarkEnd w:id="20"/>
    <w:bookmarkStart w:id="23" w:name="show-each-idea-applied-and-in-a-figure"/>
    <w:p>
      <w:pPr>
        <w:pStyle w:val="Heading2"/>
      </w:pPr>
      <w:ins w:id="25" w:author="PR Preview" w:date="2026-01-01T00:00:00Z">
        <w:r>
          <w:t xml:space="preserve">8 Show each idea applied and in a figure</w:t>
        </w:r>
      </w:ins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del w:id="26" w:author="PR Preview" w:date="2026-01-01T00:00:00Z">
        <w:r>
          <w:delText xml:space="preserve">8 Write labs for both languages and any computer</w:delText>
        </w:r>
      </w:del>
    </w:p>
    <w:p>
      <w:pPr>
        <w:pStyle w:val="Heading2"/>
      </w:pPr>
      <w:ins w:id="27" w:author="PR Preview" w:date="2026-01-01T00:00:00Z">
        <w:r>
          <w:t xml:space="preserve">9 Write labs for both languages and any computer</w:t>
        </w:r>
      </w:ins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del w:id="28" w:author="PR Preview" w:date="2026-01-01T00:00:00Z">
        <w:r>
          <w:delText xml:space="preserve">9 Present R results with modern packages</w:delText>
        </w:r>
      </w:del>
    </w:p>
    <w:p>
      <w:pPr>
        <w:pStyle w:val="Heading2"/>
      </w:pPr>
      <w:ins w:id="29" w:author="PR Preview" w:date="2026-01-01T00:00:00Z">
        <w:r>
          <w:t xml:space="preserve">10 Present R results with modern packages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del w:id="30" w:author="PR Preview" w:date="2026-01-01T00:00:00Z">
        <w:r>
          <w:delText xml:space="preserve">10 Manipulate data with dplyr, not base R</w:delText>
        </w:r>
      </w:del>
    </w:p>
    <w:p>
      <w:pPr>
        <w:pStyle w:val="Heading2"/>
      </w:pPr>
      <w:ins w:id="31" w:author="PR Preview" w:date="2026-01-01T00:00:00Z">
        <w:r>
          <w:t xml:space="preserve">11 Manipulate data with dplyr, not base R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del w:id="32" w:author="PR Preview" w:date="2026-01-01T00:00:00Z">
        <w:r>
          <w:delText xml:space="preserve">11 Comment every code chunk to say what and why</w:delText>
        </w:r>
      </w:del>
    </w:p>
    <w:p>
      <w:pPr>
        <w:pStyle w:val="Heading2"/>
      </w:pPr>
      <w:ins w:id="33" w:author="PR Preview" w:date="2026-01-01T00:00:00Z">
        <w:r>
          <w:t xml:space="preserve">12 Comment every code chunk to say what and why</w:t>
        </w:r>
      </w:ins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del w:id="34" w:author="PR Preview" w:date="2026-01-01T00:00:00Z">
        <w:r>
          <w:delText xml:space="preserve">12 Introduce every function in a programming primer</w:delText>
        </w:r>
      </w:del>
    </w:p>
    <w:p>
      <w:pPr>
        <w:pStyle w:val="Heading2"/>
      </w:pPr>
      <w:ins w:id="35" w:author="PR Preview" w:date="2026-01-01T00:00:00Z">
        <w:r>
          <w:t xml:space="preserve">13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del w:id="36" w:author="PR Preview" w:date="2026-01-01T00:00:00Z">
        <w:r>
          <w:delText xml:space="preserve">13 Make figures accessible</w:delText>
        </w:r>
      </w:del>
    </w:p>
    <w:p>
      <w:pPr>
        <w:pStyle w:val="Heading2"/>
      </w:pPr>
      <w:ins w:id="37" w:author="PR Preview" w:date="2026-01-01T00:00:00Z">
        <w:r>
          <w:t xml:space="preserve">14 Make figures accessible</w:t>
        </w:r>
      </w:ins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del w:id="38" w:author="PR Preview" w:date="2026-01-01T00:00:00Z">
        <w:r>
          <w:delText xml:space="preserve">14 Structure slides for the reader</w:delText>
        </w:r>
      </w:del>
    </w:p>
    <w:p>
      <w:pPr>
        <w:pStyle w:val="Heading2"/>
      </w:pPr>
      <w:ins w:id="39" w:author="PR Preview" w:date="2026-01-01T00:00:00Z">
        <w:r>
          <w:t xml:space="preserve">15 Structure slides for the reader</w:t>
        </w:r>
      </w:ins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del w:id="40" w:author="PR Preview" w:date="2026-01-01T00:00:00Z">
        <w:r>
          <w:delText xml:space="preserve">15 Credit other courses without summarizing them</w:delText>
        </w:r>
      </w:del>
    </w:p>
    <w:p>
      <w:pPr>
        <w:pStyle w:val="Heading2"/>
      </w:pPr>
      <w:ins w:id="41" w:author="PR Preview" w:date="2026-01-01T00:00:00Z">
        <w:r>
          <w:t xml:space="preserve">16 Credit other courses without summarizing them</w:t>
        </w:r>
      </w:ins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del w:id="42" w:author="PR Preview" w:date="2026-01-01T00:00:00Z">
        <w:r>
          <w:delText xml:space="preserve">16 Rules that apply to all writing</w:delText>
        </w:r>
      </w:del>
    </w:p>
    <w:p>
      <w:pPr>
        <w:pStyle w:val="Heading2"/>
      </w:pPr>
      <w:ins w:id="43" w:author="PR Preview" w:date="2026-01-01T00:00:00Z">
        <w:r>
          <w:t xml:space="preserve">17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2026-10-13T23:37:24Z</dcterms:created>
  <dcterms:modified xsi:type="dcterms:W3CDTF">2026-10-13T23:37:24Z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