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15:24:59 (PDT)</w:delText>
        </w:r>
      </w:del>
    </w:p>
    <w:p>
      <w:pPr>
        <w:pStyle w:val="Date"/>
      </w:pPr>
      <w:ins w:id="2" w:author="PR Preview" w:date="2026-01-01T00:00:00Z">
        <w:r>
          <w:t xml:space="preserve">Last modified: 2026-10-13 16:29:55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2026-10-13T23:32:59Z</dcterms:created>
  <dcterms:modified xsi:type="dcterms:W3CDTF">2026-10-13T23:32:59Z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16:29:55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