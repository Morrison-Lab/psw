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del w:id="3" w:author="PR Preview" w:date="2026-01-01T00:00:00Z">
        <w:r>
          <w:delText xml:space="preserve">5 Write positive statements</w:delText>
        </w:r>
      </w:del>
    </w:p>
    <w:p>
      <w:pPr>
        <w:pStyle w:val="Heading2"/>
      </w:pPr>
      <w:ins w:id="4" w:author="PR Preview" w:date="2026-01-01T00:00:00Z">
        <w:r>
          <w:t xml:space="preserve">5 Introduce shorthand before using it</w:t>
        </w:r>
      </w:ins>
    </w:p>
    <w:p>
      <w:pPr>
        <w:pStyle w:val="FirstParagraph"/>
      </w:pPr>
      <w:ins w:id="5" w:author="PR Preview" w:date="2026-01-01T00:00:00Z">
        <w:r>
          <w:t xml:space="preserve">Introduce every shorthand before its first use.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covers abbreviations and also shortened phrases,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such as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“objective”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for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“objective function”</w:t>
        </w:r>
      </w:ins>
      <w:ins w:id="16" w:author="PR Preview" w:date="2026-01-01T00:00:00Z">
        <w:r>
          <w:t xml:space="preserve">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Give the full term first and mark the short form,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for example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“an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i/>
            <w:iCs/>
          </w:rPr>
          <w:t xml:space="preserve">objective function</w:t>
        </w:r>
      </w:ins>
      <w:ins w:id="25" w:author="PR Preview" w:date="2026-01-01T00:00:00Z">
        <w:r>
          <w:t xml:space="preserve">, or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rPr>
            <w:i/>
            <w:iCs/>
          </w:rPr>
          <w:t xml:space="preserve">objective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for short”</w:t>
        </w:r>
      </w:ins>
      <w:ins w:id="30" w:author="PR Preview" w:date="2026-01-01T00:00:00Z">
        <w:r>
          <w:t xml:space="preserve">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Then use the short form consistently.</w:t>
        </w:r>
      </w:ins>
    </w:p>
    <w:p>
      <w:pPr>
        <w:pStyle w:val="BlockText"/>
      </w:pPr>
      <w:ins w:id="33" w:author="PR Preview" w:date="2026-01-01T00:00:00Z">
        <w:r>
          <w:t xml:space="preserve">❌ The objective as a function of the parameters is a paraboloid.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An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i/>
            <w:iCs/>
          </w:rPr>
          <w:t xml:space="preserve">objective function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is the quantity we minimize.</w:t>
        </w:r>
      </w:ins>
    </w:p>
    <w:p>
      <w:pPr>
        <w:pStyle w:val="BlockText"/>
      </w:pPr>
      <w:ins w:id="40" w:author="PR Preview" w:date="2026-01-01T00:00:00Z">
        <w:r>
          <w:t xml:space="preserve">✅ An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i/>
            <w:iCs/>
          </w:rPr>
          <w:t xml:space="preserve">objective function</w:t>
        </w:r>
      </w:ins>
      <w:ins w:id="43" w:author="PR Preview" w:date="2026-01-01T00:00:00Z">
        <w:r>
          <w:t xml:space="preserve">, or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i/>
            <w:iCs/>
          </w:rPr>
          <w:t xml:space="preserve">objective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for short, is the quantity we minimize.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The objective as a function of the parameters is a paraboloid.</w:t>
        </w:r>
      </w:ins>
    </w:p>
    <w:bookmarkEnd w:id="19"/>
    <w:bookmarkStart w:id="20" w:name="write-positive-statements"/>
    <w:p>
      <w:pPr>
        <w:pStyle w:val="Heading2"/>
      </w:pPr>
      <w:ins w:id="50" w:author="PR Preview" w:date="2026-01-01T00:00:00Z">
        <w:r>
          <w:t xml:space="preserve">6 Write positive statements</w:t>
        </w:r>
      </w:ins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del w:id="51" w:author="PR Preview" w:date="2026-01-01T00:00:00Z">
        <w:r>
          <w:delText xml:space="preserve">6 Rewrite noun strings and hidden verbs</w:delText>
        </w:r>
      </w:del>
    </w:p>
    <w:p>
      <w:pPr>
        <w:pStyle w:val="Heading2"/>
      </w:pPr>
      <w:ins w:id="52" w:author="PR Preview" w:date="2026-01-01T00:00:00Z">
        <w:r>
          <w:t xml:space="preserve">7 Rewrite noun strings and hidden verbs</w:t>
        </w:r>
      </w:ins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del w:id="53" w:author="PR Preview" w:date="2026-01-01T00:00:00Z">
        <w:r>
          <w:delText xml:space="preserve">7 Put one idea in each sentence</w:delText>
        </w:r>
      </w:del>
    </w:p>
    <w:p>
      <w:pPr>
        <w:pStyle w:val="Heading2"/>
      </w:pPr>
      <w:ins w:id="54" w:author="PR Preview" w:date="2026-01-01T00:00:00Z">
        <w:r>
          <w:t xml:space="preserve">8 Put one idea in each sentence</w:t>
        </w:r>
      </w:ins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del w:id="55" w:author="PR Preview" w:date="2026-01-01T00:00:00Z">
        <w:r>
          <w:delText xml:space="preserve">8 State every step and every point</w:delText>
        </w:r>
      </w:del>
    </w:p>
    <w:p>
      <w:pPr>
        <w:pStyle w:val="Heading2"/>
      </w:pPr>
      <w:ins w:id="56" w:author="PR Preview" w:date="2026-01-01T00:00:00Z">
        <w:r>
          <w:t xml:space="preserve">9 State every step and every point</w:t>
        </w:r>
      </w:ins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del w:id="57" w:author="PR Preview" w:date="2026-01-01T00:00:00Z">
        <w:r>
          <w:delText xml:space="preserve">9 Say what numbers and symbols mean</w:delText>
        </w:r>
      </w:del>
    </w:p>
    <w:p>
      <w:pPr>
        <w:pStyle w:val="Heading2"/>
      </w:pPr>
      <w:ins w:id="58" w:author="PR Preview" w:date="2026-01-01T00:00:00Z">
        <w:r>
          <w:t xml:space="preserve">10 Say what numbers and symbols mean</w:t>
        </w:r>
      </w:ins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del w:id="59" w:author="PR Preview" w:date="2026-01-01T00:00:00Z">
        <w:r>
          <w:delText xml:space="preserve">10 Use examples that every reader knows</w:delText>
        </w:r>
      </w:del>
    </w:p>
    <w:p>
      <w:pPr>
        <w:pStyle w:val="Heading2"/>
      </w:pPr>
      <w:ins w:id="60" w:author="PR Preview" w:date="2026-01-01T00:00:00Z">
        <w:r>
          <w:t xml:space="preserve">11 Use examples that every reader knows</w:t>
        </w:r>
      </w:ins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del w:id="61" w:author="PR Preview" w:date="2026-01-01T00:00:00Z">
        <w:r>
          <w:delText xml:space="preserve">11 Keep a predictable structure</w:delText>
        </w:r>
      </w:del>
    </w:p>
    <w:p>
      <w:pPr>
        <w:pStyle w:val="Heading2"/>
      </w:pPr>
      <w:ins w:id="62" w:author="PR Preview" w:date="2026-01-01T00:00:00Z">
        <w:r>
          <w:t xml:space="preserve">12 Keep a predictable structure</w:t>
        </w:r>
      </w:ins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del w:id="63" w:author="PR Preview" w:date="2026-01-01T00:00:00Z">
        <w:r>
          <w:delText xml:space="preserve">12 Present ideas in more than one form</w:delText>
        </w:r>
      </w:del>
    </w:p>
    <w:p>
      <w:pPr>
        <w:pStyle w:val="Heading2"/>
      </w:pPr>
      <w:ins w:id="64" w:author="PR Preview" w:date="2026-01-01T00:00:00Z">
        <w:r>
          <w:t xml:space="preserve">13 Present ideas in more than one form</w:t>
        </w:r>
      </w:ins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del w:id="65" w:author="PR Preview" w:date="2026-01-01T00:00:00Z">
        <w:r>
          <w:delText xml:space="preserve">13 Test your writing with a reader</w:delText>
        </w:r>
      </w:del>
    </w:p>
    <w:p>
      <w:pPr>
        <w:pStyle w:val="Heading2"/>
      </w:pPr>
      <w:ins w:id="66" w:author="PR Preview" w:date="2026-01-01T00:00:00Z">
        <w:r>
          <w:t xml:space="preserve">14 Test your writing with a reader</w:t>
        </w:r>
      </w:ins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2026-10-13T23:33:30Z</dcterms:created>
  <dcterms:modified xsi:type="dcterms:W3CDTF">2026-10-13T23:33:30Z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