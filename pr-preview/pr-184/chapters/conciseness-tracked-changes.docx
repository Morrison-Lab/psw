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17:55:03 (PDT)</w:delText>
        </w:r>
      </w:del>
    </w:p>
    <w:p>
      <w:pPr>
        <w:pStyle w:val="Date"/>
      </w:pPr>
      <w:ins w:id="2" w:author="PR Preview" w:date="2026-01-01T00:00:00Z">
        <w:r>
          <w:t xml:space="preserve">Last modified: 2026-10-13 18:18:23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2026-10-14T01:21:36Z</dcterms:created>
  <dcterms:modified xsi:type="dcterms:W3CDTF">2026-10-14T01:21:36Z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18:18:23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