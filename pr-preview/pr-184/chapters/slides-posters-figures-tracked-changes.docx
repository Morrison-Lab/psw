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Print tick labels as plain or comma-separated numbers, such as 0.001 or 10,000, not in scientific notation.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logarithmic axis is fine.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Only the label format matters, so write 1, 10, 100 and 1,000, not 1e+00 through 1e+03.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When the numbers are huge or tiny, rescale the units and say so in the axis title, such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“dollars (millions)”</w:t>
        </w:r>
      </w:ins>
      <w:ins w:id="1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2026-10-14T01:22:37Z</dcterms:created>
  <dcterms:modified xsi:type="dcterms:W3CDTF">2026-10-14T01:22:37Z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