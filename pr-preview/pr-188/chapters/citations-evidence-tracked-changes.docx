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01:27:55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ins w:id="3" w:author="PR Preview" w:date="2026-01-01T00:00:00Z">
        <w:r>
          <w:t xml:space="preserve">a definition, theorem or named method to its</w:t>
        </w:r>
      </w:ins>
      <w:ins w:id="4" w:author="PR Preview" w:date="2026-01-01T00:00:00Z">
        <w:r>
          <w:t xml:space="preserve"> </w:t>
        </w:r>
      </w:ins>
      <w:hyperlink r:id="rId28">
        <w:ins w:id="5" w:author="PR Preview" w:date="2026-01-01T00:00:00Z">
          <w:r>
            <w:rPr>
              <w:rStyle w:val="Hyperlink"/>
            </w:rPr>
            <w:t xml:space="preserve">Wikipedia</w:t>
          </w:r>
        </w:ins>
      </w:hyperlink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article, when one exists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(see</w:t>
        </w:r>
      </w:ins>
      <w:ins w:id="10" w:author="PR Preview" w:date="2026-01-01T00:00:00Z">
        <w:r>
          <w:t xml:space="preserve"> </w:t>
        </w:r>
      </w:ins>
      <w:hyperlink w:anchor="link-to-wikipedia-but-do-not-cite-it">
        <w:ins w:id="11" w:author="PR Preview" w:date="2026-01-01T00:00:00Z">
          <w:r>
            <w:rPr>
              <w:rStyle w:val="Hyperlink"/>
            </w:rPr>
            <w:t xml:space="preserve">Link to Wikipedia, but do not cite it</w:t>
          </w:r>
        </w:ins>
      </w:hyperlink>
      <w:ins w:id="12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del w:id="13" w:author="PR Preview" w:date="2026-01-01T00:00:00Z">
        <w:r>
          <w:delText xml:space="preserve">8 Best practices</w:delText>
        </w:r>
      </w:del>
    </w:p>
    <w:p>
      <w:pPr>
        <w:pStyle w:val="Heading2"/>
      </w:pPr>
      <w:ins w:id="14" w:author="PR Preview" w:date="2026-01-01T00:00:00Z">
        <w:r>
          <w:t xml:space="preserve">8 Link to Wikipedia, but do not cite it</w:t>
        </w:r>
      </w:ins>
    </w:p>
    <w:p>
      <w:pPr>
        <w:pStyle w:val="FirstParagraph"/>
      </w:pPr>
      <w:ins w:id="15" w:author="PR Preview" w:date="2026-01-01T00:00:00Z">
        <w:r>
          <w:t xml:space="preserve">Wikipedia is free to every reader,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and its articles on definitions, theorems and methods are usually reliable enough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to orient a newcomer.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So link each definition, theorem or named method to its Wikipedia article whenever one exists: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the link gives readers a second, free explanation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without leaving them to search for it.</w:t>
        </w:r>
      </w:ins>
    </w:p>
    <w:p>
      <w:pPr>
        <w:pStyle w:val="BodyText"/>
      </w:pPr>
      <w:ins w:id="26" w:author="PR Preview" w:date="2026-01-01T00:00:00Z">
        <w:r>
          <w:t xml:space="preserve">Link, however, does not mean cite.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The link tells the reader where to read more;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the evidence for a claim still comes from the primary source,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as</w:t>
        </w:r>
      </w:ins>
      <w:ins w:id="33" w:author="PR Preview" w:date="2026-01-01T00:00:00Z">
        <w:r>
          <w:t xml:space="preserve"> </w:t>
        </w:r>
      </w:ins>
      <w:hyperlink w:anchor="sources-to-generally-avoid">
        <w:ins w:id="34" w:author="PR Preview" w:date="2026-01-01T00:00:00Z">
          <w:r>
            <w:rPr>
              <w:rStyle w:val="Hyperlink"/>
            </w:rPr>
            <w:t xml:space="preserve">Sources to generally avoid</w:t>
          </w:r>
        </w:ins>
      </w:hyperlink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explains.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When you do both, put the Wikipedia link beside the definition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and the citation beside the claim.</w:t>
        </w:r>
      </w:ins>
    </w:p>
    <w:p>
      <w:pPr>
        <w:pStyle w:val="Compact"/>
        <w:numPr>
          <w:ilvl w:val="0"/>
          <w:numId w:val="1016"/>
        </w:numPr>
      </w:pPr>
      <w:ins w:id="41" w:author="PR Preview" w:date="2026-01-01T00:00:00Z">
        <w:r>
          <w:t xml:space="preserve">Link the article for the specific concept, not a broader article that mentions it.</w:t>
        </w:r>
      </w:ins>
    </w:p>
    <w:p>
      <w:pPr>
        <w:pStyle w:val="Compact"/>
        <w:numPr>
          <w:ilvl w:val="0"/>
          <w:numId w:val="1016"/>
        </w:numPr>
      </w:pPr>
      <w:ins w:id="42" w:author="PR Preview" w:date="2026-01-01T00:00:00Z">
        <w:r>
          <w:t xml:space="preserve">Read the article’s definition before linking it,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because notation and conventions vary,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and a reader who follows the link should find the same concept you defined.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If the article’s convention differs from yours, say how.</w:t>
        </w:r>
      </w:ins>
    </w:p>
    <w:p>
      <w:pPr>
        <w:pStyle w:val="Compact"/>
        <w:numPr>
          <w:ilvl w:val="0"/>
          <w:numId w:val="1016"/>
        </w:numPr>
      </w:pPr>
      <w:ins w:id="49" w:author="PR Preview" w:date="2026-01-01T00:00:00Z">
        <w:r>
          <w:t xml:space="preserve">Use a stable link to the article, not to a search result.</w:t>
        </w:r>
      </w:ins>
    </w:p>
    <w:p>
      <w:pPr>
        <w:pStyle w:val="Compact"/>
        <w:numPr>
          <w:ilvl w:val="0"/>
          <w:numId w:val="1016"/>
        </w:numPr>
      </w:pPr>
      <w:ins w:id="50" w:author="PR Preview" w:date="2026-01-01T00:00:00Z">
        <w:r>
          <w:t xml:space="preserve">Link a term once where it is defined, not at every use;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later uses link to your own definition.</w:t>
        </w:r>
      </w:ins>
    </w:p>
    <w:bookmarkStart w:id="36" w:name="exm-link-wikipedia"/>
    <w:p>
      <w:pPr>
        <w:pStyle w:val="FirstParagraph"/>
      </w:pPr>
      <w:ins w:id="53" w:author="PR Preview" w:date="2026-01-01T00:00:00Z">
        <w:r>
          <w:rPr>
            <w:b/>
            <w:bCs/>
          </w:rPr>
          <w:t xml:space="preserve">Example 3 (Linking a definition to Wikipedia)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 </w:t>
        </w:r>
      </w:ins>
    </w:p>
    <w:p>
      <w:pPr>
        <w:pStyle w:val="BlockText"/>
      </w:pPr>
      <w:ins w:id="56" w:author="PR Preview" w:date="2026-01-01T00:00:00Z">
        <w:r>
          <w:t xml:space="preserve">❌ A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i/>
            <w:iCs/>
          </w:rPr>
          <w:t xml:space="preserve">Poisson random variable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counts events in a fixed interval.</w:t>
        </w:r>
      </w:ins>
    </w:p>
    <w:p>
      <w:pPr>
        <w:pStyle w:val="BlockText"/>
      </w:pPr>
      <w:ins w:id="61" w:author="PR Preview" w:date="2026-01-01T00:00:00Z">
        <w:r>
          <w:t xml:space="preserve">✅ A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i/>
            <w:iCs/>
          </w:rPr>
          <w:t xml:space="preserve">Poisson random variable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counts events in a fixed interval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(</w:t>
        </w:r>
      </w:ins>
      <w:hyperlink r:id="rId35">
        <w:ins w:id="68" w:author="PR Preview" w:date="2026-01-01T00:00:00Z">
          <w:r>
            <w:rPr>
              <w:rStyle w:val="Hyperlink"/>
            </w:rPr>
            <w:t xml:space="preserve">Wikipedia: Poisson distribution</w:t>
          </w:r>
        </w:ins>
      </w:hyperlink>
      <w:ins w:id="69" w:author="PR Preview" w:date="2026-01-01T00:00:00Z">
        <w:r>
          <w:t xml:space="preserve">).</w:t>
        </w:r>
      </w:ins>
    </w:p>
    <w:p>
      <w:pPr>
        <w:pStyle w:val="FirstParagraph"/>
      </w:pPr>
      <w:ins w:id="70" w:author="PR Preview" w:date="2026-01-01T00:00:00Z">
        <w:r>
          <w:t xml:space="preserve">A reader who wants another presentation of the Poisson distribution now has one,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and the definition itself still comes from your own text.</w:t>
        </w:r>
      </w:ins>
    </w:p>
    <w:bookmarkEnd w:id="36"/>
    <w:bookmarkEnd w:id="37"/>
    <w:bookmarkStart w:id="38" w:name="best-practices"/>
    <w:p>
      <w:pPr>
        <w:pStyle w:val="Heading2"/>
      </w:pPr>
      <w:ins w:id="73" w:author="PR Preview" w:date="2026-01-01T00:00:00Z">
        <w:r>
          <w:t xml:space="preserve">9 Best practices</w:t>
        </w:r>
      </w:ins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del w:id="74" w:author="PR Preview" w:date="2026-01-01T00:00:00Z">
        <w:r>
          <w:delText xml:space="preserve">9 Quote the original</w:delText>
        </w:r>
      </w:del>
    </w:p>
    <w:p>
      <w:pPr>
        <w:pStyle w:val="Heading2"/>
      </w:pPr>
      <w:ins w:id="75" w:author="PR Preview" w:date="2026-01-01T00:00:00Z">
        <w:r>
          <w:t xml:space="preserve">10 Quote the original</w:t>
        </w:r>
      </w:ins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del w:id="76" w:author="PR Preview" w:date="2026-01-01T00:00:00Z">
        <w:r>
          <w:delText xml:space="preserve">10 Cite the original for named results</w:delText>
        </w:r>
      </w:del>
    </w:p>
    <w:p>
      <w:pPr>
        <w:pStyle w:val="Heading2"/>
      </w:pPr>
      <w:ins w:id="77" w:author="PR Preview" w:date="2026-01-01T00:00:00Z">
        <w:r>
          <w:t xml:space="preserve">11 Cite the original for named results</w:t>
        </w:r>
      </w:ins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del w:id="78" w:author="PR Preview" w:date="2026-01-01T00:00:00Z">
        <w:r>
          <w:rPr>
            <w:b/>
            <w:bCs/>
          </w:rPr>
          <w:delText xml:space="preserve">Example 3 (Crediting Chebyshev’s inequality)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 </w:delText>
        </w:r>
      </w:del>
    </w:p>
    <w:p>
      <w:pPr>
        <w:pStyle w:val="BodyText"/>
      </w:pPr>
      <w:ins w:id="81" w:author="PR Preview" w:date="2026-01-01T00:00:00Z">
        <w:r>
          <w:rPr>
            <w:b/>
            <w:bCs/>
          </w:rPr>
          <w:t xml:space="preserve">Example 4 (Crediting Chebyshev’s inequality)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del w:id="84" w:author="PR Preview" w:date="2026-01-01T00:00:00Z">
        <w:r>
          <w:delText xml:space="preserve">11 Put the content first</w:delText>
        </w:r>
      </w:del>
    </w:p>
    <w:p>
      <w:pPr>
        <w:pStyle w:val="Heading2"/>
      </w:pPr>
      <w:ins w:id="85" w:author="PR Preview" w:date="2026-01-01T00:00:00Z">
        <w:r>
          <w:t xml:space="preserve">12 Put the content first</w:t>
        </w:r>
      </w:ins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del w:id="86" w:author="PR Preview" w:date="2026-01-01T00:00:00Z">
        <w:r>
          <w:delText xml:space="preserve">12 Adapting another course’s material</w:delText>
        </w:r>
      </w:del>
    </w:p>
    <w:p>
      <w:pPr>
        <w:pStyle w:val="Heading2"/>
      </w:pPr>
      <w:ins w:id="87" w:author="PR Preview" w:date="2026-01-01T00:00:00Z">
        <w:r>
          <w:t xml:space="preserve">13 Adapting another course’s material</w:t>
        </w:r>
      </w:ins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del w:id="88" w:author="PR Preview" w:date="2026-01-01T00:00:00Z">
        <w:r>
          <w:delText xml:space="preserve">12.1 Material from your own repositories</w:delText>
        </w:r>
      </w:del>
    </w:p>
    <w:p>
      <w:pPr>
        <w:pStyle w:val="Heading3"/>
      </w:pPr>
      <w:ins w:id="89" w:author="PR Preview" w:date="2026-01-01T00:00:00Z">
        <w:r>
          <w:t xml:space="preserve">13.1 Material from your own repositories</w:t>
        </w:r>
      </w:ins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del w:id="90" w:author="PR Preview" w:date="2026-01-01T00:00:00Z">
        <w:r>
          <w:delText xml:space="preserve">13 Common citation errors to avoid</w:delText>
        </w:r>
      </w:del>
    </w:p>
    <w:p>
      <w:pPr>
        <w:pStyle w:val="Heading2"/>
      </w:pPr>
      <w:ins w:id="91" w:author="PR Preview" w:date="2026-01-01T00:00:00Z">
        <w:r>
          <w:t xml:space="preserve">14 Common citation errors to avoid</w:t>
        </w:r>
      </w:ins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del w:id="92" w:author="PR Preview" w:date="2026-01-01T00:00:00Z">
        <w:r>
          <w:delText xml:space="preserve">14 Examples</w:delText>
        </w:r>
      </w:del>
    </w:p>
    <w:p>
      <w:pPr>
        <w:pStyle w:val="Heading3"/>
      </w:pPr>
      <w:del w:id="93" w:author="PR Preview" w:date="2026-01-01T00:00:00Z">
        <w:r>
          <w:delText xml:space="preserve">14.1 Poor (unsupported claim)</w:delText>
        </w:r>
      </w:del>
    </w:p>
    <w:p>
      <w:pPr>
        <w:pStyle w:val="Heading2"/>
      </w:pPr>
      <w:ins w:id="94" w:author="PR Preview" w:date="2026-01-01T00:00:00Z">
        <w:r>
          <w:t xml:space="preserve">15 Examples</w:t>
        </w:r>
      </w:ins>
    </w:p>
    <w:bookmarkStart w:id="47" w:name="poor-unsupported-claim"/>
    <w:p>
      <w:pPr>
        <w:pStyle w:val="Heading3"/>
      </w:pPr>
      <w:ins w:id="95" w:author="PR Preview" w:date="2026-01-01T00:00:00Z">
        <w:r>
          <w:t xml:space="preserve">15.1 Poor (unsupported claim)</w:t>
        </w:r>
      </w:ins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del w:id="96" w:author="PR Preview" w:date="2026-01-01T00:00:00Z">
        <w:r>
          <w:delText xml:space="preserve">14.2 Better (citation provided)</w:delText>
        </w:r>
      </w:del>
    </w:p>
    <w:p>
      <w:pPr>
        <w:pStyle w:val="Heading3"/>
      </w:pPr>
      <w:ins w:id="97" w:author="PR Preview" w:date="2026-01-01T00:00:00Z">
        <w:r>
          <w:t xml:space="preserve">15.2 Better (citation provided)</w:t>
        </w:r>
      </w:ins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del w:id="98" w:author="PR Preview" w:date="2026-01-01T00:00:00Z">
        <w:r>
          <w:delText xml:space="preserve">14.3 Best (citation with context)</w:delText>
        </w:r>
      </w:del>
    </w:p>
    <w:p>
      <w:pPr>
        <w:pStyle w:val="Heading3"/>
      </w:pPr>
      <w:ins w:id="99" w:author="PR Preview" w:date="2026-01-01T00:00:00Z">
        <w:r>
          <w:t xml:space="preserve">15.3 Best (citation with context)</w:t>
        </w:r>
      </w:ins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del w:id="100" w:author="PR Preview" w:date="2026-01-01T00:00:00Z">
        <w:r>
          <w:delText xml:space="preserve">14.4 Poor (irrelevant citation)</w:delText>
        </w:r>
      </w:del>
    </w:p>
    <w:p>
      <w:pPr>
        <w:pStyle w:val="Heading3"/>
      </w:pPr>
      <w:ins w:id="101" w:author="PR Preview" w:date="2026-01-01T00:00:00Z">
        <w:r>
          <w:t xml:space="preserve">15.4 Poor (irrelevant citation)</w:t>
        </w:r>
      </w:ins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del w:id="102" w:author="PR Preview" w:date="2026-01-01T00:00:00Z">
        <w:r>
          <w:delText xml:space="preserve">14.5 Better (relevant citation)</w:delText>
        </w:r>
      </w:del>
    </w:p>
    <w:p>
      <w:pPr>
        <w:pStyle w:val="Heading3"/>
      </w:pPr>
      <w:ins w:id="103" w:author="PR Preview" w:date="2026-01-01T00:00:00Z">
        <w:r>
          <w:t xml:space="preserve">15.5 Better (relevant citation)</w:t>
        </w:r>
      </w:ins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del w:id="104" w:author="PR Preview" w:date="2026-01-01T00:00:00Z">
        <w:r>
          <w:delText xml:space="preserve">15 Conclusion</w:delText>
        </w:r>
      </w:del>
    </w:p>
    <w:p>
      <w:pPr>
        <w:pStyle w:val="Heading2"/>
      </w:pPr>
      <w:ins w:id="105" w:author="PR Preview" w:date="2026-01-01T00:00:00Z">
        <w:r>
          <w:t xml:space="preserve">16 Conclusion</w:t>
        </w:r>
      </w:ins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2026-10-14T08:30:58Z</dcterms:created>
  <dcterms:modified xsi:type="dcterms:W3CDTF">2026-10-14T08:30:58Z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