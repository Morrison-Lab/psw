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01:29:55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Give each term its own definition block: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In a Quarto document, put every definition in its own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rStyle w:val="VerbatimChar"/>
          </w:rPr>
          <w:delText xml:space="preserve">#def-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div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(see</w:delText>
        </w:r>
      </w:del>
      <w:del w:id="12" w:author="PR Preview" w:date="2026-01-01T00:00:00Z">
        <w:r>
          <w:delText xml:space="preserve"> </w:delText>
        </w:r>
      </w:del>
      <w:hyperlink w:anchor="using-theorem-environments-in-quarto">
        <w:del w:id="13" w:author="PR Preview" w:date="2026-01-01T00:00:00Z">
          <w:r>
            <w:rPr>
              <w:rStyle w:val="Hyperlink"/>
            </w:rPr>
            <w:delText xml:space="preserve">Using theorem environments in Quarto</w:delText>
          </w:r>
        </w:del>
      </w:hyperlink>
      <w:del w:id="14" w:author="PR Preview" w:date="2026-01-01T00:00:00Z">
        <w:r>
          <w:delText xml:space="preserve">),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one term per div,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with commentary after the div rather than inside it,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in a remark block (</w:delText>
        </w:r>
      </w:del>
      <w:del w:id="21" w:author="PR Preview" w:date="2026-01-01T00:00:00Z">
        <w:r>
          <w:rPr>
            <w:rStyle w:val="VerbatimChar"/>
          </w:rPr>
          <w:delText xml:space="preserve">#rem-</w:delText>
        </w:r>
      </w:del>
      <w:del w:id="22" w:author="PR Preview" w:date="2026-01-01T00:00:00Z">
        <w:r>
          <w:delText xml:space="preserve">) when it is about the concept.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Never nest one theorem-type block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(any of the prefixes listed in</w:delText>
        </w:r>
      </w:del>
      <w:del w:id="27" w:author="PR Preview" w:date="2026-01-01T00:00:00Z">
        <w:r>
          <w:delText xml:space="preserve"> </w:delText>
        </w:r>
      </w:del>
      <w:hyperlink w:anchor="using-theorem-environments-in-quarto">
        <w:del w:id="28" w:author="PR Preview" w:date="2026-01-01T00:00:00Z">
          <w:r>
            <w:rPr>
              <w:rStyle w:val="Hyperlink"/>
            </w:rPr>
            <w:delText xml:space="preserve">Using theorem environments in Quarto</w:delText>
          </w:r>
        </w:del>
      </w:hyperlink>
      <w:del w:id="29" w:author="PR Preview" w:date="2026-01-01T00:00:00Z">
        <w:r>
          <w:delText xml:space="preserve">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such as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rStyle w:val="VerbatimChar"/>
          </w:rPr>
          <w:delText xml:space="preserve">#def-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rStyle w:val="VerbatimChar"/>
          </w:rPr>
          <w:delText xml:space="preserve">#exm-</w:delText>
        </w:r>
      </w:del>
      <w:del w:id="37" w:author="PR Preview" w:date="2026-01-01T00:00:00Z">
        <w:r>
          <w:delText xml:space="preserve">,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rPr>
            <w:rStyle w:val="VerbatimChar"/>
          </w:rPr>
          <w:delText xml:space="preserve">#exr-</w:delText>
        </w:r>
      </w:del>
      <w:del w:id="40" w:author="PR Preview" w:date="2026-01-01T00:00:00Z">
        <w:r>
          <w:delText xml:space="preserve">,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rPr>
            <w:rStyle w:val="VerbatimChar"/>
          </w:rPr>
          <w:delText xml:space="preserve">#sol-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or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rPr>
            <w:rStyle w:val="VerbatimChar"/>
          </w:rPr>
          <w:delText xml:space="preserve">#rem-</w:delText>
        </w:r>
      </w:del>
      <w:del w:id="47" w:author="PR Preview" w:date="2026-01-01T00:00:00Z">
        <w:r>
          <w:delText xml:space="preserve">)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inside another;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give each its own div, in order.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A bolded term in running prose is usually an inline definition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that belongs in a div,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including a term defined in passing.</w:delText>
        </w:r>
      </w:del>
    </w:p>
    <w:p>
      <w:pPr>
        <w:numPr>
          <w:ilvl w:val="0"/>
          <w:numId w:val="1001"/>
        </w:numPr>
      </w:pPr>
      <w:ins w:id="58" w:author="PR Preview" w:date="2026-01-01T00:00:00Z">
        <w:r>
          <w:rPr>
            <w:b/>
            <w:bCs/>
          </w:rPr>
          <w:t xml:space="preserve">Give each term its own definition block: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In a Quarto document, put every definition in its own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rPr>
            <w:rStyle w:val="VerbatimChar"/>
          </w:rPr>
          <w:t xml:space="preserve">#def-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div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(see</w:t>
        </w:r>
      </w:ins>
      <w:ins w:id="67" w:author="PR Preview" w:date="2026-01-01T00:00:00Z">
        <w:r>
          <w:t xml:space="preserve"> </w:t>
        </w:r>
      </w:ins>
      <w:hyperlink w:anchor="using-theorem-environments-in-quarto">
        <w:ins w:id="68" w:author="PR Preview" w:date="2026-01-01T00:00:00Z">
          <w:r>
            <w:rPr>
              <w:rStyle w:val="Hyperlink"/>
            </w:rPr>
            <w:t xml:space="preserve">Using theorem environments in Quarto</w:t>
          </w:r>
        </w:ins>
      </w:hyperlink>
      <w:ins w:id="69" w:author="PR Preview" w:date="2026-01-01T00:00:00Z">
        <w:r>
          <w:t xml:space="preserve">),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one term per div,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 commentary after the div rather than inside it,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in a remark block (</w:t>
        </w:r>
      </w:ins>
      <w:ins w:id="76" w:author="PR Preview" w:date="2026-01-01T00:00:00Z">
        <w:r>
          <w:rPr>
            <w:rStyle w:val="VerbatimChar"/>
          </w:rPr>
          <w:t xml:space="preserve">#rem-</w:t>
        </w:r>
      </w:ins>
      <w:ins w:id="77" w:author="PR Preview" w:date="2026-01-01T00:00:00Z">
        <w:r>
          <w:t xml:space="preserve">) when it is about the concept.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Never nest one theorem-type block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(any of the prefixes listed in</w:t>
        </w:r>
      </w:ins>
      <w:ins w:id="82" w:author="PR Preview" w:date="2026-01-01T00:00:00Z">
        <w:r>
          <w:t xml:space="preserve"> </w:t>
        </w:r>
      </w:ins>
      <w:hyperlink w:anchor="using-theorem-environments-in-quarto">
        <w:ins w:id="83" w:author="PR Preview" w:date="2026-01-01T00:00:00Z">
          <w:r>
            <w:rPr>
              <w:rStyle w:val="Hyperlink"/>
            </w:rPr>
            <w:t xml:space="preserve">Using theorem environments in Quarto</w:t>
          </w:r>
        </w:ins>
      </w:hyperlink>
      <w:ins w:id="84" w:author="PR Preview" w:date="2026-01-01T00:00:00Z">
        <w:r>
          <w:t xml:space="preserve">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such as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rStyle w:val="VerbatimChar"/>
          </w:rPr>
          <w:t xml:space="preserve">#def-</w:t>
        </w:r>
      </w:ins>
      <w:ins w:id="89" w:author="PR Preview" w:date="2026-01-01T00:00:00Z">
        <w:r>
          <w:t xml:space="preserve">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rPr>
            <w:rStyle w:val="VerbatimChar"/>
          </w:rPr>
          <w:t xml:space="preserve">#exm-</w:t>
        </w:r>
      </w:ins>
      <w:ins w:id="92" w:author="PR Preview" w:date="2026-01-01T00:00:00Z">
        <w:r>
          <w:t xml:space="preserve">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rStyle w:val="VerbatimChar"/>
          </w:rPr>
          <w:t xml:space="preserve">#exr-</w:t>
        </w:r>
      </w:ins>
      <w:ins w:id="95" w:author="PR Preview" w:date="2026-01-01T00:00:00Z">
        <w:r>
          <w:t xml:space="preserve">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rStyle w:val="VerbatimChar"/>
          </w:rPr>
          <w:t xml:space="preserve">#sol-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or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rPr>
            <w:rStyle w:val="VerbatimChar"/>
          </w:rPr>
          <w:t xml:space="preserve">#rem-</w:t>
        </w:r>
      </w:ins>
      <w:ins w:id="102" w:author="PR Preview" w:date="2026-01-01T00:00:00Z">
        <w:r>
          <w:t xml:space="preserve">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inside another;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give each its own div, in order.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 bolded term in running prose is usually an inline definition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that belongs in a div,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including a term defined in passing.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Give closely related terms separate divs too: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only full synonyms share one (see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rPr>
            <w:i/>
            <w:iCs/>
          </w:rPr>
          <w:t xml:space="preserve">Name the synonyms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below).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For example, the left and right distributive laws are two properties,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each with its own identifier, example and exercise,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so define them in two divs.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A reader who needs one of them can then link to exactly that one.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Start w:id="17" w:name="exm-one-definition-per-div"/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Example 5 (Splitting two related definitions)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 </w:t>
        </w:r>
      </w:ins>
    </w:p>
    <w:p>
      <w:pPr>
        <w:pStyle w:val="BlockText"/>
      </w:pPr>
      <w:ins w:id="132" w:author="PR Preview" w:date="2026-01-01T00:00:00Z">
        <w:r>
          <w:t xml:space="preserve">❌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b/>
            <w:bCs/>
          </w:rPr>
          <w:t xml:space="preserve">Definition (distributive laws).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Multiplication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i/>
            <w:iCs/>
          </w:rPr>
          <w:t xml:space="preserve">distributes over addition on the left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if</w:t>
        </w:r>
      </w:ins>
      <w:ins w:id="1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rPr>
            <w:i/>
            <w:iCs/>
          </w:rPr>
          <w:t xml:space="preserve">on the right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if</w:t>
        </w:r>
      </w:ins>
      <w:ins w:id="1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ins w:id="149" w:author="PR Preview" w:date="2026-01-01T00:00:00Z">
        <w:r>
          <w:t xml:space="preserve">.</w:t>
        </w:r>
      </w:ins>
    </w:p>
    <w:p>
      <w:pPr>
        <w:pStyle w:val="BlockText"/>
      </w:pPr>
      <w:ins w:id="150" w:author="PR Preview" w:date="2026-01-01T00:00:00Z">
        <w:r>
          <w:t xml:space="preserve">✅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Definition (left distributivity).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Multiplication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i/>
            <w:iCs/>
          </w:rPr>
          <w:t xml:space="preserve">distributes over addition on the left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if</w:t>
        </w:r>
      </w:ins>
      <w:ins w:id="1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for all</w:t>
        </w:r>
      </w:ins>
      <w:ins w:id="162" w:author="PR Preview" w:date="2026-01-01T00:00:00Z">
        <w:r>
          <w:t xml:space="preserve"> </w:t>
        </w:r>
      </w:ins>
      <m:oMath>
        <m:r>
          <m:t>a</m:t>
        </m:r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m:oMath>
        <m:r>
          <m:t>b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and</w:t>
        </w:r>
      </w:ins>
      <w:ins w:id="167" w:author="PR Preview" w:date="2026-01-01T00:00:00Z">
        <w:r>
          <w:t xml:space="preserve"> </w:t>
        </w:r>
      </w:ins>
      <m:oMath>
        <m:r>
          <m:t>c</m:t>
        </m:r>
      </m:oMath>
      <w:ins w:id="168" w:author="PR Preview" w:date="2026-01-01T00:00:00Z">
        <w:r>
          <w:t xml:space="preserve">.</w:t>
        </w:r>
      </w:ins>
    </w:p>
    <w:p>
      <w:pPr>
        <w:pStyle w:val="BlockText"/>
      </w:pPr>
      <w:ins w:id="169" w:author="PR Preview" w:date="2026-01-01T00:00:00Z">
        <w:r>
          <w:rPr>
            <w:b/>
            <w:bCs/>
          </w:rPr>
          <w:t xml:space="preserve">Definition (right distributivity).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Multiplication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rPr>
            <w:i/>
            <w:iCs/>
          </w:rPr>
          <w:t xml:space="preserve">distributes over addition on the right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if</w:t>
        </w:r>
      </w:ins>
      <w:ins w:id="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for all</w:t>
        </w:r>
      </w:ins>
      <w:ins w:id="179" w:author="PR Preview" w:date="2026-01-01T00:00:00Z">
        <w:r>
          <w:t xml:space="preserve"> </w:t>
        </w:r>
      </w:ins>
      <m:oMath>
        <m:r>
          <m:t>a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m:oMath>
        <m:r>
          <m:t>b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and</w:t>
        </w:r>
      </w:ins>
      <w:ins w:id="184" w:author="PR Preview" w:date="2026-01-01T00:00:00Z">
        <w:r>
          <w:t xml:space="preserve"> </w:t>
        </w:r>
      </w:ins>
      <m:oMath>
        <m:r>
          <m:t>c</m:t>
        </m:r>
      </m:oMath>
      <w:ins w:id="185" w:author="PR Preview" w:date="2026-01-01T00:00:00Z">
        <w:r>
          <w:t xml:space="preserve">.</w:t>
        </w:r>
      </w:ins>
    </w:p>
    <w:p>
      <w:pPr>
        <w:pStyle w:val="FirstParagraph"/>
      </w:pPr>
      <w:ins w:id="186" w:author="PR Preview" w:date="2026-01-01T00:00:00Z">
        <w:r>
          <w:t xml:space="preserve">The first block cannot be linked to as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“left distributivity”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without also pointing at the other law,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and one example cannot illustrate both.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For numbers the two laws agree, because multiplication commutes;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 matrices the two forms differ, and each needs its own example.</w:t>
        </w:r>
      </w:ins>
    </w:p>
    <w:bookmarkEnd w:id="17"/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del w:id="197" w:author="PR Preview" w:date="2026-01-01T00:00:00Z">
        <w:r>
          <w:rPr>
            <w:b/>
            <w:bCs/>
          </w:rPr>
          <w:delText xml:space="preserve">Example 5 (A confidence interval for mean height)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If we calculate a 95% confidence interval (</w:delText>
        </w:r>
      </w:del>
      <w:hyperlink w:anchor="def-confidence-interval">
        <w:del w:id="20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01" w:author="PR Preview" w:date="2026-01-01T00:00:00Z">
        <w:r>
          <w:delText xml:space="preserve">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for mean height as [165 cm, 175 cm],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we are 95% confident that the true population mean height falls within this range.</w:delText>
        </w:r>
      </w:del>
    </w:p>
    <w:p>
      <w:pPr>
        <w:pStyle w:val="BodyText"/>
      </w:pPr>
      <w:del w:id="206" w:author="PR Preview" w:date="2026-01-01T00:00:00Z">
        <w:r>
          <w:rPr>
            <w:b/>
            <w:bCs/>
          </w:rPr>
          <w:delText xml:space="preserve">Example 6 (A range that is not a confidence interval for the mean)</w:delText>
        </w:r>
      </w:del>
      <w:del w:id="207" w:author="PR Preview" w:date="2026-01-01T00:00:00Z">
        <w:r>
          <w:delText xml:space="preserve"> </w:delText>
        </w:r>
      </w:del>
      <w:del w:id="208" w:author="PR Preview" w:date="2026-01-01T00:00:00Z">
        <w:r>
          <w:delText xml:space="preserve">The interval from the 2.5th to the 97.5th percentile of the observed heights,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[150 cm, 190 cm],</w:delText>
        </w:r>
      </w:del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is not a 95% confidence interval (</w:delText>
        </w:r>
      </w:del>
      <w:hyperlink w:anchor="def-confidence-interval">
        <w:del w:id="213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14" w:author="PR Preview" w:date="2026-01-01T00:00:00Z">
        <w:r>
          <w:delText xml:space="preserve">) for mean height.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The percentile interval describes where individual heights fall,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not where the population mean is likely to be,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and it does not shrink as the sample grows.</w:delText>
        </w:r>
      </w:del>
    </w:p>
    <w:p>
      <w:pPr>
        <w:pStyle w:val="FirstParagraph"/>
      </w:pPr>
      <w:ins w:id="221" w:author="PR Preview" w:date="2026-01-01T00:00:00Z">
        <w:r>
          <w:rPr>
            <w:b/>
            <w:bCs/>
          </w:rPr>
          <w:t xml:space="preserve">Example 6 (A confidence interval for mean height)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If we calculate a 95% confidence interval (</w:t>
        </w:r>
      </w:ins>
      <w:hyperlink w:anchor="def-confidence-interval">
        <w:ins w:id="22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25" w:author="PR Preview" w:date="2026-01-01T00:00:00Z">
        <w:r>
          <w:t xml:space="preserve">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for mean height as [165 cm, 175 cm],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we are 95% confident that the true population mean height falls within this range.</w:t>
        </w:r>
      </w:ins>
    </w:p>
    <w:bookmarkEnd w:id="20"/>
    <w:bookmarkStart w:id="21" w:name="exm-not-confidence-interval"/>
    <w:p>
      <w:pPr>
        <w:pStyle w:val="BodyText"/>
      </w:pPr>
      <w:ins w:id="230" w:author="PR Preview" w:date="2026-01-01T00:00:00Z">
        <w:r>
          <w:rPr>
            <w:b/>
            <w:bCs/>
          </w:rPr>
          <w:t xml:space="preserve">Example 7 (A range that is not a confidence interval for the mean)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The interval from the 2.5th to the 97.5th percentile of the observed heights,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[150 cm, 190 cm],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is not a 95% confidence interval (</w:t>
        </w:r>
      </w:ins>
      <w:hyperlink w:anchor="def-confidence-interval">
        <w:ins w:id="23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38" w:author="PR Preview" w:date="2026-01-01T00:00:00Z">
        <w:r>
          <w:t xml:space="preserve">) for mean height.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percentile interval describes where individual heights fall,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not where the population mean is likely to be,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and it does not shrink as the sample grows.</w:t>
        </w:r>
      </w:ins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del w:id="245" w:author="PR Preview" w:date="2026-01-01T00:00:00Z">
        <w:r>
          <w:rPr>
            <w:b/>
            <w:bCs/>
          </w:rPr>
          <w:delText xml:space="preserve">Example 7 (A sentence in active voice)</w:delText>
        </w:r>
      </w:del>
      <w:del w:id="246" w:author="PR Preview" w:date="2026-01-01T00:00:00Z">
        <w:r>
          <w:delText xml:space="preserve"> </w:delText>
        </w:r>
      </w:del>
      <w:del w:id="247" w:author="PR Preview" w:date="2026-01-01T00:00:00Z">
        <w:r>
          <w:delText xml:space="preserve">“The researcher conducted the experiment”</w:delText>
        </w:r>
      </w:del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is in active voice (</w:delText>
        </w:r>
      </w:del>
      <w:hyperlink w:anchor="def-active-voice">
        <w:del w:id="250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51" w:author="PR Preview" w:date="2026-01-01T00:00:00Z">
        <w:r>
          <w:delText xml:space="preserve">):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the subject,</w:delText>
        </w:r>
      </w:del>
      <w:del w:id="254" w:author="PR Preview" w:date="2026-01-01T00:00:00Z">
        <w:r>
          <w:delText xml:space="preserve"> </w:delText>
        </w:r>
      </w:del>
      <w:del w:id="255" w:author="PR Preview" w:date="2026-01-01T00:00:00Z">
        <w:r>
          <w:delText xml:space="preserve">“the researcher”</w:delText>
        </w:r>
      </w:del>
      <w:del w:id="256" w:author="PR Preview" w:date="2026-01-01T00:00:00Z">
        <w:r>
          <w:delText xml:space="preserve">, performs the action,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“conducted”</w:delText>
        </w:r>
      </w:del>
      <w:del w:id="259" w:author="PR Preview" w:date="2026-01-01T00:00:00Z">
        <w:r>
          <w:delText xml:space="preserve">.</w:delText>
        </w:r>
      </w:del>
    </w:p>
    <w:p>
      <w:pPr>
        <w:pStyle w:val="BodyText"/>
      </w:pPr>
      <w:del w:id="260" w:author="PR Preview" w:date="2026-01-01T00:00:00Z">
        <w:r>
          <w:rPr>
            <w:b/>
            <w:bCs/>
          </w:rPr>
          <w:delText xml:space="preserve">Example 8 (A sentence that is not in active voice)</w:delText>
        </w:r>
      </w:del>
      <w:del w:id="261" w:author="PR Preview" w:date="2026-01-01T00:00:00Z">
        <w:r>
          <w:delText xml:space="preserve"> </w:delText>
        </w:r>
      </w:del>
      <w:del w:id="262" w:author="PR Preview" w:date="2026-01-01T00:00:00Z">
        <w:r>
          <w:delText xml:space="preserve">“The experiment was conducted by the researcher”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is not in active voice</w:delText>
        </w:r>
      </w:del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(</w:delText>
        </w:r>
      </w:del>
      <w:hyperlink w:anchor="def-active-voice">
        <w:del w:id="26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268" w:author="PR Preview" w:date="2026-01-01T00:00:00Z">
        <w:r>
          <w:delText xml:space="preserve">).</w:delText>
        </w:r>
      </w:del>
      <w:del w:id="269" w:author="PR Preview" w:date="2026-01-01T00:00:00Z">
        <w:r>
          <w:delText xml:space="preserve"> </w:delText>
        </w:r>
      </w:del>
      <w:del w:id="270" w:author="PR Preview" w:date="2026-01-01T00:00:00Z">
        <w:r>
          <w:delText xml:space="preserve">Its subject,</w:delText>
        </w:r>
      </w:del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“the experiment”</w:delText>
        </w:r>
      </w:del>
      <w:del w:id="273" w:author="PR Preview" w:date="2026-01-01T00:00:00Z">
        <w:r>
          <w:delText xml:space="preserve">, receives the action instead of performing it,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so the sentence is in passive voice.</w:delText>
        </w:r>
      </w:del>
    </w:p>
    <w:p>
      <w:pPr>
        <w:pStyle w:val="BodyText"/>
      </w:pPr>
      <w:ins w:id="276" w:author="PR Preview" w:date="2026-01-01T00:00:00Z">
        <w:r>
          <w:rPr>
            <w:b/>
            <w:bCs/>
          </w:rPr>
          <w:t xml:space="preserve">Example 8 (A sentence in active voice)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“The researcher conducted the experiment”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is in active voice (</w:t>
        </w:r>
      </w:ins>
      <w:hyperlink w:anchor="def-active-voice">
        <w:ins w:id="28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82" w:author="PR Preview" w:date="2026-01-01T00:00:00Z">
        <w:r>
          <w:t xml:space="preserve">):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the subject,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“the researcher”</w:t>
        </w:r>
      </w:ins>
      <w:ins w:id="287" w:author="PR Preview" w:date="2026-01-01T00:00:00Z">
        <w:r>
          <w:t xml:space="preserve">, performs the action,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“conducted”</w:t>
        </w:r>
      </w:ins>
      <w:ins w:id="290" w:author="PR Preview" w:date="2026-01-01T00:00:00Z">
        <w:r>
          <w:t xml:space="preserve">.</w:t>
        </w:r>
      </w:ins>
    </w:p>
    <w:bookmarkEnd w:id="23"/>
    <w:bookmarkStart w:id="24" w:name="exm-passive-voice"/>
    <w:p>
      <w:pPr>
        <w:pStyle w:val="BodyText"/>
      </w:pPr>
      <w:ins w:id="291" w:author="PR Preview" w:date="2026-01-01T00:00:00Z">
        <w:r>
          <w:rPr>
            <w:b/>
            <w:bCs/>
          </w:rPr>
          <w:t xml:space="preserve">Example 9 (A sentence that is not in active voice)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“The experiment was conducted by the researcher”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is not in active voice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(</w:t>
        </w:r>
      </w:ins>
      <w:hyperlink w:anchor="def-active-voice">
        <w:ins w:id="29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99" w:author="PR Preview" w:date="2026-01-01T00:00:00Z">
        <w:r>
          <w:t xml:space="preserve">).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Its subject,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“the experiment”</w:t>
        </w:r>
      </w:ins>
      <w:ins w:id="304" w:author="PR Preview" w:date="2026-01-01T00:00:00Z">
        <w:r>
          <w:t xml:space="preserve">, receives the action instead of performing it,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so the sentence is in passive voice.</w:t>
        </w:r>
      </w:ins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del w:id="307" w:author="PR Preview" w:date="2026-01-01T00:00:00Z">
        <w:r>
          <w:rPr>
            <w:b/>
            <w:bCs/>
          </w:rPr>
          <w:delText xml:space="preserve">Example 9 (Residual sum of squares of a straight line)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For a straight line with intercept</w:delText>
        </w:r>
      </w:del>
      <w:del w:id="31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 slope</w:delText>
        </w:r>
      </w:del>
      <w:del w:id="313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</m:oMath>
      <w:del w:id="314" w:author="PR Preview" w:date="2026-01-01T00:00:00Z">
        <w:r>
          <w:delText xml:space="preserve">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the fitted value of observation</w:delText>
        </w:r>
      </w:del>
      <w:del w:id="317" w:author="PR Preview" w:date="2026-01-01T00:00:00Z">
        <w:r>
          <w:delText xml:space="preserve"> </w:delText>
        </w:r>
      </w:del>
      <m:oMath>
        <m:r>
          <m:t>i</m:t>
        </m:r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is</w:delText>
        </w:r>
      </w:del>
      <w:del w:id="320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321" w:author="PR Preview" w:date="2026-01-01T00:00:00Z">
        <w:r>
          <w:delText xml:space="preserve">,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so the residual sum of squares (</w:delText>
        </w:r>
      </w:del>
      <w:hyperlink w:anchor="def-rss">
        <w:del w:id="32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25" w:author="PR Preview" w:date="2026-01-01T00:00:00Z">
        <w:r>
          <w:delText xml:space="preserve">) is a function of the two coefficients:</w:delText>
        </w:r>
      </w:del>
    </w:p>
    <w:p>
      <w:pPr>
        <w:pStyle w:val="FirstParagraph"/>
      </w:pPr>
      <w:ins w:id="326" w:author="PR Preview" w:date="2026-01-01T00:00:00Z">
        <w:r>
          <w:rPr>
            <w:b/>
            <w:bCs/>
          </w:rPr>
          <w:t xml:space="preserve">Example 10 (Residual sum of squares of a straight line)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For a straight line with intercept</w:t>
        </w:r>
      </w:ins>
      <w:ins w:id="32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and slope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the fitted value of observation</w:t>
        </w:r>
      </w:ins>
      <w:ins w:id="336" w:author="PR Preview" w:date="2026-01-01T00:00:00Z">
        <w:r>
          <w:t xml:space="preserve"> </w:t>
        </w:r>
      </w:ins>
      <m:oMath>
        <m:r>
          <m:t>i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is</w:t>
        </w:r>
      </w:ins>
      <w:ins w:id="339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40" w:author="PR Preview" w:date="2026-01-01T00:00:00Z">
        <w:r>
          <w:t xml:space="preserve">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so the residual sum of squares (</w:t>
        </w:r>
      </w:ins>
      <w:hyperlink w:anchor="def-rss">
        <w:ins w:id="343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44" w:author="PR Preview" w:date="2026-01-01T00:00:00Z">
        <w:r>
          <w:t xml:space="preserve">) is a function of the two coefficients: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del w:id="345" w:author="PR Preview" w:date="2026-01-01T00:00:00Z">
        <w:r>
          <w:rPr>
            <w:b/>
            <w:bCs/>
          </w:rPr>
          <w:delText xml:space="preserve">Example 10 (Residual sum of squares of a line through three points)</w:delText>
        </w:r>
      </w:del>
      <w:del w:id="346" w:author="PR Preview" w:date="2026-01-01T00:00:00Z">
        <w:r>
          <w:delText xml:space="preserve"> </w:delText>
        </w:r>
      </w:del>
      <w:del w:id="347" w:author="PR Preview" w:date="2026-01-01T00:00:00Z">
        <w:r>
          <w:delText xml:space="preserve">For the points</w:delText>
        </w:r>
      </w:del>
      <w:del w:id="3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9" w:author="PR Preview" w:date="2026-01-01T00:00:00Z">
        <w:r>
          <w:delText xml:space="preserve">,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51" w:author="PR Preview" w:date="2026-01-01T00:00:00Z">
        <w:r>
          <w:delText xml:space="preserve">,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 the line with</w:delText>
        </w:r>
      </w:del>
      <w:del w:id="355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(</w:delText>
        </w:r>
      </w:del>
      <w:hyperlink w:anchor="exm-rss-line">
        <w:del w:id="361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362" w:author="PR Preview" w:date="2026-01-01T00:00:00Z">
        <w:r>
          <w:delText xml:space="preserve">),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the residuals are</w:delText>
        </w:r>
      </w:del>
      <w:del w:id="365" w:author="PR Preview" w:date="2026-01-01T00:00:00Z">
        <w:r>
          <w:delText xml:space="preserve"> </w:delText>
        </w:r>
      </w:del>
      <m:oMath>
        <m:r>
          <m:t>0</m:t>
        </m:r>
      </m:oMath>
      <w:del w:id="366" w:author="PR Preview" w:date="2026-01-01T00:00:00Z">
        <w:r>
          <w:delText xml:space="preserve">,</w:delText>
        </w:r>
      </w:del>
      <w:del w:id="367" w:author="PR Preview" w:date="2026-01-01T00:00:00Z">
        <w:r>
          <w:delText xml:space="preserve"> </w:delText>
        </w:r>
      </w:del>
      <m:oMath>
        <m:r>
          <m:t>0.5</m:t>
        </m:r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and</w:delText>
        </w:r>
      </w:del>
      <w:del w:id="370" w:author="PR Preview" w:date="2026-01-01T00:00:00Z">
        <w:r>
          <w:delText xml:space="preserve"> </w:delText>
        </w:r>
      </w:del>
      <m:oMath>
        <m:r>
          <m:t>0</m:t>
        </m:r>
      </m:oMath>
      <w:del w:id="371" w:author="PR Preview" w:date="2026-01-01T00:00:00Z">
        <w:r>
          <w:delText xml:space="preserve">,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so</w:delText>
        </w:r>
      </w:del>
      <w:del w:id="37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del w:id="375" w:author="PR Preview" w:date="2026-01-01T00:00:00Z">
        <w:r>
          <w:delText xml:space="preserve">.</w:delText>
        </w:r>
      </w:del>
    </w:p>
    <w:p>
      <w:pPr>
        <w:pStyle w:val="BodyText"/>
      </w:pPr>
      <w:del w:id="376" w:author="PR Preview" w:date="2026-01-01T00:00:00Z">
        <w:r>
          <w:rPr>
            <w:b/>
            <w:bCs/>
          </w:rPr>
          <w:delText xml:space="preserve">Example 11 (A sum of squares that is not a residual sum of squares)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For the same three points,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the sum of squared deviations of</w:delText>
        </w:r>
      </w:del>
      <w:del w:id="38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from their mean,</w:delText>
        </w:r>
      </w:del>
      <w:del w:id="384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/</m:t>
        </m:r>
        <m:r>
          <m:t>3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is</w:delText>
        </w:r>
      </w:del>
      <w:del w:id="388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/</m:t>
        </m:r>
        <m:r>
          <m:t>3</m:t>
        </m:r>
      </m:oMath>
      <w:del w:id="389" w:author="PR Preview" w:date="2026-01-01T00:00:00Z">
        <w:r>
          <w:delText xml:space="preserve">.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That quantity is the total sum of squares,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not the residual sum of squares (</w:delText>
        </w:r>
      </w:del>
      <w:hyperlink w:anchor="def-rss">
        <w:del w:id="39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95" w:author="PR Preview" w:date="2026-01-01T00:00:00Z">
        <w:r>
          <w:delText xml:space="preserve">) of the line in</w:delText>
        </w:r>
      </w:del>
      <w:del w:id="396" w:author="PR Preview" w:date="2026-01-01T00:00:00Z">
        <w:r>
          <w:delText xml:space="preserve"> </w:delText>
        </w:r>
      </w:del>
      <w:hyperlink w:anchor="exm-rss-three-points">
        <w:del w:id="397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98" w:author="PR Preview" w:date="2026-01-01T00:00:00Z">
        <w:r>
          <w:delText xml:space="preserve">,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because it measures spread around the mean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rather than around the line’s fitted values.</w:delText>
        </w:r>
      </w:del>
    </w:p>
    <w:p>
      <w:pPr>
        <w:pStyle w:val="FirstParagraph"/>
      </w:pPr>
      <w:ins w:id="403" w:author="PR Preview" w:date="2026-01-01T00:00:00Z">
        <w:r>
          <w:rPr>
            <w:b/>
            <w:bCs/>
          </w:rPr>
          <w:t xml:space="preserve">Example 11 (Residual sum of squares of a line through three points)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For the points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09" w:author="PR Preview" w:date="2026-01-01T00:00:00Z">
        <w:r>
          <w:t xml:space="preserve">,</w:t>
        </w:r>
      </w:ins>
      <w:ins w:id="4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the line with</w:t>
        </w:r>
      </w:ins>
      <w:ins w:id="41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and</w:t>
        </w:r>
      </w:ins>
      <w:ins w:id="416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(</w:t>
        </w:r>
      </w:ins>
      <w:hyperlink w:anchor="exm-rss-line">
        <w:ins w:id="419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20" w:author="PR Preview" w:date="2026-01-01T00:00:00Z">
        <w:r>
          <w:t xml:space="preserve">),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residuals are</w:t>
        </w:r>
      </w:ins>
      <w:ins w:id="423" w:author="PR Preview" w:date="2026-01-01T00:00:00Z">
        <w:r>
          <w:t xml:space="preserve"> </w:t>
        </w:r>
      </w:ins>
      <m:oMath>
        <m:r>
          <m:t>0</m:t>
        </m:r>
      </m:oMath>
      <w:ins w:id="424" w:author="PR Preview" w:date="2026-01-01T00:00:00Z">
        <w:r>
          <w:t xml:space="preserve">,</w:t>
        </w:r>
      </w:ins>
      <w:ins w:id="425" w:author="PR Preview" w:date="2026-01-01T00:00:00Z">
        <w:r>
          <w:t xml:space="preserve"> </w:t>
        </w:r>
      </w:ins>
      <m:oMath>
        <m:r>
          <m:t>0.5</m:t>
        </m:r>
      </m:oMath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and</w:t>
        </w:r>
      </w:ins>
      <w:ins w:id="428" w:author="PR Preview" w:date="2026-01-01T00:00:00Z">
        <w:r>
          <w:t xml:space="preserve"> </w:t>
        </w:r>
      </w:ins>
      <m:oMath>
        <m:r>
          <m:t>0</m:t>
        </m:r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so</w:t>
        </w:r>
      </w:ins>
      <w:ins w:id="432" w:author="PR Preview" w:date="2026-01-01T00:00:00Z">
        <w:r>
          <w:t xml:space="preserve"> </w:t>
        </w:r>
      </w:ins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ins w:id="433" w:author="PR Preview" w:date="2026-01-01T00:00:00Z">
        <w:r>
          <w:t xml:space="preserve">.</w:t>
        </w:r>
      </w:ins>
    </w:p>
    <w:bookmarkEnd w:id="28"/>
    <w:bookmarkStart w:id="29" w:name="exm-not-rss"/>
    <w:p>
      <w:pPr>
        <w:pStyle w:val="BodyText"/>
      </w:pPr>
      <w:ins w:id="434" w:author="PR Preview" w:date="2026-01-01T00:00:00Z">
        <w:r>
          <w:rPr>
            <w:b/>
            <w:bCs/>
          </w:rPr>
          <w:t xml:space="preserve">Example 12 (A sum of squares that is not a residual sum of squares)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For the same three points,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the sum of squared deviations of</w:t>
        </w:r>
      </w:ins>
      <w:ins w:id="43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from their mean,</w:t>
        </w:r>
      </w:ins>
      <w:ins w:id="44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/</m:t>
        </m:r>
        <m:r>
          <m:t>3</m:t>
        </m:r>
      </m:oMath>
      <w:ins w:id="443" w:author="PR Preview" w:date="2026-01-01T00:00:00Z">
        <w:r>
          <w:t xml:space="preserve">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is</w:t>
        </w:r>
      </w:ins>
      <w:ins w:id="44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/</m:t>
        </m:r>
        <m:r>
          <m:t>3</m:t>
        </m:r>
      </m:oMath>
      <w:ins w:id="447" w:author="PR Preview" w:date="2026-01-01T00:00:00Z">
        <w:r>
          <w:t xml:space="preserve">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That quantity is the total sum of squares,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not the residual sum of squares (</w:t>
        </w:r>
      </w:ins>
      <w:hyperlink w:anchor="def-rss">
        <w:ins w:id="452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53" w:author="PR Preview" w:date="2026-01-01T00:00:00Z">
        <w:r>
          <w:t xml:space="preserve">) of the line in</w:t>
        </w:r>
      </w:ins>
      <w:ins w:id="454" w:author="PR Preview" w:date="2026-01-01T00:00:00Z">
        <w:r>
          <w:t xml:space="preserve"> </w:t>
        </w:r>
      </w:ins>
      <w:hyperlink w:anchor="exm-rss-three-points">
        <w:ins w:id="455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because it measures spread around the mean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rather than around the line’s fitted values.</w:t>
        </w:r>
      </w:ins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del w:id="461" w:author="PR Preview" w:date="2026-01-01T00:00:00Z">
        <w:r>
          <w:rPr>
            <w:b/>
            <w:bCs/>
          </w:rPr>
          <w:delText xml:space="preserve">Example 12 (Pythagorean theorem example)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For a triangle with sides 3, 4, and 5:</w:delText>
        </w:r>
      </w:del>
    </w:p>
    <w:p>
      <w:pPr>
        <w:pStyle w:val="FirstParagraph"/>
      </w:pPr>
      <w:ins w:id="464" w:author="PR Preview" w:date="2026-01-01T00:00:00Z">
        <w:r>
          <w:rPr>
            <w:b/>
            <w:bCs/>
          </w:rPr>
          <w:t xml:space="preserve">Example 13 (Pythagorean theorem example)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For a triangle with sides 3, 4, and 5: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del w:id="467" w:author="PR Preview" w:date="2026-01-01T00:00:00Z">
        <w:r>
          <w:rPr>
            <w:b/>
            <w:bCs/>
          </w:rPr>
          <w:delText xml:space="preserve">Example 13 (Euclid’s parallel postulate)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Through a point not on a line,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exactly one line can be drawn parallel to the given line.</w:delText>
        </w:r>
      </w:del>
    </w:p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Example 14 (Euclid’s parallel postulate)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Through a point not on a line,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exactly one line can be drawn parallel to the given line.</w:t>
        </w:r>
      </w:ins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del w:id="477" w:author="PR Preview" w:date="2026-01-01T00:00:00Z">
        <w:r>
          <w:rPr>
            <w:b/>
            <w:bCs/>
          </w:rPr>
          <w:delText xml:space="preserve">Example 14 (Deriving an equality from the side that simplifies)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Suppose an outcome</w:delText>
        </w:r>
      </w:del>
      <w:del w:id="4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has mean</w:delText>
        </w:r>
      </w:del>
      <w:del w:id="48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i</m:t>
            </m:r>
          </m:sub>
        </m:sSub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and deviation</w:delText>
        </w:r>
      </w:del>
      <w:del w:id="48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del w:id="487" w:author="PR Preview" w:date="2026-01-01T00:00:00Z">
        <w:r>
          <w:delText xml:space="preserve">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 a derivation needs</w:delText>
        </w:r>
      </w:del>
      <w:del w:id="49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del w:id="491" w:author="PR Preview" w:date="2026-01-01T00:00:00Z">
        <w:r>
          <w:delText xml:space="preserve">.</w:delText>
        </w:r>
      </w:del>
    </w:p>
    <w:p>
      <w:pPr>
        <w:pStyle w:val="BodyText"/>
      </w:pPr>
      <w:ins w:id="492" w:author="PR Preview" w:date="2026-01-01T00:00:00Z">
        <w:r>
          <w:rPr>
            <w:b/>
            <w:bCs/>
          </w:rPr>
          <w:t xml:space="preserve">Example 15 (Deriving an equality from the side that simplifies)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Suppose an outcome</w:t>
        </w:r>
      </w:ins>
      <w:ins w:id="49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has mean</w:t>
        </w:r>
      </w:ins>
      <w:ins w:id="49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i</m:t>
            </m:r>
          </m:sub>
        </m:sSub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 deviation</w:t>
        </w:r>
      </w:ins>
      <w:ins w:id="501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and a derivation needs</w:t>
        </w:r>
      </w:ins>
      <w:ins w:id="50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ins w:id="506" w:author="PR Preview" w:date="2026-01-01T00:00:00Z">
        <w:r>
          <w:t xml:space="preserve">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del w:id="507" w:author="PR Preview" w:date="2026-01-01T00:00:00Z">
        <w:r>
          <w:rPr>
            <w:b/>
            <w:bCs/>
          </w:rPr>
          <w:delText xml:space="preserve">Example 15 (Splitting a theorem that states two results)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 </w:delText>
        </w:r>
      </w:del>
    </w:p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Example 16 (Splitting a theorem that states two results)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2026-10-14T08:33:20Z</dcterms:created>
  <dcterms:modified xsi:type="dcterms:W3CDTF">2026-10-14T08:33:20Z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01:29:55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