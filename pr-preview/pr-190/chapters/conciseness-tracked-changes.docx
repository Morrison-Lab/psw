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21:04:16 (PDT)</w:delText>
        </w:r>
      </w:del>
    </w:p>
    <w:p>
      <w:pPr>
        <w:pStyle w:val="Date"/>
      </w:pPr>
      <w:ins w:id="2" w:author="PR Preview" w:date="2026-01-01T00:00:00Z">
        <w:r>
          <w:t xml:space="preserve">Last modified: 2026-10-14 01:31:08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2026-10-14T08:34:20Z</dcterms:created>
  <dcterms:modified xsi:type="dcterms:W3CDTF">2026-10-14T08:34:20Z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01:31:08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