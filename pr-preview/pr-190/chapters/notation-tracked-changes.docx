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ins w:id="3" w:author="PR Preview" w:date="2026-01-01T00:00:00Z">
        <w:r>
          <w:t xml:space="preserve">9 Stating assumptions before using them</w:t>
        </w:r>
      </w:ins>
    </w:p>
    <w:p>
      <w:pPr>
        <w:pStyle w:val="FirstParagraph"/>
      </w:pPr>
      <w:ins w:id="4" w:author="PR Preview" w:date="2026-01-01T00:00:00Z">
        <w:r>
          <w:t xml:space="preserve">State each assumption before the step that uses it.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 reader processes a derivation line by line,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 a condition that arrives after the line it governs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forces them to go back and reread that line with the condition in mind.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 first-time reader may not realize the line was incomplete,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may conclude that the step is wrong or unjustified.</w:t>
        </w:r>
      </w:ins>
    </w:p>
    <w:p>
      <w:pPr>
        <w:pStyle w:val="BodyText"/>
      </w:pPr>
      <w:ins w:id="15" w:author="PR Preview" w:date="2026-01-01T00:00:00Z">
        <w:r>
          <w:t xml:space="preserve">This covers every kind of condition:</w:t>
        </w:r>
      </w:ins>
    </w:p>
    <w:p>
      <w:pPr>
        <w:pStyle w:val="Compact"/>
        <w:numPr>
          <w:ilvl w:val="0"/>
          <w:numId w:val="1010"/>
        </w:numPr>
      </w:pPr>
      <w:ins w:id="16" w:author="PR Preview" w:date="2026-01-01T00:00:00Z">
        <w:r>
          <w:t xml:space="preserve">a restriction on a variable (</w:t>
        </w:r>
      </w:ins>
      <w:ins w:id="17" w:author="PR Preview" w:date="2026-01-01T00:00:00Z">
        <w:r>
          <w:t xml:space="preserve">“for</w:t>
        </w:r>
      </w:ins>
      <w:ins w:id="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2</m:t>
        </m:r>
      </m:oMath>
      <w:ins w:id="19" w:author="PR Preview" w:date="2026-01-01T00:00:00Z">
        <w:r>
          <w:t xml:space="preserve">”</w:t>
        </w:r>
      </w:ins>
      <w:ins w:id="20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0"/>
        </w:numPr>
      </w:pPr>
      <w:ins w:id="21" w:author="PR Preview" w:date="2026-01-01T00:00:00Z">
        <w:r>
          <w:t xml:space="preserve">a hypothesis of a theorem;</w:t>
        </w:r>
      </w:ins>
    </w:p>
    <w:p>
      <w:pPr>
        <w:pStyle w:val="Compact"/>
        <w:numPr>
          <w:ilvl w:val="0"/>
          <w:numId w:val="1010"/>
        </w:numPr>
      </w:pPr>
      <w:ins w:id="22" w:author="PR Preview" w:date="2026-01-01T00:00:00Z">
        <w:r>
          <w:t xml:space="preserve">a case split;</w:t>
        </w:r>
      </w:ins>
    </w:p>
    <w:p>
      <w:pPr>
        <w:pStyle w:val="Compact"/>
        <w:numPr>
          <w:ilvl w:val="0"/>
          <w:numId w:val="1010"/>
        </w:numPr>
      </w:pPr>
      <w:ins w:id="23" w:author="PR Preview" w:date="2026-01-01T00:00:00Z">
        <w:r>
          <w:t xml:space="preserve">a fact that a step relies on.</w:t>
        </w:r>
      </w:ins>
    </w:p>
    <w:p>
      <w:pPr>
        <w:pStyle w:val="FirstParagraph"/>
      </w:pPr>
      <w:ins w:id="24" w:author="PR Preview" w:date="2026-01-01T00:00:00Z">
        <w:r>
          <w:t xml:space="preserve">Introduce the variable and its constraint together,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as in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“let</w:t>
        </w:r>
      </w:ins>
      <w:ins w:id="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2</m:t>
        </m:r>
      </m:oMath>
      <w:ins w:id="30" w:author="PR Preview" w:date="2026-01-01T00:00:00Z">
        <w:r>
          <w:t xml:space="preserve">”</w:t>
        </w:r>
      </w:ins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then write the steps that need the constraint.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When a step uses a fact proved earlier,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cite it in the justification on that line.</w:t>
        </w:r>
      </w:ins>
    </w:p>
    <w:bookmarkStart w:id="48" w:name="exm-assumptions-first"/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Example 18 (Stating the restriction on</w:t>
        </w:r>
      </w:ins>
      <w:ins w:id="3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40" w:author="PR Preview" w:date="2026-01-01T00:00:00Z">
        <w:r>
          <w:rPr>
            <w:b/>
            <w:bCs/>
          </w:rPr>
          <w:t xml:space="preserve"> </w:t>
        </w:r>
      </w:ins>
      <w:ins w:id="41" w:author="PR Preview" w:date="2026-01-01T00:00:00Z">
        <w:r>
          <w:rPr>
            <w:b/>
            <w:bCs/>
          </w:rPr>
          <w:t xml:space="preserve">before using it)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To show that</w:t>
        </w:r>
      </w:ins>
      <w:ins w:id="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a strict local minimizer of</w:t>
        </w:r>
      </w:ins>
      <w:ins w:id="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we show that</w:t>
        </w:r>
      </w:ins>
      <w:ins w:id="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for every</w:t>
        </w:r>
      </w:ins>
      <w:ins w:id="54" w:author="PR Preview" w:date="2026-01-01T00:00:00Z">
        <w:r>
          <w:t xml:space="preserve"> </w:t>
        </w:r>
      </w:ins>
      <m:oMath>
        <m:r>
          <m:t>x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near 2 other than 2 itself.</w:t>
        </w:r>
      </w:ins>
    </w:p>
    <w:p>
      <w:pPr>
        <w:pStyle w:val="BlockText"/>
      </w:pPr>
      <w:ins w:id="57" w:author="PR Preview" w:date="2026-01-01T00:00:00Z">
        <w:r>
          <w:t xml:space="preserve">❌</w:t>
        </w:r>
      </w:ins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ins w:id="58" w:author="PR Preview" w:date="2026-01-01T00:00:00Z">
        <w:r>
          <w:t xml:space="preserve">✅ Let</w:t>
        </w:r>
      </w:ins>
      <w:ins w:id="5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2</m:t>
        </m:r>
      </m:oMath>
      <w:ins w:id="60" w:author="PR Preview" w:date="2026-01-01T00:00:00Z">
        <w:r>
          <w:t xml:space="preserve">. Then</w:t>
        </w:r>
      </w:ins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ins w:id="61" w:author="PR Preview" w:date="2026-01-01T00:00:00Z">
        <w:r>
          <w:t xml:space="preserve">In the ❌ version, the second line is false for</w:t>
        </w:r>
      </w:ins>
      <w:ins w:id="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 the reader learns this only from the note at its end.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In the ✅ version,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“let</w:t>
        </w:r>
      </w:ins>
      <w:ins w:id="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2</m:t>
        </m:r>
      </m:oMath>
      <w:ins w:id="71" w:author="PR Preview" w:date="2026-01-01T00:00:00Z">
        <w:r>
          <w:t xml:space="preserve">”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comes first,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so the reader reads each line already knowing which values of</w:t>
        </w:r>
      </w:ins>
      <w:ins w:id="76" w:author="PR Preview" w:date="2026-01-01T00:00:00Z">
        <w:r>
          <w:t xml:space="preserve"> </w:t>
        </w:r>
      </w:ins>
      <m:oMath>
        <m:r>
          <m:t>x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it covers,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the justification says exactly where the condition is used.</w:t>
        </w:r>
      </w:ins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2026-10-14T08:49:11Z</dcterms:created>
  <dcterms:modified xsi:type="dcterms:W3CDTF">2026-10-14T08:49:11Z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