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Give every key term a formal definition in a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w:ins w:id="5" w:author="PR Preview" w:date="2026-01-01T00:00:00Z">
        <w:r>
          <w:rPr>
            <w:rStyle w:val="VerbatimChar"/>
            <w:b/>
            <w:bCs/>
          </w:rPr>
          <w:t xml:space="preserve">#def-</w:t>
        </w:r>
      </w:ins>
      <w:ins w:id="6" w:author="PR Preview" w:date="2026-01-01T00:00:00Z">
        <w:r>
          <w:rPr>
            <w:b/>
            <w:bCs/>
          </w:rPr>
          <w:t xml:space="preserve"> </w:t>
        </w:r>
      </w:ins>
      <w:ins w:id="7" w:author="PR Preview" w:date="2026-01-01T00:00:00Z">
        <w:r>
          <w:rPr>
            <w:b/>
            <w:bCs/>
          </w:rPr>
          <w:t xml:space="preserve">div: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 term that the document relies on needs its own definition div,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even if an exercise, a solution, an example or a sentence of prose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has already explained it.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 explanation inside an exercise or solution cannot be linked to as a definition,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a student who skips the exercise never sees it.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Find the gaps by listing the terms the document uses,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such as the bolded phrases and the terms in section titles,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 checking that each one has 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rStyle w:val="VerbatimChar"/>
          </w:rPr>
          <w:t xml:space="preserve">#def-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div,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or a link to the page that has one.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This extends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i/>
            <w:iCs/>
          </w:rPr>
          <w:t xml:space="preserve">Give each term its own definition block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below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from terms defined in passing to terms explained only in exercises.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For example, if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“loss function”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first appears in an exercise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that asks students to compute one,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add a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rStyle w:val="VerbatimChar"/>
          </w:rPr>
          <w:t xml:space="preserve">#def-loss-function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div before the exercise,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link the exercise’s mentions to it.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2026-10-16T17:29:21Z</dcterms:created>
  <dcterms:modified xsi:type="dcterms:W3CDTF">2026-10-16T17:29:21Z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