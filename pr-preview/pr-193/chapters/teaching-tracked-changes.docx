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5" w:name="X7f95f8ec3b796fc99108c37bb45d62741b824c4"/>
    <w:p>
      <w:pPr>
        <w:pStyle w:val="Heading2"/>
      </w:pPr>
      <w:del w:id="3" w:author="PR Preview" w:date="2026-01-01T00:00:00Z">
        <w:r>
          <w:delText xml:space="preserve">9 Write labs for both languages and any computer</w:delText>
        </w:r>
      </w:del>
    </w:p>
    <w:p>
      <w:pPr>
        <w:pStyle w:val="Heading2"/>
      </w:pPr>
      <w:ins w:id="4" w:author="PR Preview" w:date="2026-01-01T00:00:00Z">
        <w:r>
          <w:t xml:space="preserve">9 Follow every example with an exercise and solution</w:t>
        </w:r>
      </w:ins>
    </w:p>
    <w:p>
      <w:pPr>
        <w:pStyle w:val="FirstParagraph"/>
      </w:pPr>
      <w:ins w:id="5" w:author="PR Preview" w:date="2026-01-01T00:00:00Z">
        <w:r>
          <w:t xml:space="preserve">Reading a worked example is passive.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reader who has just seen one method applied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learns more by applying it to a new case than by reading a second example.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So each example gets a practice exercise, with its solution, right after it.</w:t>
        </w:r>
      </w:ins>
    </w:p>
    <w:p>
      <w:pPr>
        <w:pStyle w:val="Compact"/>
        <w:numPr>
          <w:ilvl w:val="0"/>
          <w:numId w:val="1006"/>
        </w:numPr>
      </w:pPr>
      <w:ins w:id="12" w:author="PR Preview" w:date="2026-01-01T00:00:00Z">
        <w:r>
          <w:t xml:space="preserve">After every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rStyle w:val="VerbatimChar"/>
          </w:rPr>
          <w:t xml:space="preserve">#exm-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div, add an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rStyle w:val="VerbatimChar"/>
          </w:rPr>
          <w:t xml:space="preserve">#exr-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div that asks the reader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to do the same thing for a different case,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followed by its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#sol-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div.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exercise changes the data, the function or the question,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so the solution is not a copy of the example.</w:t>
        </w:r>
      </w:ins>
    </w:p>
    <w:p>
      <w:pPr>
        <w:pStyle w:val="Compact"/>
        <w:numPr>
          <w:ilvl w:val="0"/>
          <w:numId w:val="1006"/>
        </w:numPr>
      </w:pPr>
      <w:ins w:id="33" w:author="PR Preview" w:date="2026-01-01T00:00:00Z">
        <w:r>
          <w:t xml:space="preserve">The full sequence for a new idea is therefore: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 exercise that poses the question and its solution,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 definition or theorem,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 example,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a practice exercise with its solution.</w:t>
        </w:r>
      </w:ins>
    </w:p>
    <w:p>
      <w:pPr>
        <w:pStyle w:val="Compact"/>
        <w:numPr>
          <w:ilvl w:val="0"/>
          <w:numId w:val="1006"/>
        </w:numPr>
      </w:pPr>
      <w:ins w:id="42" w:author="PR Preview" w:date="2026-01-01T00:00:00Z">
        <w:r>
          <w:t xml:space="preserve">More generally, give readers an opportunity to think at every stage: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 question they can answer before the next paragraph, a calculation to try,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 prediction to make before the code runs.</w:t>
        </w:r>
      </w:ins>
    </w:p>
    <w:p>
      <w:pPr>
        <w:pStyle w:val="Compact"/>
        <w:numPr>
          <w:ilvl w:val="0"/>
          <w:numId w:val="1006"/>
        </w:numPr>
      </w:pPr>
      <w:ins w:id="47" w:author="PR Preview" w:date="2026-01-01T00:00:00Z">
        <w:r>
          <w:t xml:space="preserve">A counterexample (see</w:t>
        </w:r>
      </w:ins>
      <w:ins w:id="48" w:author="PR Preview" w:date="2026-01-01T00:00:00Z">
        <w:r>
          <w:t xml:space="preserve"> </w:t>
        </w:r>
      </w:ins>
      <w:hyperlink r:id="rId14">
        <w:ins w:id="49" w:author="PR Preview" w:date="2026-01-01T00:00:00Z">
          <w:r>
            <w:rPr>
              <w:rStyle w:val="Hyperlink"/>
            </w:rPr>
            <w:t xml:space="preserve">Defining terms clearly</w:t>
          </w:r>
        </w:ins>
      </w:hyperlink>
      <w:ins w:id="50" w:author="PR Preview" w:date="2026-01-01T00:00:00Z">
        <w:r>
          <w:t xml:space="preserve">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can stand in for the practice exercise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when the exercise would be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“decide whether this case fits the definition”</w:t>
        </w:r>
      </w:ins>
      <w:ins w:id="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58" w:author="PR Preview" w:date="2026-01-01T00:00:00Z">
        <w:r>
          <w:t xml:space="preserve">Give the practice exercise its own slug and follow the numbering and slide-break rules above.</w:t>
        </w:r>
      </w:ins>
    </w:p>
    <w:bookmarkStart w:id="24" w:name="exm-practice-after-example"/>
    <w:p>
      <w:pPr>
        <w:pStyle w:val="FirstParagraph"/>
      </w:pPr>
      <w:ins w:id="59" w:author="PR Preview" w:date="2026-01-01T00:00:00Z">
        <w:r>
          <w:rPr>
            <w:b/>
            <w:bCs/>
          </w:rPr>
          <w:t xml:space="preserve">Example 2 (An example followed by a practice exercise)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 </w:t>
        </w:r>
      </w:ins>
    </w:p>
    <w:p>
      <w:pPr>
        <w:pStyle w:val="BlockText"/>
      </w:pPr>
      <w:ins w:id="62" w:author="PR Preview" w:date="2026-01-01T00:00:00Z">
        <w:r>
          <w:t xml:space="preserve">✅</w:t>
        </w:r>
      </w:ins>
    </w:p>
    <w:p>
      <w:pPr>
        <w:pStyle w:val="SourceCode"/>
      </w:pPr>
      <w:ins w:id="63" w:author="PR Preview" w:date="2026-01-01T00:00:00Z">
        <w:r>
          <w:rPr>
            <w:rStyle w:val="NormalTok"/>
          </w:rPr>
          <w:t xml:space="preserve">::: {#exm-sample-mean}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(the sample mean of one variable in a real dataset, computed by a code chunk)</w:t>
        </w:r>
      </w:ins>
      <w:ins w:id="66" w:author="PR Preview" w:date="2026-01-01T00:00:00Z">
        <w:r>
          <w:br/>
        </w:r>
      </w:ins>
      <w:ins w:id="67" w:author="PR Preview" w:date="2026-01-01T00:00:00Z">
        <w:r>
          <w:rPr>
            <w:rStyle w:val="NormalTok"/>
          </w:rPr>
          <w:t xml:space="preserve">:::</w:t>
        </w:r>
      </w:ins>
      <w:ins w:id="68" w:author="PR Preview" w:date="2026-01-01T00:00:00Z">
        <w:r>
          <w:br/>
        </w:r>
      </w:ins>
      <w:ins w:id="69" w:author="PR Preview" w:date="2026-01-01T00:00:00Z">
        <w:r>
          <w:br/>
        </w:r>
      </w:ins>
      <w:ins w:id="70" w:author="PR Preview" w:date="2026-01-01T00:00:00Z">
        <w:r>
          <w:rPr>
            <w:rStyle w:val="NormalTok"/>
          </w:rPr>
          <w:t xml:space="preserve">::: {#exr-sample-mean-new-variable}</w:t>
        </w:r>
      </w:ins>
      <w:ins w:id="71" w:author="PR Preview" w:date="2026-01-01T00:00:00Z">
        <w:r>
          <w:br/>
        </w:r>
      </w:ins>
      <w:ins w:id="72" w:author="PR Preview" w:date="2026-01-01T00:00:00Z">
        <w:r>
          <w:rPr>
            <w:rStyle w:val="NormalTok"/>
          </w:rPr>
          <w:t xml:space="preserve">Compute the sample mean of a different variable in the same dataset.</w:t>
        </w:r>
      </w:ins>
      <w:ins w:id="73" w:author="PR Preview" w:date="2026-01-01T00:00:00Z">
        <w:r>
          <w:br/>
        </w:r>
      </w:ins>
      <w:ins w:id="74" w:author="PR Preview" w:date="2026-01-01T00:00:00Z">
        <w:r>
          <w:rPr>
            <w:rStyle w:val="NormalTok"/>
          </w:rPr>
          <w:t xml:space="preserve">:::</w:t>
        </w:r>
      </w:ins>
      <w:ins w:id="75" w:author="PR Preview" w:date="2026-01-01T00:00:00Z">
        <w:r>
          <w:br/>
        </w:r>
      </w:ins>
      <w:ins w:id="76" w:author="PR Preview" w:date="2026-01-01T00:00:00Z">
        <w:r>
          <w:br/>
        </w:r>
      </w:ins>
      <w:ins w:id="77" w:author="PR Preview" w:date="2026-01-01T00:00:00Z">
        <w:r>
          <w:rPr>
            <w:rStyle w:val="NormalTok"/>
          </w:rPr>
          <w:t xml:space="preserve">::: {#sol-sample-mean-new-variable}</w:t>
        </w:r>
      </w:ins>
      <w:ins w:id="78" w:author="PR Preview" w:date="2026-01-01T00:00:00Z">
        <w:r>
          <w:br/>
        </w:r>
      </w:ins>
      <w:ins w:id="79" w:author="PR Preview" w:date="2026-01-01T00:00:00Z">
        <w:r>
          <w:rPr>
            <w:rStyle w:val="NormalTok"/>
          </w:rPr>
          <w:t xml:space="preserve">(the code chunk and its output)</w:t>
        </w:r>
      </w:ins>
      <w:ins w:id="80" w:author="PR Preview" w:date="2026-01-01T00:00:00Z">
        <w:r>
          <w:br/>
        </w:r>
      </w:ins>
      <w:ins w:id="81" w:author="PR Preview" w:date="2026-01-01T00:00:00Z">
        <w:r>
          <w:rPr>
            <w:rStyle w:val="NormalTok"/>
          </w:rPr>
          <w:t xml:space="preserve">:::</w:t>
        </w:r>
      </w:ins>
    </w:p>
    <w:p>
      <w:pPr>
        <w:pStyle w:val="FirstParagraph"/>
      </w:pPr>
      <w:ins w:id="82" w:author="PR Preview" w:date="2026-01-01T00:00:00Z">
        <w:r>
          <w:t xml:space="preserve">The example shows the method once.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 exercise asks the reader to repeat it on a new variable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before moving on, and the solution’s numbers still come from running code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(see</w:t>
        </w:r>
      </w:ins>
      <w:ins w:id="89" w:author="PR Preview" w:date="2026-01-01T00:00:00Z">
        <w:r>
          <w:t xml:space="preserve"> </w:t>
        </w:r>
      </w:ins>
      <w:hyperlink w:anchor="use-real-data-and-compute-every-number">
        <w:ins w:id="90" w:author="PR Preview" w:date="2026-01-01T00:00:00Z">
          <w:r>
            <w:rPr>
              <w:rStyle w:val="Hyperlink"/>
            </w:rPr>
            <w:t xml:space="preserve">Use real data and compute every number</w:t>
          </w:r>
        </w:ins>
      </w:hyperlink>
      <w:ins w:id="91" w:author="PR Preview" w:date="2026-01-01T00:00:00Z">
        <w:r>
          <w:t xml:space="preserve">).</w:t>
        </w:r>
      </w:ins>
    </w:p>
    <w:bookmarkEnd w:id="24"/>
    <w:bookmarkEnd w:id="25"/>
    <w:bookmarkStart w:id="29" w:name="Xf27331f4c36c8d578e5fa29a37312484cc3343a"/>
    <w:p>
      <w:pPr>
        <w:pStyle w:val="Heading2"/>
      </w:pPr>
      <w:ins w:id="92" w:author="PR Preview" w:date="2026-01-01T00:00:00Z">
        <w:r>
          <w:t xml:space="preserve">10 Write labs for both languages and any computer</w:t>
        </w:r>
      </w:ins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6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7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8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9"/>
    <w:bookmarkStart w:id="38" w:name="present-r-results-with-modern-packages"/>
    <w:p>
      <w:pPr>
        <w:pStyle w:val="Heading2"/>
      </w:pPr>
      <w:del w:id="93" w:author="PR Preview" w:date="2026-01-01T00:00:00Z">
        <w:r>
          <w:delText xml:space="preserve">10 Present R results with modern packages</w:delText>
        </w:r>
      </w:del>
    </w:p>
    <w:p>
      <w:pPr>
        <w:pStyle w:val="Heading2"/>
      </w:pPr>
      <w:ins w:id="94" w:author="PR Preview" w:date="2026-01-01T00:00:00Z">
        <w:r>
          <w:t xml:space="preserve">11 Present R results with modern packages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8"/>
    <w:bookmarkStart w:id="42" w:name="manipulate-data-with-dplyr-not-base-r"/>
    <w:p>
      <w:pPr>
        <w:pStyle w:val="Heading2"/>
      </w:pPr>
      <w:del w:id="95" w:author="PR Preview" w:date="2026-01-01T00:00:00Z">
        <w:r>
          <w:delText xml:space="preserve">11 Manipulate data with dplyr, not base R</w:delText>
        </w:r>
      </w:del>
    </w:p>
    <w:p>
      <w:pPr>
        <w:pStyle w:val="Heading2"/>
      </w:pPr>
      <w:ins w:id="96" w:author="PR Preview" w:date="2026-01-01T00:00:00Z">
        <w:r>
          <w:t xml:space="preserve">12 Manipulate data with dplyr, not base R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3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2"/>
    <w:bookmarkStart w:id="43" w:name="X7c0de8eaf50a5b2644eabf66f1f9b734b8a4a71"/>
    <w:p>
      <w:pPr>
        <w:pStyle w:val="Heading2"/>
      </w:pPr>
      <w:del w:id="97" w:author="PR Preview" w:date="2026-01-01T00:00:00Z">
        <w:r>
          <w:delText xml:space="preserve">12 Comment every code chunk to say what and why</w:delText>
        </w:r>
      </w:del>
    </w:p>
    <w:p>
      <w:pPr>
        <w:pStyle w:val="Heading2"/>
      </w:pPr>
      <w:ins w:id="98" w:author="PR Preview" w:date="2026-01-01T00:00:00Z">
        <w:r>
          <w:t xml:space="preserve">13 Comment every code chunk to say what and why</w:t>
        </w:r>
      </w:ins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del w:id="99" w:author="PR Preview" w:date="2026-01-01T00:00:00Z">
        <w:r>
          <w:delText xml:space="preserve">13 Introduce every function in a programming primer</w:delText>
        </w:r>
      </w:del>
    </w:p>
    <w:p>
      <w:pPr>
        <w:pStyle w:val="Heading2"/>
      </w:pPr>
      <w:ins w:id="100" w:author="PR Preview" w:date="2026-01-01T00:00:00Z">
        <w:r>
          <w:t xml:space="preserve">14 Introduce every function in a programming primer</w:t>
        </w:r>
      </w:ins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del w:id="101" w:author="PR Preview" w:date="2026-01-01T00:00:00Z">
        <w:r>
          <w:delText xml:space="preserve">14 Make figures accessible</w:delText>
        </w:r>
      </w:del>
    </w:p>
    <w:p>
      <w:pPr>
        <w:pStyle w:val="Heading2"/>
      </w:pPr>
      <w:ins w:id="102" w:author="PR Preview" w:date="2026-01-01T00:00:00Z">
        <w:r>
          <w:t xml:space="preserve">15 Make figures accessible</w:t>
        </w:r>
      </w:ins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del w:id="103" w:author="PR Preview" w:date="2026-01-01T00:00:00Z">
        <w:r>
          <w:delText xml:space="preserve">15 Structure slides for the reader</w:delText>
        </w:r>
      </w:del>
    </w:p>
    <w:p>
      <w:pPr>
        <w:pStyle w:val="Heading2"/>
      </w:pPr>
      <w:ins w:id="104" w:author="PR Preview" w:date="2026-01-01T00:00:00Z">
        <w:r>
          <w:t xml:space="preserve">16 Structure slides for the reader</w:t>
        </w:r>
      </w:ins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del w:id="105" w:author="PR Preview" w:date="2026-01-01T00:00:00Z">
        <w:r>
          <w:delText xml:space="preserve">16 Credit other courses without summarizing them</w:delText>
        </w:r>
      </w:del>
    </w:p>
    <w:p>
      <w:pPr>
        <w:pStyle w:val="Heading2"/>
      </w:pPr>
      <w:ins w:id="106" w:author="PR Preview" w:date="2026-01-01T00:00:00Z">
        <w:r>
          <w:t xml:space="preserve">17 Credit other courses without summarizing them</w:t>
        </w:r>
      </w:ins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del w:id="107" w:author="PR Preview" w:date="2026-01-01T00:00:00Z">
        <w:r>
          <w:delText xml:space="preserve">17 Rules that apply to all writing</w:delText>
        </w:r>
      </w:del>
    </w:p>
    <w:p>
      <w:pPr>
        <w:pStyle w:val="Heading2"/>
      </w:pPr>
      <w:ins w:id="108" w:author="PR Preview" w:date="2026-01-01T00:00:00Z">
        <w:r>
          <w:t xml:space="preserve">18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cran.r-project.org/package=broom" TargetMode="External"/><Relationship Id="rId31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9" Type="http://schemas.openxmlformats.org/officeDocument/2006/relationships/hyperlink" Target="https://dplyr.tidyverse.org/" TargetMode="External"/><Relationship Id="rId30" Type="http://schemas.openxmlformats.org/officeDocument/2006/relationships/hyperlink" Target="https://easystats.github.io/parameters/" TargetMode="External"/><Relationship Id="rId35" Type="http://schemas.openxmlformats.org/officeDocument/2006/relationships/hyperlink" Target="https://easystats.github.io/performance/" TargetMode="External"/><Relationship Id="rId32" Type="http://schemas.openxmlformats.org/officeDocument/2006/relationships/hyperlink" Target="https://ggplot2.tidyverse.org/" TargetMode="External"/><Relationship Id="rId27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7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intro-stat-learning/ISLP_labs" TargetMode="External"/><Relationship Id="rId34" Type="http://schemas.openxmlformats.org/officeDocument/2006/relationships/hyperlink" Target="https://strengejacke.github.io/ggeffects/" TargetMode="External"/><Relationship Id="rId33" Type="http://schemas.openxmlformats.org/officeDocument/2006/relationships/hyperlink" Target="https://strengejacke.github.io/sjPlot/" TargetMode="External"/><Relationship Id="rId41" Type="http://schemas.openxmlformats.org/officeDocument/2006/relationships/hyperlink" Target="https://tibble.tidyverse.org/" TargetMode="External"/><Relationship Id="rId40" Type="http://schemas.openxmlformats.org/officeDocument/2006/relationships/hyperlink" Target="https://tidyr.tidyverse.org/" TargetMode="External"/><Relationship Id="rId26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cran.r-project.org/package=broom" TargetMode="External"/><Relationship Id="rId31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9" Type="http://schemas.openxmlformats.org/officeDocument/2006/relationships/hyperlink" Target="https://dplyr.tidyverse.org/" TargetMode="External"/><Relationship Id="rId30" Type="http://schemas.openxmlformats.org/officeDocument/2006/relationships/hyperlink" Target="https://easystats.github.io/parameters/" TargetMode="External"/><Relationship Id="rId35" Type="http://schemas.openxmlformats.org/officeDocument/2006/relationships/hyperlink" Target="https://easystats.github.io/performance/" TargetMode="External"/><Relationship Id="rId32" Type="http://schemas.openxmlformats.org/officeDocument/2006/relationships/hyperlink" Target="https://ggplot2.tidyverse.org/" TargetMode="External"/><Relationship Id="rId27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7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intro-stat-learning/ISLP_labs" TargetMode="External"/><Relationship Id="rId34" Type="http://schemas.openxmlformats.org/officeDocument/2006/relationships/hyperlink" Target="https://strengejacke.github.io/ggeffects/" TargetMode="External"/><Relationship Id="rId33" Type="http://schemas.openxmlformats.org/officeDocument/2006/relationships/hyperlink" Target="https://strengejacke.github.io/sjPlot/" TargetMode="External"/><Relationship Id="rId41" Type="http://schemas.openxmlformats.org/officeDocument/2006/relationships/hyperlink" Target="https://tibble.tidyverse.org/" TargetMode="External"/><Relationship Id="rId40" Type="http://schemas.openxmlformats.org/officeDocument/2006/relationships/hyperlink" Target="https://tidyr.tidyverse.org/" TargetMode="External"/><Relationship Id="rId26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2026-10-14T08:37:35Z</dcterms:created>
  <dcterms:modified xsi:type="dcterms:W3CDTF">2026-10-14T08:37:35Z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