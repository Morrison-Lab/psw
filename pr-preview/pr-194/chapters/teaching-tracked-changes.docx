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20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Show the data where it is first mentioned.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Put a table of a few rows, or a plot of the variables, directly after the sentence that names the dataset,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before any discussion of its features, the methods to apply to it, or the questions it raises.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 reader who has seen the data can picture what the next slides describe,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while a reader who has not must hold an abstract description in mind until the data appears.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If the data are too large to show, show a sample or a summary figure.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Link later mentions of the dataset back to this first display.</w:t>
        </w:r>
      </w:ins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19" w:name="exm-show-data-first"/>
    <w:p>
      <w:pPr>
        <w:pStyle w:val="FirstParagraph"/>
      </w:pPr>
      <w:ins w:id="16" w:author="PR Preview" w:date="2026-01-01T00:00:00Z">
        <w:r>
          <w:rPr>
            <w:b/>
            <w:bCs/>
          </w:rPr>
          <w:t xml:space="preserve">Example 2 (Showing the data at first mention)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 </w:t>
        </w:r>
      </w:ins>
    </w:p>
    <w:p>
      <w:pPr>
        <w:pStyle w:val="BlockText"/>
      </w:pPr>
      <w:ins w:id="19" w:author="PR Preview" w:date="2026-01-01T00:00:00Z">
        <w:r>
          <w:t xml:space="preserve">❌ Slides 3 to 9 discuss the spam data’s 57 predictors, its class imbalance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the loss we will minimize.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Slide 10 shows a table of the first rows.</w:t>
        </w:r>
      </w:ins>
    </w:p>
    <w:p>
      <w:pPr>
        <w:pStyle w:val="BlockText"/>
      </w:pPr>
      <w:ins w:id="24" w:author="PR Preview" w:date="2026-01-01T00:00:00Z">
        <w:r>
          <w:t xml:space="preserve">✅ Slide 3 introduces the spam data and shows a table of its first rows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a plot of one predictor by class.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Slides 4 to 10 discuss the predictors, the class imbalance and the loss,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refer back to that table and plot.</w:t>
        </w:r>
      </w:ins>
    </w:p>
    <w:p>
      <w:pPr>
        <w:pStyle w:val="FirstParagraph"/>
      </w:pPr>
      <w:ins w:id="31" w:author="PR Preview" w:date="2026-01-01T00:00:00Z">
        <w:r>
          <w:t xml:space="preserve">The ✅ version lets every later slide refer to something the reader has already seen.</w:t>
        </w:r>
      </w:ins>
    </w:p>
    <w:bookmarkEnd w:id="19"/>
    <w:bookmarkEnd w:id="20"/>
    <w:bookmarkStart w:id="21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1"/>
    <w:bookmarkStart w:id="24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3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4"/>
    <w:bookmarkStart w:id="28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8"/>
    <w:bookmarkStart w:id="37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7"/>
    <w:bookmarkStart w:id="41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4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1"/>
    <w:bookmarkStart w:id="42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2"/>
    <w:bookmarkStart w:id="43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3"/>
    <w:bookmarkStart w:id="44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4"/>
    <w:bookmarkStart w:id="46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6"/>
    <w:bookmarkStart w:id="50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0"/>
    <w:bookmarkStart w:id="59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8" w:name="refs"/>
    <w:bookmarkStart w:id="5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47" Type="http://schemas.openxmlformats.org/officeDocument/2006/relationships/hyperlink" Target="citations-evidence.qmd#adapting-another-courses-material" TargetMode="External"/><Relationship Id="rId49" Type="http://schemas.openxmlformats.org/officeDocument/2006/relationships/hyperlink" Target="citations-evidence.qmd#put-the-content-first" TargetMode="External"/><Relationship Id="rId48" Type="http://schemas.openxmlformats.org/officeDocument/2006/relationships/hyperlink" Target="citations-evidence.qmd#quote-the-original" TargetMode="External"/><Relationship Id="rId51" Type="http://schemas.openxmlformats.org/officeDocument/2006/relationships/hyperlink" Target="conciseness.qmd#lead-with-the-subject" TargetMode="External"/><Relationship Id="rId4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2" Type="http://schemas.openxmlformats.org/officeDocument/2006/relationships/hyperlink" Target="grammar.qmd#demonstrative-pronouns" TargetMode="External"/><Relationship Id="rId35" Type="http://schemas.openxmlformats.org/officeDocument/2006/relationships/hyperlink" Target="https://cran.r-project.org/package=broom" TargetMode="External"/><Relationship Id="rId30" Type="http://schemas.openxmlformats.org/officeDocument/2006/relationships/hyperlink" Target="https://cran.r-project.org/package=gtsummary" TargetMode="External"/><Relationship Id="rId56" Type="http://schemas.openxmlformats.org/officeDocument/2006/relationships/hyperlink" Target="https://doi.org/10.1073/pnas.1319030111" TargetMode="External"/><Relationship Id="rId38" Type="http://schemas.openxmlformats.org/officeDocument/2006/relationships/hyperlink" Target="https://dplyr.tidyverse.org/" TargetMode="External"/><Relationship Id="rId29" Type="http://schemas.openxmlformats.org/officeDocument/2006/relationships/hyperlink" Target="https://easystats.github.io/parameters/" TargetMode="External"/><Relationship Id="rId34" Type="http://schemas.openxmlformats.org/officeDocument/2006/relationships/hyperlink" Target="https://easystats.github.io/performance/" TargetMode="External"/><Relationship Id="rId31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ISLR-tidymodels-labs" TargetMode="External"/><Relationship Id="rId22" Type="http://schemas.openxmlformats.org/officeDocument/2006/relationships/hyperlink" Target="https://github.com/Morrison-Lab/ai-config/pull/4386" TargetMode="External"/><Relationship Id="rId36" Type="http://schemas.openxmlformats.org/officeDocument/2006/relationships/hyperlink" Target="https://github.com/d-morrison/rme" TargetMode="External"/><Relationship Id="rId27" Type="http://schemas.openxmlformats.org/officeDocument/2006/relationships/hyperlink" Target="https://github.com/intro-stat-learning/ISLP_labs" TargetMode="External"/><Relationship Id="rId33" Type="http://schemas.openxmlformats.org/officeDocument/2006/relationships/hyperlink" Target="https://strengejacke.github.io/ggeffects/" TargetMode="External"/><Relationship Id="rId32" Type="http://schemas.openxmlformats.org/officeDocument/2006/relationships/hyperlink" Target="https://strengejacke.github.io/sjPlot/" TargetMode="External"/><Relationship Id="rId40" Type="http://schemas.openxmlformats.org/officeDocument/2006/relationships/hyperlink" Target="https://tibble.tidyverse.org/" TargetMode="External"/><Relationship Id="rId39" Type="http://schemas.openxmlformats.org/officeDocument/2006/relationships/hyperlink" Target="https://tidyr.tidyverse.org/" TargetMode="External"/><Relationship Id="rId25" Type="http://schemas.openxmlformats.org/officeDocument/2006/relationships/hyperlink" Target="https://www.tidymodels.org/" TargetMode="External"/><Relationship Id="rId23" Type="http://schemas.openxmlformats.org/officeDocument/2006/relationships/hyperlink" Target="paper-organization.qmd#figures-and-tables" TargetMode="External"/><Relationship Id="rId54" Type="http://schemas.openxmlformats.org/officeDocument/2006/relationships/hyperlink" Target="word-choice.qmd#avoid-vague-and-metaphorical-language" TargetMode="External"/><Relationship Id="rId5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47" Type="http://schemas.openxmlformats.org/officeDocument/2006/relationships/hyperlink" Target="citations-evidence.qmd#adapting-another-courses-material" TargetMode="External"/><Relationship Id="rId49" Type="http://schemas.openxmlformats.org/officeDocument/2006/relationships/hyperlink" Target="citations-evidence.qmd#put-the-content-first" TargetMode="External"/><Relationship Id="rId48" Type="http://schemas.openxmlformats.org/officeDocument/2006/relationships/hyperlink" Target="citations-evidence.qmd#quote-the-original" TargetMode="External"/><Relationship Id="rId51" Type="http://schemas.openxmlformats.org/officeDocument/2006/relationships/hyperlink" Target="conciseness.qmd#lead-with-the-subject" TargetMode="External"/><Relationship Id="rId4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2" Type="http://schemas.openxmlformats.org/officeDocument/2006/relationships/hyperlink" Target="grammar.qmd#demonstrative-pronouns" TargetMode="External"/><Relationship Id="rId35" Type="http://schemas.openxmlformats.org/officeDocument/2006/relationships/hyperlink" Target="https://cran.r-project.org/package=broom" TargetMode="External"/><Relationship Id="rId30" Type="http://schemas.openxmlformats.org/officeDocument/2006/relationships/hyperlink" Target="https://cran.r-project.org/package=gtsummary" TargetMode="External"/><Relationship Id="rId56" Type="http://schemas.openxmlformats.org/officeDocument/2006/relationships/hyperlink" Target="https://doi.org/10.1073/pnas.1319030111" TargetMode="External"/><Relationship Id="rId38" Type="http://schemas.openxmlformats.org/officeDocument/2006/relationships/hyperlink" Target="https://dplyr.tidyverse.org/" TargetMode="External"/><Relationship Id="rId29" Type="http://schemas.openxmlformats.org/officeDocument/2006/relationships/hyperlink" Target="https://easystats.github.io/parameters/" TargetMode="External"/><Relationship Id="rId34" Type="http://schemas.openxmlformats.org/officeDocument/2006/relationships/hyperlink" Target="https://easystats.github.io/performance/" TargetMode="External"/><Relationship Id="rId31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ISLR-tidymodels-labs" TargetMode="External"/><Relationship Id="rId22" Type="http://schemas.openxmlformats.org/officeDocument/2006/relationships/hyperlink" Target="https://github.com/Morrison-Lab/ai-config/pull/4386" TargetMode="External"/><Relationship Id="rId36" Type="http://schemas.openxmlformats.org/officeDocument/2006/relationships/hyperlink" Target="https://github.com/d-morrison/rme" TargetMode="External"/><Relationship Id="rId27" Type="http://schemas.openxmlformats.org/officeDocument/2006/relationships/hyperlink" Target="https://github.com/intro-stat-learning/ISLP_labs" TargetMode="External"/><Relationship Id="rId33" Type="http://schemas.openxmlformats.org/officeDocument/2006/relationships/hyperlink" Target="https://strengejacke.github.io/ggeffects/" TargetMode="External"/><Relationship Id="rId32" Type="http://schemas.openxmlformats.org/officeDocument/2006/relationships/hyperlink" Target="https://strengejacke.github.io/sjPlot/" TargetMode="External"/><Relationship Id="rId40" Type="http://schemas.openxmlformats.org/officeDocument/2006/relationships/hyperlink" Target="https://tibble.tidyverse.org/" TargetMode="External"/><Relationship Id="rId39" Type="http://schemas.openxmlformats.org/officeDocument/2006/relationships/hyperlink" Target="https://tidyr.tidyverse.org/" TargetMode="External"/><Relationship Id="rId25" Type="http://schemas.openxmlformats.org/officeDocument/2006/relationships/hyperlink" Target="https://www.tidymodels.org/" TargetMode="External"/><Relationship Id="rId23" Type="http://schemas.openxmlformats.org/officeDocument/2006/relationships/hyperlink" Target="paper-organization.qmd#figures-and-tables" TargetMode="External"/><Relationship Id="rId54" Type="http://schemas.openxmlformats.org/officeDocument/2006/relationships/hyperlink" Target="word-choice.qmd#avoid-vague-and-metaphorical-language" TargetMode="External"/><Relationship Id="rId5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2026-10-14T08:40:03Z</dcterms:created>
  <dcterms:modified xsi:type="dcterms:W3CDTF">2026-10-14T08:40:03Z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