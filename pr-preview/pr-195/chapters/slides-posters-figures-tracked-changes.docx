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del w:id="3" w:author="PR Preview" w:date="2026-01-01T00:00:00Z">
        <w:r>
          <w:delText xml:space="preserve">3 Scientific figures</w:delText>
        </w:r>
      </w:del>
    </w:p>
    <w:p>
      <w:pPr>
        <w:pStyle w:val="Heading2"/>
      </w:pPr>
      <w:ins w:id="4" w:author="PR Preview" w:date="2026-01-01T00:00:00Z">
        <w:r>
          <w:t xml:space="preserve">3 Show the result in a figure</w:t>
        </w:r>
      </w:ins>
    </w:p>
    <w:p>
      <w:pPr>
        <w:pStyle w:val="FirstParagraph"/>
      </w:pPr>
      <w:ins w:id="5" w:author="PR Preview" w:date="2026-01-01T00:00:00Z">
        <w:r>
          <w:t xml:space="preserve">A figure often shows a pattern, an outlier or a comparison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faster and more reliably than a sentence or a table can describe it.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So when a result can be drawn, draw it,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use the text to point the reader to what the figure shows.</w:t>
        </w:r>
      </w:ins>
    </w:p>
    <w:p>
      <w:pPr>
        <w:pStyle w:val="Compact"/>
        <w:numPr>
          <w:ilvl w:val="0"/>
          <w:numId w:val="1003"/>
        </w:numPr>
      </w:pPr>
      <w:ins w:id="12" w:author="PR Preview" w:date="2026-01-01T00:00:00Z">
        <w:r>
          <w:t xml:space="preserve">Show the data before summarizing them.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Summary statistics can hide structure that a plot of the data reveals.</w:t>
        </w:r>
      </w:ins>
    </w:p>
    <w:p>
      <w:pPr>
        <w:pStyle w:val="Compact"/>
        <w:numPr>
          <w:ilvl w:val="0"/>
          <w:numId w:val="1003"/>
        </w:numPr>
      </w:pPr>
      <w:ins w:id="15" w:author="PR Preview" w:date="2026-01-01T00:00:00Z">
        <w:r>
          <w:t xml:space="preserve">Put the key result of each section in a figure,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write the section’s text around that figure.</w:t>
        </w:r>
      </w:ins>
    </w:p>
    <w:p>
      <w:pPr>
        <w:pStyle w:val="Compact"/>
        <w:numPr>
          <w:ilvl w:val="0"/>
          <w:numId w:val="1003"/>
        </w:numPr>
      </w:pPr>
      <w:ins w:id="18" w:author="PR Preview" w:date="2026-01-01T00:00:00Z">
        <w:r>
          <w:t xml:space="preserve">Make the figure show the comparison the text claims,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with the groups, fitted curve or interval on the same axes.</w:t>
        </w:r>
      </w:ins>
    </w:p>
    <w:p>
      <w:pPr>
        <w:pStyle w:val="Compact"/>
        <w:numPr>
          <w:ilvl w:val="0"/>
          <w:numId w:val="1003"/>
        </w:numPr>
      </w:pPr>
      <w:ins w:id="21" w:author="PR Preview" w:date="2026-01-01T00:00:00Z">
        <w:r>
          <w:t xml:space="preserve">Say in the text what to look at in the figure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(see</w:t>
        </w:r>
      </w:ins>
      <w:ins w:id="24" w:author="PR Preview" w:date="2026-01-01T00:00:00Z">
        <w:r>
          <w:t xml:space="preserve"> </w:t>
        </w:r>
      </w:ins>
      <w:hyperlink r:id="rId13">
        <w:ins w:id="25" w:author="PR Preview" w:date="2026-01-01T00:00:00Z">
          <w:r>
            <w:rPr>
              <w:rStyle w:val="Hyperlink"/>
            </w:rPr>
            <w:t xml:space="preserve">Figures and tables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27" w:author="PR Preview" w:date="2026-01-01T00:00:00Z">
        <w:r>
          <w:t xml:space="preserve">Use a table instead when readers need exact values to look up or compute with.</w:t>
        </w:r>
      </w:ins>
    </w:p>
    <w:bookmarkStart w:id="15" w:name="exm-anscombe"/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Example 1 (Four datasets with the same summaries)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Anscombe (1973)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constructed four small datasets of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pairs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(</w:t>
        </w:r>
      </w:ins>
      <w:hyperlink r:id="rId14">
        <w:ins w:id="38" w:author="PR Preview" w:date="2026-01-01T00:00:00Z">
          <w:r>
            <w:rPr>
              <w:rStyle w:val="Hyperlink"/>
            </w:rPr>
            <w:t xml:space="preserve">Wikipedia: Anscombe’s quartet</w:t>
          </w:r>
        </w:ins>
      </w:hyperlink>
      <w:ins w:id="39" w:author="PR Preview" w:date="2026-01-01T00:00:00Z">
        <w:r>
          <w:t xml:space="preserve">).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All four have the same mean of</w:t>
        </w:r>
      </w:ins>
      <w:ins w:id="42" w:author="PR Preview" w:date="2026-01-01T00:00:00Z">
        <w:r>
          <w:t xml:space="preserve"> </w:t>
        </w:r>
      </w:ins>
      <m:oMath>
        <m:r>
          <m:t>x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(9), the same mean of</w:t>
        </w:r>
      </w:ins>
      <w:ins w:id="45" w:author="PR Preview" w:date="2026-01-01T00:00:00Z">
        <w:r>
          <w:t xml:space="preserve"> </w:t>
        </w:r>
      </w:ins>
      <m:oMath>
        <m:r>
          <m:t>y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(7.5),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same correlation (0.82 to two decimal places)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the same least-squares line, with slope 0.5.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 table of these summaries cannot tell the datasets apart.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 scatterplot of each can: one is roughly linear with scatter,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one follows a smooth curve,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one is an exact line with a single outlier,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one has all but one of its points at the same</w:t>
        </w:r>
      </w:ins>
      <w:ins w:id="62" w:author="PR Preview" w:date="2026-01-01T00:00:00Z">
        <w:r>
          <w:t xml:space="preserve"> </w:t>
        </w:r>
      </w:ins>
      <m:oMath>
        <m:r>
          <m:t>x</m:t>
        </m:r>
      </m:oMath>
      <w:ins w:id="63" w:author="PR Preview" w:date="2026-01-01T00:00:00Z">
        <w:r>
          <w:t xml:space="preserve">.</w:t>
        </w:r>
      </w:ins>
    </w:p>
    <w:bookmarkEnd w:id="15"/>
    <w:bookmarkEnd w:id="16"/>
    <w:bookmarkStart w:id="35" w:name="sec-scientific-figures"/>
    <w:p>
      <w:pPr>
        <w:pStyle w:val="Heading2"/>
      </w:pPr>
      <w:ins w:id="64" w:author="PR Preview" w:date="2026-01-01T00:00:00Z">
        <w:r>
          <w:t xml:space="preserve">4 Scientific figures</w:t>
        </w:r>
      </w:ins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8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34" w:name="refs"/>
    <w:bookmarkStart w:id="27" w:name="ref-anscombe1973"/>
    <w:p>
      <w:pPr>
        <w:pStyle w:val="Bibliography"/>
      </w:pPr>
      <w:ins w:id="65" w:author="PR Preview" w:date="2026-01-01T00:00:00Z">
        <w:r>
          <w:t xml:space="preserve">Anscombe, F. J. 1973.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“Graphs in Statistical Analysis.”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i/>
            <w:iCs/>
          </w:rPr>
          <w:t xml:space="preserve">The American Statistician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27 (1): 17–21.</w:t>
        </w:r>
      </w:ins>
      <w:ins w:id="72" w:author="PR Preview" w:date="2026-01-01T00:00:00Z">
        <w:r>
          <w:t xml:space="preserve"> </w:t>
        </w:r>
      </w:ins>
      <w:hyperlink r:id="rId26">
        <w:ins w:id="73" w:author="PR Preview" w:date="2026-01-01T00:00:00Z">
          <w:r>
            <w:rPr>
              <w:rStyle w:val="Hyperlink"/>
            </w:rPr>
            <w:t xml:space="preserve">https://doi.org/10.1080/00031305.1973.10478966</w:t>
          </w:r>
        </w:ins>
      </w:hyperlink>
      <w:ins w:id="74" w:author="PR Preview" w:date="2026-01-01T00:00:00Z">
        <w:r>
          <w:t xml:space="preserve">.</w:t>
        </w:r>
      </w:ins>
    </w:p>
    <w:bookmarkEnd w:id="27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7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080/00031305.1973.10478966" TargetMode="External"/><Relationship Id="rId32" Type="http://schemas.openxmlformats.org/officeDocument/2006/relationships/hyperlink" Target="https://doi.org/10.1371/journal.pcbi.1003833" TargetMode="External"/><Relationship Id="rId19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5" Type="http://schemas.openxmlformats.org/officeDocument/2006/relationships/hyperlink" Target="https://jadebc.github.io/lab-manual/" TargetMode="External"/><Relationship Id="rId18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080/00031305.1973.10478966" TargetMode="External"/><Relationship Id="rId32" Type="http://schemas.openxmlformats.org/officeDocument/2006/relationships/hyperlink" Target="https://doi.org/10.1371/journal.pcbi.1003833" TargetMode="External"/><Relationship Id="rId19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5" Type="http://schemas.openxmlformats.org/officeDocument/2006/relationships/hyperlink" Target="https://jadebc.github.io/lab-manual/" TargetMode="External"/><Relationship Id="rId18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2026-10-14T08:50:44Z</dcterms:created>
  <dcterms:modified xsi:type="dcterms:W3CDTF">2026-10-14T08:50:44Z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