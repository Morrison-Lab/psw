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6"/>
    <w:bookmarkStart w:id="32" w:name="sec-3d-graphs"/>
    <w:p>
      <w:pPr>
        <w:pStyle w:val="Heading2"/>
      </w:pPr>
      <w:ins w:id="3" w:author="PR Preview" w:date="2026-01-01T00:00:00Z">
        <w:r>
          <w:t xml:space="preserve">4 Three-dimensional graphs</w:t>
        </w:r>
      </w:ins>
    </w:p>
    <w:p>
      <w:pPr>
        <w:pStyle w:val="FirstParagraph"/>
      </w:pPr>
      <w:ins w:id="4" w:author="PR Preview" w:date="2026-01-01T00:00:00Z">
        <w:r>
          <w:t xml:space="preserve">A function of two variables, such as a loss or a residual sum of squares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as a function of a regression’s intercept and slope,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is a surface.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 contour plot shows where the function takes given values and is easy to read values from.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 three-dimensional surface plot shows the same function as a landscape,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so valleys, ridges and minima are visible at once.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Show both when the shape of the surface matters.</w:t>
        </w:r>
      </w:ins>
    </w:p>
    <w:p>
      <w:pPr>
        <w:pStyle w:val="Compact"/>
        <w:numPr>
          <w:ilvl w:val="0"/>
          <w:numId w:val="1005"/>
        </w:numPr>
      </w:pPr>
      <w:ins w:id="17" w:author="PR Preview" w:date="2026-01-01T00:00:00Z">
        <w:r>
          <w:t xml:space="preserve">Use a 3D plot for a surface, with the function’s value on the vertical axis,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pair it with a contour plot of the same function.</w:t>
        </w:r>
      </w:ins>
    </w:p>
    <w:p>
      <w:pPr>
        <w:pStyle w:val="Compact"/>
        <w:numPr>
          <w:ilvl w:val="0"/>
          <w:numId w:val="1005"/>
        </w:numPr>
      </w:pPr>
      <w:ins w:id="20" w:author="PR Preview" w:date="2026-01-01T00:00:00Z">
        <w:r>
          <w:t xml:space="preserve">Do not use 3D for data that are not a surface, such as bars or pie charts: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perspective makes lengths and areas harder to compare.</w:t>
        </w:r>
      </w:ins>
    </w:p>
    <w:p>
      <w:pPr>
        <w:pStyle w:val="Compact"/>
        <w:numPr>
          <w:ilvl w:val="0"/>
          <w:numId w:val="1005"/>
        </w:numPr>
      </w:pPr>
      <w:ins w:id="23" w:author="PR Preview" w:date="2026-01-01T00:00:00Z">
        <w:r>
          <w:t xml:space="preserve">Choose the viewing angle so that the feature you discuss, such as the minimum, is not hidden,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label all three axes.</w:t>
        </w:r>
      </w:ins>
    </w:p>
    <w:p>
      <w:pPr>
        <w:pStyle w:val="Compact"/>
        <w:numPr>
          <w:ilvl w:val="0"/>
          <w:numId w:val="1005"/>
        </w:numPr>
      </w:pPr>
      <w:ins w:id="26" w:author="PR Preview" w:date="2026-01-01T00:00:00Z">
        <w:r>
          <w:t xml:space="preserve">An interactive plot that readers can rotate, such as one made with</w:t>
        </w:r>
      </w:ins>
      <w:ins w:id="27" w:author="PR Preview" w:date="2026-01-01T00:00:00Z">
        <w:r>
          <w:t xml:space="preserve"> </w:t>
        </w:r>
      </w:ins>
      <w:hyperlink r:id="rId17">
        <w:ins w:id="28" w:author="PR Preview" w:date="2026-01-01T00:00:00Z">
          <w:r>
            <w:rPr>
              <w:rStyle w:val="Hyperlink"/>
            </w:rPr>
            <w:t xml:space="preserve">plotly</w:t>
          </w:r>
        </w:ins>
      </w:hyperlink>
      <w:ins w:id="29" w:author="PR Preview" w:date="2026-01-01T00:00:00Z">
        <w:r>
          <w:t xml:space="preserve">, helps on the web,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but PDF and Word output show no interactive plot,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so also provide a static view at a fixed angle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(see</w:t>
        </w:r>
      </w:ins>
      <w:ins w:id="36" w:author="PR Preview" w:date="2026-01-01T00:00:00Z">
        <w:r>
          <w:t xml:space="preserve"> </w:t>
        </w:r>
      </w:ins>
      <w:hyperlink r:id="rId18">
        <w:ins w:id="37" w:author="PR Preview" w:date="2026-01-01T00:00:00Z">
          <w:r>
            <w:rPr>
              <w:rStyle w:val="Hyperlink"/>
            </w:rPr>
            <w:t xml:space="preserve">Make figures accessible</w:t>
          </w:r>
        </w:ins>
      </w:hyperlink>
      <w:ins w:id="3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w:ins w:id="39" w:author="PR Preview" w:date="2026-01-01T00:00:00Z">
        <w:r>
          <w:t xml:space="preserve">Give a 3D plot alt text that states what the surface looks like, such as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“a bowl with its lowest point at …”</w:t>
        </w:r>
      </w:ins>
      <w:ins w:id="4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31" w:name="refs"/>
    <w:bookmarkStart w:id="2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6"/>
    <w:bookmarkStart w:id="2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8"/>
    <w:bookmarkStart w:id="3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3" Type="http://schemas.openxmlformats.org/officeDocument/2006/relationships/hyperlink" Target="http://colorbrewer2.org/" TargetMode="External"/><Relationship Id="rId27" Type="http://schemas.openxmlformats.org/officeDocument/2006/relationships/hyperlink" Target="https://doi.org/10.1016/j.molmed.2023.05.002" TargetMode="External"/><Relationship Id="rId25" Type="http://schemas.openxmlformats.org/officeDocument/2006/relationships/hyperlink" Target="https://doi.org/10.1038/d41586-021-03603-2" TargetMode="External"/><Relationship Id="rId29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4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3d-surface-plots/" TargetMode="External"/><Relationship Id="rId22" Type="http://schemas.openxmlformats.org/officeDocument/2006/relationships/hyperlink" Target="https://ucd-serg.github.io/lab-manual/professional-development.html" TargetMode="External"/><Relationship Id="rId23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8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7" Type="http://schemas.openxmlformats.org/officeDocument/2006/relationships/hyperlink" Target="https://doi.org/10.1016/j.molmed.2023.05.002" TargetMode="External"/><Relationship Id="rId25" Type="http://schemas.openxmlformats.org/officeDocument/2006/relationships/hyperlink" Target="https://doi.org/10.1038/d41586-021-03603-2" TargetMode="External"/><Relationship Id="rId29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4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3d-surface-plots/" TargetMode="External"/><Relationship Id="rId22" Type="http://schemas.openxmlformats.org/officeDocument/2006/relationships/hyperlink" Target="https://ucd-serg.github.io/lab-manual/professional-development.html" TargetMode="External"/><Relationship Id="rId23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8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2026-10-14T08:43:01Z</dcterms:created>
  <dcterms:modified xsi:type="dcterms:W3CDTF">2026-10-14T08:43:01Z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