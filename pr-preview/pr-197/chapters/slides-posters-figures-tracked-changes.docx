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Slides, posters, and figures</w:t>
      </w:r>
    </w:p>
    <w:p>
      <w:pPr>
        <w:pStyle w:val="Date"/>
      </w:pPr>
      <w:del w:id="1" w:author="PR Preview" w:date="2026-01-01T00:00:00Z">
        <w:r>
          <w:delText xml:space="preserve">Last modified: 2026-10-13 21:04:16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01:39:44 (PDT)</w:t>
        </w:r>
      </w:ins>
    </w:p>
    <w:p>
      <w:pPr>
        <w:pStyle w:val="FirstParagraph"/>
      </w:pPr>
      <w:r>
        <w:t xml:space="preserve">Talks, posters, and figures carry the same research as a paper,</w:t>
      </w:r>
      <w:r>
        <w:t xml:space="preserve"> </w:t>
      </w:r>
      <w:r>
        <w:t xml:space="preserve">but the reader sees them for less time and cannot reread them.</w:t>
      </w:r>
      <w:r>
        <w:t xml:space="preserve"> </w:t>
      </w:r>
      <w:r>
        <w:t xml:space="preserve">This chapter gives practical rules for each.</w:t>
      </w:r>
    </w:p>
    <w:bookmarkStart w:id="9" w:name="sec-slide-deck-guidelines"/>
    <w:p>
      <w:pPr>
        <w:pStyle w:val="Heading2"/>
      </w:pPr>
      <w:r>
        <w:t xml:space="preserve">1 Guidelines for slide decks</w:t>
      </w:r>
    </w:p>
    <w:p>
      <w:pPr>
        <w:pStyle w:val="FirstParagraph"/>
      </w:pPr>
      <w:r>
        <w:t xml:space="preserve">When preparing slides for a lab meeting,</w:t>
      </w:r>
      <w:r>
        <w:t xml:space="preserve"> </w:t>
      </w:r>
      <w:r>
        <w:t xml:space="preserve">conference, qualifying exam, or thesis defense,</w:t>
      </w:r>
      <w:r>
        <w:t xml:space="preserve"> </w:t>
      </w:r>
      <w:r>
        <w:t xml:space="preserve">follow these guidelines: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Always include slide numbers</w:t>
      </w:r>
      <w:r>
        <w:t xml:space="preserve">:</w:t>
      </w:r>
      <w:r>
        <w:t xml:space="preserve"> </w:t>
      </w:r>
      <w:r>
        <w:t xml:space="preserve">Slide numbers make feedback specific.</w:t>
      </w:r>
      <w:r>
        <w:t xml:space="preserve"> </w:t>
      </w:r>
      <w:r>
        <w:t xml:space="preserve">During questions or a practice run,</w:t>
      </w:r>
      <w:r>
        <w:t xml:space="preserve"> </w:t>
      </w:r>
      <w:r>
        <w:t xml:space="preserve">listeners need to refer back to a slide quickly</w:t>
      </w:r>
      <w:r>
        <w:t xml:space="preserve"> </w:t>
      </w:r>
      <w:r>
        <w:t xml:space="preserve">(e.g.,</w:t>
      </w:r>
      <w:r>
        <w:t xml:space="preserve"> </w:t>
      </w:r>
      <w:r>
        <w:t xml:space="preserve">“On slide 14, how was that variable defined?”</w:t>
      </w:r>
      <w:r>
        <w:t xml:space="preserve">)</w:t>
      </w:r>
      <w:r>
        <w:t xml:space="preserve"> </w:t>
      </w:r>
      <w:r>
        <w:t xml:space="preserve">instead of describing it or guessing where a topic occurred.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Complete, record, and review practice runs</w:t>
      </w:r>
      <w:r>
        <w:t xml:space="preserve">:</w:t>
      </w:r>
      <w:r>
        <w:t xml:space="preserve"> </w:t>
      </w:r>
      <w:r>
        <w:t xml:space="preserve">Before any significant presentation,</w:t>
      </w:r>
      <w:r>
        <w:t xml:space="preserve"> </w:t>
      </w:r>
      <w:r>
        <w:t xml:space="preserve">rehearse the complete talk out loud,</w:t>
      </w:r>
      <w:r>
        <w:t xml:space="preserve"> </w:t>
      </w:r>
      <w:r>
        <w:t xml:space="preserve">record the practice run (with screen recording software, a webcam, or your phone),</w:t>
      </w:r>
      <w:r>
        <w:t xml:space="preserve"> </w:t>
      </w:r>
      <w:r>
        <w:t xml:space="preserve">and watch the recording.</w:t>
      </w:r>
      <w:r>
        <w:t xml:space="preserve"> </w:t>
      </w:r>
      <w:r>
        <w:t xml:space="preserve">The recording shows your pacing, timing, filler words, and transitions,</w:t>
      </w:r>
      <w:r>
        <w:t xml:space="preserve"> </w:t>
      </w:r>
      <w:r>
        <w:t xml:space="preserve">and whether slide text and figures stay legible on screen.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One main point per slide</w:t>
      </w:r>
      <w:r>
        <w:t xml:space="preserve">:</w:t>
      </w:r>
      <w:r>
        <w:t xml:space="preserve"> </w:t>
      </w:r>
      <w:r>
        <w:t xml:space="preserve">Limit the cognitive load of each slide.</w:t>
      </w:r>
      <w:r>
        <w:t xml:space="preserve"> </w:t>
      </w:r>
      <w:r>
        <w:t xml:space="preserve">If a slide presents several findings or a complex argument,</w:t>
      </w:r>
      <w:r>
        <w:t xml:space="preserve"> </w:t>
      </w:r>
      <w:r>
        <w:t xml:space="preserve">split it across consecutive slides so the audience can follow each point.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Prefer visual evidence</w:t>
      </w:r>
      <w:r>
        <w:t xml:space="preserve">:</w:t>
      </w:r>
      <w:r>
        <w:t xml:space="preserve"> </w:t>
      </w:r>
      <w:r>
        <w:t xml:space="preserve">Audiences cannot read dense paragraphs while listening to a speaker.</w:t>
      </w:r>
      <w:r>
        <w:t xml:space="preserve"> </w:t>
      </w:r>
      <w:r>
        <w:t xml:space="preserve">Use clean charts, diagrams, and annotated figures instead of text-heavy bullet lists.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Ensure high contrast and readability</w:t>
      </w:r>
      <w:r>
        <w:t xml:space="preserve">:</w:t>
      </w:r>
      <w:r>
        <w:t xml:space="preserve"> </w:t>
      </w:r>
      <w:r>
        <w:t xml:space="preserve">Use large fonts and high-contrast colors.</w:t>
      </w:r>
      <w:r>
        <w:t xml:space="preserve"> </w:t>
      </w:r>
      <w:r>
        <w:t xml:space="preserve">Check that axis labels, legends, and annotations can be read</w:t>
      </w:r>
      <w:r>
        <w:t xml:space="preserve"> </w:t>
      </w:r>
      <w:r>
        <w:t xml:space="preserve">from the back of a large room or on a low-resolution projector.</w:t>
      </w:r>
    </w:p>
    <w:bookmarkEnd w:id="9"/>
    <w:bookmarkStart w:id="12" w:name="sec-presentation-resources"/>
    <w:p>
      <w:pPr>
        <w:pStyle w:val="Heading2"/>
      </w:pPr>
      <w:r>
        <w:t xml:space="preserve">2 Presentation and poster resources</w:t>
      </w:r>
    </w:p>
    <w:p>
      <w:pPr>
        <w:pStyle w:val="Compact"/>
        <w:numPr>
          <w:ilvl w:val="0"/>
          <w:numId w:val="1002"/>
        </w:numPr>
      </w:pPr>
      <w:r>
        <w:t xml:space="preserve">How to tell a compelling story in scientific presentations</w:t>
      </w:r>
      <w:r>
        <w:t xml:space="preserve"> </w:t>
      </w:r>
      <w:r>
        <w:t xml:space="preserve">(Kirchoff 2021)</w:t>
      </w:r>
    </w:p>
    <w:p>
      <w:pPr>
        <w:pStyle w:val="Compact"/>
        <w:numPr>
          <w:ilvl w:val="0"/>
          <w:numId w:val="1002"/>
        </w:numPr>
      </w:pPr>
      <w:r>
        <w:t xml:space="preserve">The science of storytelling: the David Attenborough style of scientific presentation</w:t>
      </w:r>
      <w:r>
        <w:t xml:space="preserve"> </w:t>
      </w:r>
      <w:r>
        <w:t xml:space="preserve">(Ratcliff 2023)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How to create a better research poster in less time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Mike Morrison’s video introducing the #betterposter template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Towards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“#evenbetterposter”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MIT Biological Engineering Communication Lab’s improvements to that template</w:t>
      </w:r>
    </w:p>
    <w:bookmarkEnd w:id="12"/>
    <w:bookmarkStart w:id="29" w:name="sec-scientific-figures"/>
    <w:p>
      <w:pPr>
        <w:pStyle w:val="Heading2"/>
      </w:pPr>
      <w:r>
        <w:t xml:space="preserve">3 Scientific figures</w:t>
      </w:r>
    </w:p>
    <w:p>
      <w:pPr>
        <w:pStyle w:val="FirstParagraph"/>
      </w:pPr>
      <w:r>
        <w:t xml:space="preserve">A clear figure lets a reader check a result without help from the text.</w:t>
      </w:r>
      <w:r>
        <w:t xml:space="preserve"> </w:t>
      </w:r>
      <w:r>
        <w:t xml:space="preserve">Before you share a figure:</w:t>
      </w:r>
    </w:p>
    <w:p>
      <w:pPr>
        <w:pStyle w:val="Compact"/>
        <w:numPr>
          <w:ilvl w:val="0"/>
          <w:numId w:val="1003"/>
        </w:numPr>
      </w:pPr>
      <w:r>
        <w:t xml:space="preserve">Label the x-axis and y-axis clearly.</w:t>
      </w:r>
    </w:p>
    <w:p>
      <w:pPr>
        <w:pStyle w:val="Compact"/>
        <w:numPr>
          <w:ilvl w:val="0"/>
          <w:numId w:val="1003"/>
        </w:numPr>
      </w:pPr>
      <w:r>
        <w:t xml:space="preserve">Use panel labels when a figure has several subplots.</w:t>
      </w:r>
    </w:p>
    <w:p>
      <w:pPr>
        <w:pStyle w:val="Compact"/>
        <w:numPr>
          <w:ilvl w:val="0"/>
          <w:numId w:val="1003"/>
        </w:numPr>
      </w:pPr>
      <w:r>
        <w:t xml:space="preserve">Include enough tick marks and tick labels.</w:t>
      </w:r>
    </w:p>
    <w:p>
      <w:pPr>
        <w:pStyle w:val="Compact"/>
        <w:numPr>
          <w:ilvl w:val="0"/>
          <w:numId w:val="1003"/>
        </w:numPr>
      </w:pPr>
      <w:r>
        <w:t xml:space="preserve">Print tick labels as plain or comma-separated numbers, such as 0.001 or 10,000, not in scientific notation.</w:t>
      </w:r>
      <w:r>
        <w:t xml:space="preserve"> </w:t>
      </w:r>
      <w:r>
        <w:t xml:space="preserve">A logarithmic axis is fine.</w:t>
      </w:r>
      <w:r>
        <w:t xml:space="preserve"> </w:t>
      </w:r>
      <w:r>
        <w:t xml:space="preserve">Only the label format matters, so write 1, 10, 100 and 1,000, not 1e+00 through 1e+03.</w:t>
      </w:r>
      <w:r>
        <w:t xml:space="preserve"> </w:t>
      </w:r>
      <w:r>
        <w:t xml:space="preserve">When the numbers are huge or tiny, rescale the units and say so in the axis title, such as</w:t>
      </w:r>
      <w:r>
        <w:t xml:space="preserve"> </w:t>
      </w:r>
      <w:r>
        <w:t xml:space="preserve">“dollars (millions)”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Use font sizes that are easy to read without dominating the plot.</w:t>
      </w:r>
    </w:p>
    <w:p>
      <w:pPr>
        <w:pStyle w:val="Compact"/>
        <w:numPr>
          <w:ilvl w:val="0"/>
          <w:numId w:val="1003"/>
        </w:numPr>
      </w:pPr>
      <w:r>
        <w:t xml:space="preserve">Use colorblind-friendly palettes</w:t>
      </w:r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ColorBrewer</w:t>
        </w:r>
      </w:hyperlink>
      <w:r>
        <w:t xml:space="preserve"> </w:t>
      </w:r>
      <w:r>
        <w:t xml:space="preserve">or</w:t>
      </w:r>
      <w:r>
        <w:t xml:space="preserve"> </w:t>
      </w:r>
      <w:hyperlink r:id="rId14">
        <w:r>
          <w:rPr>
            <w:rStyle w:val="Hyperlink"/>
          </w:rPr>
          <w:t xml:space="preserve">iwanthue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Define colors, shapes, and line types in a legend.</w:t>
      </w:r>
    </w:p>
    <w:p>
      <w:pPr>
        <w:pStyle w:val="Compact"/>
        <w:numPr>
          <w:ilvl w:val="0"/>
          <w:numId w:val="1003"/>
        </w:numPr>
      </w:pPr>
      <w:r>
        <w:t xml:space="preserve">Minimize abbreviations in labels and legends.</w:t>
      </w:r>
    </w:p>
    <w:p>
      <w:pPr>
        <w:pStyle w:val="Compact"/>
        <w:numPr>
          <w:ilvl w:val="0"/>
          <w:numId w:val="1003"/>
        </w:numPr>
      </w:pPr>
      <w:r>
        <w:t xml:space="preserve">Use transparency to show overlapping data.</w:t>
      </w:r>
    </w:p>
    <w:p>
      <w:pPr>
        <w:pStyle w:val="Compact"/>
        <w:numPr>
          <w:ilvl w:val="0"/>
          <w:numId w:val="1003"/>
        </w:numPr>
      </w:pPr>
      <w:r>
        <w:t xml:space="preserve">Show measures of precision, such as 95% confidence intervals.</w:t>
      </w:r>
    </w:p>
    <w:p>
      <w:pPr>
        <w:pStyle w:val="FirstParagraph"/>
      </w:pPr>
      <w:r>
        <w:t xml:space="preserve">For more:</w:t>
      </w:r>
    </w:p>
    <w:p>
      <w:pPr>
        <w:pStyle w:val="Compact"/>
        <w:numPr>
          <w:ilvl w:val="0"/>
          <w:numId w:val="1004"/>
        </w:numPr>
      </w:pPr>
      <w:r>
        <w:t xml:space="preserve">Ten Simple Rules for Better Figures</w:t>
      </w:r>
      <w:r>
        <w:t xml:space="preserve"> </w:t>
      </w:r>
      <w:r>
        <w:t xml:space="preserve">(Rougier et al. 2014)</w:t>
      </w:r>
    </w:p>
    <w:p>
      <w:pPr>
        <w:pStyle w:val="Compact"/>
        <w:numPr>
          <w:ilvl w:val="0"/>
          <w:numId w:val="1004"/>
        </w:numPr>
      </w:pPr>
      <w:hyperlink r:id="rId15">
        <w:r>
          <w:rPr>
            <w:rStyle w:val="Hyperlink"/>
          </w:rPr>
          <w:t xml:space="preserve">Tufte CSS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style HTML articles like Edward Tufte’s books and handouts,</w:t>
      </w:r>
      <w:r>
        <w:t xml:space="preserve"> </w:t>
      </w:r>
      <w:r>
        <w:t xml:space="preserve">with sidenotes, typography, and tight integration of graphics with text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Adapted from the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Professional Development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20">
              <w:r>
                <w:rPr>
                  <w:rStyle w:val="Hyperlink"/>
                </w:rPr>
                <w:t xml:space="preserve">Resources</w:t>
              </w:r>
            </w:hyperlink>
            <w:r>
              <w:t xml:space="preserve"> </w:t>
            </w:r>
            <w:r>
              <w:t xml:space="preserve">chapters</w:t>
            </w:r>
            <w:r>
              <w:t xml:space="preserve"> </w:t>
            </w:r>
            <w:r>
              <w:t xml:space="preserve">of the UCD-SERG lab manual.</w:t>
            </w:r>
            <w:r>
              <w:t xml:space="preserve"> </w:t>
            </w:r>
            <w:r>
              <w:t xml:space="preserve">Several of the resource links began in the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</w:p>
          <w:p/>
        </w:tc>
      </w:tr>
    </w:tbl>
    <w:bookmarkStart w:id="28" w:name="refs"/>
    <w:bookmarkStart w:id="23" w:name="ref-kirchoff2021"/>
    <w:p>
      <w:pPr>
        <w:pStyle w:val="Bibliography"/>
      </w:pPr>
      <w:r>
        <w:t xml:space="preserve">Kirchoff, Bruce. 2021.</w:t>
      </w:r>
      <w:r>
        <w:t xml:space="preserve"> </w:t>
      </w:r>
      <w:r>
        <w:t xml:space="preserve">“How to Tell a Compelling Story in Scientific Presentations.”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600 (7890): S88–89.</w:t>
      </w:r>
      <w:r>
        <w:t xml:space="preserve"> </w:t>
      </w:r>
      <w:hyperlink r:id="rId22">
        <w:r>
          <w:rPr>
            <w:rStyle w:val="Hyperlink"/>
          </w:rPr>
          <w:t xml:space="preserve">https://doi.org/10.1038/d41586-021-03603-2</w:t>
        </w:r>
      </w:hyperlink>
      <w:r>
        <w:t xml:space="preserve">.</w:t>
      </w:r>
    </w:p>
    <w:bookmarkEnd w:id="23"/>
    <w:bookmarkStart w:id="25" w:name="ref-ratcliff2023"/>
    <w:p>
      <w:pPr>
        <w:pStyle w:val="Bibliography"/>
      </w:pPr>
      <w:r>
        <w:t xml:space="preserve">Ratcliff, William C. 2023.</w:t>
      </w:r>
      <w:r>
        <w:t xml:space="preserve"> </w:t>
      </w:r>
      <w:r>
        <w:t xml:space="preserve">“The Science of Storytelling: The</w:t>
      </w:r>
      <w:r>
        <w:t xml:space="preserve"> </w:t>
      </w:r>
      <w:r>
        <w:t xml:space="preserve">David Attenborough</w:t>
      </w:r>
      <w:r>
        <w:t xml:space="preserve"> </w:t>
      </w:r>
      <w:r>
        <w:t xml:space="preserve">Style of Scientific Presentation.”</w:t>
      </w:r>
      <w:r>
        <w:t xml:space="preserve"> </w:t>
      </w:r>
      <w:r>
        <w:rPr>
          <w:i/>
          <w:iCs/>
        </w:rPr>
        <w:t xml:space="preserve">Trends in Molecular Medicine</w:t>
      </w:r>
      <w:r>
        <w:t xml:space="preserve"> </w:t>
      </w:r>
      <w:r>
        <w:t xml:space="preserve">29 (9): 675–77.</w:t>
      </w:r>
      <w:r>
        <w:t xml:space="preserve"> </w:t>
      </w:r>
      <w:hyperlink r:id="rId24">
        <w:r>
          <w:rPr>
            <w:rStyle w:val="Hyperlink"/>
          </w:rPr>
          <w:t xml:space="preserve">https://doi.org/10.1016/j.molmed.2023.05.002</w:t>
        </w:r>
      </w:hyperlink>
      <w:r>
        <w:t xml:space="preserve">.</w:t>
      </w:r>
    </w:p>
    <w:bookmarkEnd w:id="25"/>
    <w:bookmarkStart w:id="27" w:name="ref-rougier2014"/>
    <w:p>
      <w:pPr>
        <w:pStyle w:val="Bibliography"/>
      </w:pPr>
      <w:r>
        <w:t xml:space="preserve">Rougier, Nicolas P., Michael Droettboom, and Philip E. Bourne. 2014.</w:t>
      </w:r>
      <w:r>
        <w:t xml:space="preserve"> </w:t>
      </w:r>
      <w:r>
        <w:t xml:space="preserve">“Ten Simple Rules for Better Figures.”</w:t>
      </w:r>
      <w:r>
        <w:t xml:space="preserve"> </w:t>
      </w:r>
      <w:r>
        <w:rPr>
          <w:i/>
          <w:iCs/>
        </w:rPr>
        <w:t xml:space="preserve">PLOS Computational Biology</w:t>
      </w:r>
      <w:r>
        <w:t xml:space="preserve"> </w:t>
      </w:r>
      <w:r>
        <w:t xml:space="preserve">10 (9): e1003833.</w:t>
      </w:r>
      <w:r>
        <w:t xml:space="preserve"> </w:t>
      </w:r>
      <w:hyperlink r:id="rId26">
        <w:r>
          <w:rPr>
            <w:rStyle w:val="Hyperlink"/>
          </w:rPr>
          <w:t xml:space="preserve">https://doi.org/10.1371/journal.pcbi.1003833</w:t>
        </w:r>
      </w:hyperlink>
      <w:r>
        <w:t xml:space="preserve">.</w:t>
      </w:r>
    </w:p>
    <w:bookmarkEnd w:id="27"/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6" Type="http://schemas.openxmlformats.org/officeDocument/2006/relationships/image" Target="media/rId16.png"/><Relationship Id="rId13" Type="http://schemas.openxmlformats.org/officeDocument/2006/relationships/hyperlink" Target="http://colorbrewer2.org/" TargetMode="External"/><Relationship Id="rId24" Type="http://schemas.openxmlformats.org/officeDocument/2006/relationships/hyperlink" Target="https://doi.org/10.1016/j.molmed.2023.05.002" TargetMode="External"/><Relationship Id="rId22" Type="http://schemas.openxmlformats.org/officeDocument/2006/relationships/hyperlink" Target="https://doi.org/10.1038/d41586-021-03603-2" TargetMode="External"/><Relationship Id="rId26" Type="http://schemas.openxmlformats.org/officeDocument/2006/relationships/hyperlink" Target="https://doi.org/10.1371/journal.pcbi.1003833" TargetMode="External"/><Relationship Id="rId15" Type="http://schemas.openxmlformats.org/officeDocument/2006/relationships/hyperlink" Target="https://edwardtufte.github.io/tufte-css/" TargetMode="External"/><Relationship Id="rId21" Type="http://schemas.openxmlformats.org/officeDocument/2006/relationships/hyperlink" Target="https://jadebc.github.io/lab-manual/" TargetMode="External"/><Relationship Id="rId14" Type="http://schemas.openxmlformats.org/officeDocument/2006/relationships/hyperlink" Target="https://medialab.github.io/iwanthue/" TargetMode="External"/><Relationship Id="rId11" Type="http://schemas.openxmlformats.org/officeDocument/2006/relationships/hyperlink" Target="https://mitcommlab.mit.edu/be/2023/09/27/toward-an-evenbetterposter-improving-the-betterposter-template/" TargetMode="External"/><Relationship Id="rId19" Type="http://schemas.openxmlformats.org/officeDocument/2006/relationships/hyperlink" Target="https://ucd-serg.github.io/lab-manual/professional-development.html" TargetMode="External"/><Relationship Id="rId20" Type="http://schemas.openxmlformats.org/officeDocument/2006/relationships/hyperlink" Target="https://ucd-serg.github.io/lab-manual/resources.html" TargetMode="External"/><Relationship Id="rId10" Type="http://schemas.openxmlformats.org/officeDocument/2006/relationships/hyperlink" Target="https://www.youtube.com/watch?v=1RwJbhkCA58" TargetMode="External"/></Relationships>
</file>

<file path=word/_rels/footnotes.xml.rels><?xml version='1.0' encoding='UTF-8' standalone='yes'?>
<Relationships xmlns="http://schemas.openxmlformats.org/package/2006/relationships"><Relationship Id="rId13" Type="http://schemas.openxmlformats.org/officeDocument/2006/relationships/hyperlink" Target="http://colorbrewer2.org/" TargetMode="External"/><Relationship Id="rId24" Type="http://schemas.openxmlformats.org/officeDocument/2006/relationships/hyperlink" Target="https://doi.org/10.1016/j.molmed.2023.05.002" TargetMode="External"/><Relationship Id="rId22" Type="http://schemas.openxmlformats.org/officeDocument/2006/relationships/hyperlink" Target="https://doi.org/10.1038/d41586-021-03603-2" TargetMode="External"/><Relationship Id="rId26" Type="http://schemas.openxmlformats.org/officeDocument/2006/relationships/hyperlink" Target="https://doi.org/10.1371/journal.pcbi.1003833" TargetMode="External"/><Relationship Id="rId15" Type="http://schemas.openxmlformats.org/officeDocument/2006/relationships/hyperlink" Target="https://edwardtufte.github.io/tufte-css/" TargetMode="External"/><Relationship Id="rId21" Type="http://schemas.openxmlformats.org/officeDocument/2006/relationships/hyperlink" Target="https://jadebc.github.io/lab-manual/" TargetMode="External"/><Relationship Id="rId14" Type="http://schemas.openxmlformats.org/officeDocument/2006/relationships/hyperlink" Target="https://medialab.github.io/iwanthue/" TargetMode="External"/><Relationship Id="rId11" Type="http://schemas.openxmlformats.org/officeDocument/2006/relationships/hyperlink" Target="https://mitcommlab.mit.edu/be/2023/09/27/toward-an-evenbetterposter-improving-the-betterposter-template/" TargetMode="External"/><Relationship Id="rId19" Type="http://schemas.openxmlformats.org/officeDocument/2006/relationships/hyperlink" Target="https://ucd-serg.github.io/lab-manual/professional-development.html" TargetMode="External"/><Relationship Id="rId20" Type="http://schemas.openxmlformats.org/officeDocument/2006/relationships/hyperlink" Target="https://ucd-serg.github.io/lab-manual/resources.html" TargetMode="External"/><Relationship Id="rId10" Type="http://schemas.openxmlformats.org/officeDocument/2006/relationships/hyperlink" Target="https://www.youtube.com/watch?v=1RwJbhkCA5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Slides, posters, and figures</dc:title>
  <dc:creator/>
  <cp:keywords/>
  <dcterms:created xsi:type="dcterms:W3CDTF">2026-10-14T08:44:26Z</dcterms:created>
  <dcterms:modified xsi:type="dcterms:W3CDTF">2026-10-14T08:44:26Z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01:39:44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