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del w:id="3" w:author="PR Preview" w:date="2026-01-01T00:00:00Z">
        <w:r>
          <w:delText xml:space="preserve">12 Comment every code chunk to say what and why</w:delText>
        </w:r>
      </w:del>
    </w:p>
    <w:p>
      <w:pPr>
        <w:pStyle w:val="Heading2"/>
      </w:pPr>
      <w:ins w:id="4" w:author="PR Preview" w:date="2026-01-01T00:00:00Z">
        <w:r>
          <w:t xml:space="preserve">12 Include code from files instead of copying it</w:t>
        </w:r>
      </w:ins>
    </w:p>
    <w:p>
      <w:pPr>
        <w:pStyle w:val="FirstParagraph"/>
      </w:pPr>
      <w:ins w:id="5" w:author="PR Preview" w:date="2026-01-01T00:00:00Z">
        <w:r>
          <w:t xml:space="preserve">This rule applies to code that appears in more than one place in teaching materials.</w:t>
        </w:r>
      </w:ins>
    </w:p>
    <w:p>
      <w:pPr>
        <w:pStyle w:val="Compact"/>
        <w:numPr>
          <w:ilvl w:val="0"/>
          <w:numId w:val="1009"/>
        </w:numPr>
      </w:pPr>
      <w:ins w:id="6" w:author="PR Preview" w:date="2026-01-01T00:00:00Z">
        <w:r>
          <w:t xml:space="preserve">When the same code appears in several pages, or in a page and a script,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keep one source file and include it where it is shown.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 copy in each place drifts when one copy is fixed and the others are not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(see</w:t>
        </w:r>
      </w:ins>
      <w:ins w:id="13" w:author="PR Preview" w:date="2026-01-01T00:00:00Z">
        <w:r>
          <w:t xml:space="preserve"> </w:t>
        </w:r>
      </w:ins>
      <w:hyperlink w:anchor="reuse-one-written-version-of-each-result">
        <w:ins w:id="14" w:author="PR Preview" w:date="2026-01-01T00:00:00Z">
          <w:r>
            <w:rPr>
              <w:rStyle w:val="Hyperlink"/>
            </w:rPr>
            <w:t xml:space="preserve">Reuse one written version of each result</w:t>
          </w:r>
        </w:ins>
      </w:hyperlink>
      <w:ins w:id="1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ins w:id="16" w:author="PR Preview" w:date="2026-01-01T00:00:00Z">
        <w:r>
          <w:t xml:space="preserve">Code that the page runs should be an executed chunk, as above.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code that is displayed but not executed on the page,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such as a standalone script or a configuration file,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Quarto’s</w:t>
        </w:r>
      </w:ins>
      <w:ins w:id="23" w:author="PR Preview" w:date="2026-01-01T00:00:00Z">
        <w:r>
          <w:t xml:space="preserve"> </w:t>
        </w:r>
      </w:ins>
      <w:hyperlink r:id="rId41">
        <w:ins w:id="24" w:author="PR Preview" w:date="2026-01-01T00:00:00Z">
          <w:r>
            <w:rPr>
              <w:rStyle w:val="Hyperlink"/>
            </w:rPr>
            <w:t xml:space="preserve">include-code-files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extension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fills a code block from a file.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Add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filters: [include-code-files]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to the front matter,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then write a code block with an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rStyle w:val="VerbatimChar"/>
          </w:rPr>
          <w:t xml:space="preserve">include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attribute,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such as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```{.python include="script.py"}</w:t>
        </w:r>
      </w:ins>
      <w:ins w:id="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46" w:author="PR Preview" w:date="2026-01-01T00:00:00Z">
        <w:r>
          <w:t xml:space="preserve">The extension also takes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rStyle w:val="VerbatimChar"/>
          </w:rPr>
          <w:t xml:space="preserve">start-line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end-line</w:t>
        </w:r>
      </w:ins>
      <w:ins w:id="53" w:author="PR Preview" w:date="2026-01-01T00:00:00Z">
        <w:r>
          <w:t xml:space="preserve">, to show part of a file.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Prefer a range that names the lines you want over a copy of those lines.</w:t>
        </w:r>
      </w:ins>
    </w:p>
    <w:p>
      <w:pPr>
        <w:pStyle w:val="Compact"/>
        <w:numPr>
          <w:ilvl w:val="0"/>
          <w:numId w:val="1009"/>
        </w:numPr>
      </w:pPr>
      <w:ins w:id="56" w:author="PR Preview" w:date="2026-01-01T00:00:00Z">
        <w:r>
          <w:t xml:space="preserve">The extension is a new dependency of the site: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install it with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rStyle w:val="VerbatimChar"/>
          </w:rPr>
          <w:t xml:space="preserve">quarto add quarto-ext/include-code-files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 commit the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rStyle w:val="VerbatimChar"/>
          </w:rPr>
          <w:t xml:space="preserve">_extensions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directory it creates.</w:t>
        </w:r>
      </w:ins>
    </w:p>
    <w:bookmarkEnd w:id="42"/>
    <w:bookmarkStart w:id="43" w:name="X7c0de8eaf50a5b2644eabf66f1f9b734b8a4a71"/>
    <w:p>
      <w:pPr>
        <w:pStyle w:val="Heading2"/>
      </w:pPr>
      <w:ins w:id="68" w:author="PR Preview" w:date="2026-01-01T00:00:00Z">
        <w:r>
          <w:t xml:space="preserve">13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del w:id="69" w:author="PR Preview" w:date="2026-01-01T00:00:00Z">
        <w:r>
          <w:delText xml:space="preserve">13 Introduce every function in a programming primer</w:delText>
        </w:r>
      </w:del>
    </w:p>
    <w:p>
      <w:pPr>
        <w:pStyle w:val="Heading2"/>
      </w:pPr>
      <w:ins w:id="70" w:author="PR Preview" w:date="2026-01-01T00:00:00Z">
        <w:r>
          <w:t xml:space="preserve">14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del w:id="71" w:author="PR Preview" w:date="2026-01-01T00:00:00Z">
        <w:r>
          <w:delText xml:space="preserve">14 Make figures accessible</w:delText>
        </w:r>
      </w:del>
    </w:p>
    <w:p>
      <w:pPr>
        <w:pStyle w:val="Heading2"/>
      </w:pPr>
      <w:ins w:id="72" w:author="PR Preview" w:date="2026-01-01T00:00:00Z">
        <w:r>
          <w:t xml:space="preserve">15 Make figures accessible</w:t>
        </w:r>
      </w:ins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del w:id="73" w:author="PR Preview" w:date="2026-01-01T00:00:00Z">
        <w:r>
          <w:delText xml:space="preserve">15 Structure slides for the reader</w:delText>
        </w:r>
      </w:del>
    </w:p>
    <w:p>
      <w:pPr>
        <w:pStyle w:val="Heading2"/>
      </w:pPr>
      <w:ins w:id="74" w:author="PR Preview" w:date="2026-01-01T00:00:00Z">
        <w:r>
          <w:t xml:space="preserve">16 Structure slides for the reader</w:t>
        </w:r>
      </w:ins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del w:id="75" w:author="PR Preview" w:date="2026-01-01T00:00:00Z">
        <w:r>
          <w:delText xml:space="preserve">16 Credit other courses without summarizing them</w:delText>
        </w:r>
      </w:del>
    </w:p>
    <w:p>
      <w:pPr>
        <w:pStyle w:val="Heading2"/>
      </w:pPr>
      <w:ins w:id="76" w:author="PR Preview" w:date="2026-01-01T00:00:00Z">
        <w:r>
          <w:t xml:space="preserve">17 Credit other courses without summarizing them</w:t>
        </w:r>
      </w:ins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del w:id="77" w:author="PR Preview" w:date="2026-01-01T00:00:00Z">
        <w:r>
          <w:delText xml:space="preserve">17 Rules that apply to all writing</w:delText>
        </w:r>
      </w:del>
    </w:p>
    <w:p>
      <w:pPr>
        <w:pStyle w:val="Heading2"/>
      </w:pPr>
      <w:ins w:id="78" w:author="PR Preview" w:date="2026-01-01T00:00:00Z">
        <w:r>
          <w:t xml:space="preserve">18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2026-10-14T08:44:46Z</dcterms:created>
  <dcterms:modified xsi:type="dcterms:W3CDTF">2026-10-14T08:44:46Z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