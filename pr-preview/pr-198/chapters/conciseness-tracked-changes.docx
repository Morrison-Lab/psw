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10:23:00 (PDT)</w:delText>
        </w:r>
      </w:del>
    </w:p>
    <w:p>
      <w:pPr>
        <w:pStyle w:val="Date"/>
      </w:pPr>
      <w:ins w:id="2" w:author="PR Preview" w:date="2026-01-01T00:00:00Z">
        <w:r>
          <w:t xml:space="preserve">Last modified: 2026-10-16 10:24:20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0" Type="http://schemas.openxmlformats.org/officeDocument/2006/relationships/hyperlink" Target="https://en.wikipedia.org/wiki/Ernest_Hemingway#Writing_style" TargetMode="External"/><Relationship Id="rId42" Type="http://schemas.openxmlformats.org/officeDocument/2006/relationships/hyperlink" Target="https://en.wikipedia.org/wiki/Julius_Caesar#Literary_works" TargetMode="External"/><Relationship Id="rId34" Type="http://schemas.openxmlformats.org/officeDocument/2006/relationships/hyperlink" Target="https://morrison-lab.github.io/lds/chapters/linear-regression.html" TargetMode="External"/><Relationship Id="rId38" Type="http://schemas.openxmlformats.org/officeDocument/2006/relationships/hyperlink" Target="https://www.gutenberg.org/ebooks/37134" TargetMode="External"/><Relationship Id="rId32" Type="http://schemas.openxmlformats.org/officeDocument/2006/relationships/hyperlink" Target="https://www.youtube.com/watch?v=o9hoLdylWKo" TargetMode="External"/><Relationship Id="rId33"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2026-10-16T17:27:07Z</dcterms:created>
  <dcterms:modified xsi:type="dcterms:W3CDTF">2026-10-16T17:27:07Z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10:24:20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