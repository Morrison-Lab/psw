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10:24:20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ins w:id="3" w:author="PR Preview" w:date="2026-01-01T00:00:00Z">
        <w:r>
          <w:t xml:space="preserve">6 Appositive fronting</w:t>
        </w:r>
      </w:ins>
    </w:p>
    <w:p>
      <w:pPr>
        <w:pStyle w:val="FirstParagraph"/>
      </w:pPr>
      <w:ins w:id="4" w:author="PR Preview" w:date="2026-01-01T00:00:00Z">
        <w:r>
          <w:t xml:space="preserve">An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rPr>
            <w:i/>
            <w:iCs/>
          </w:rPr>
          <w:t xml:space="preserve">appositive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is a noun phrase that renames or describes the noun beside it.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In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“Bovine respiratory disease (BRD), a disease complex with a multifactorial etiology, kills calves”</w:t>
        </w:r>
      </w:ins>
      <w:ins w:id="13" w:author="PR Preview" w:date="2026-01-01T00:00:00Z">
        <w:r>
          <w:t xml:space="preserve">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“a disease complex with a multifactorial etiology”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is an appositive of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“BRD”</w:t>
        </w:r>
      </w:ins>
      <w:ins w:id="20" w:author="PR Preview" w:date="2026-01-01T00:00:00Z">
        <w:r>
          <w:t xml:space="preserve">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i/>
            <w:iCs/>
          </w:rPr>
          <w:t xml:space="preserve">Appositive fronting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moves the appositive to the start of the sentence,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before the noun it describes, which then follows as the subject: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“A disease complex with a multifactorial etiology, BRD is a leading cause of mortality in calves.”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Often the subject becomes a pronoun, as in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“A disease complex with a multifactorial etiology, it is a leading cause of mortality in calves”</w:t>
        </w:r>
      </w:ins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which needs an antecedent for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“it”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in the sentence before.</w:t>
        </w:r>
      </w:ins>
    </w:p>
    <w:p>
      <w:pPr>
        <w:pStyle w:val="BodyText"/>
      </w:pPr>
      <w:ins w:id="40" w:author="PR Preview" w:date="2026-01-01T00:00:00Z">
        <w:r>
          <w:t xml:space="preserve">Fronting is a stylistic choice, with costs and benefits.</w:t>
        </w:r>
      </w:ins>
    </w:p>
    <w:p>
      <w:pPr>
        <w:pStyle w:val="BodyText"/>
      </w:pPr>
      <w:ins w:id="41" w:author="PR Preview" w:date="2026-01-01T00:00:00Z">
        <w:r>
          <w:rPr>
            <w:b/>
            <w:bCs/>
          </w:rPr>
          <w:t xml:space="preserve">Benefits</w:t>
        </w:r>
      </w:ins>
    </w:p>
    <w:p>
      <w:pPr>
        <w:pStyle w:val="Compact"/>
        <w:numPr>
          <w:ilvl w:val="0"/>
          <w:numId w:val="1006"/>
        </w:numPr>
      </w:pPr>
      <w:ins w:id="42" w:author="PR Preview" w:date="2026-01-01T00:00:00Z">
        <w:r>
          <w:t xml:space="preserve">It states the category before the specifics.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The reader learns what kind of thing the subject is,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then what is said about it.</w:t>
        </w:r>
      </w:ins>
    </w:p>
    <w:p>
      <w:pPr>
        <w:pStyle w:val="Compact"/>
        <w:numPr>
          <w:ilvl w:val="0"/>
          <w:numId w:val="1006"/>
        </w:numPr>
      </w:pPr>
      <w:ins w:id="47" w:author="PR Preview" w:date="2026-01-01T00:00:00Z">
        <w:r>
          <w:t xml:space="preserve">It joins two statements without a connecting verb such as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“is”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or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“serves as”</w:t>
        </w:r>
      </w:ins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so the sentence is shorter.</w:t>
        </w:r>
      </w:ins>
    </w:p>
    <w:p>
      <w:pPr>
        <w:pStyle w:val="Compact"/>
        <w:numPr>
          <w:ilvl w:val="0"/>
          <w:numId w:val="1006"/>
        </w:numPr>
      </w:pPr>
      <w:ins w:id="57" w:author="PR Preview" w:date="2026-01-01T00:00:00Z">
        <w:r>
          <w:t xml:space="preserve">It puts a familiar description first and the new claim last,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where the reader’s attention lands.</w:t>
        </w:r>
      </w:ins>
    </w:p>
    <w:p>
      <w:pPr>
        <w:pStyle w:val="FirstParagraph"/>
      </w:pPr>
      <w:ins w:id="60" w:author="PR Preview" w:date="2026-01-01T00:00:00Z">
        <w:r>
          <w:rPr>
            <w:b/>
            <w:bCs/>
          </w:rPr>
          <w:t xml:space="preserve">Costs</w:t>
        </w:r>
      </w:ins>
    </w:p>
    <w:p>
      <w:pPr>
        <w:pStyle w:val="Compact"/>
        <w:numPr>
          <w:ilvl w:val="0"/>
          <w:numId w:val="1007"/>
        </w:numPr>
      </w:pPr>
      <w:ins w:id="61" w:author="PR Preview" w:date="2026-01-01T00:00:00Z">
        <w:r>
          <w:t xml:space="preserve">The fronted phrase must describe the grammatical subject that follows.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Otherwise it dangles: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“A disease complex with a multifactorial etiology, mortality in calves is high”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says that mortality is a disease complex.</w:t>
        </w:r>
      </w:ins>
    </w:p>
    <w:p>
      <w:pPr>
        <w:pStyle w:val="Compact"/>
        <w:numPr>
          <w:ilvl w:val="0"/>
          <w:numId w:val="1007"/>
        </w:numPr>
      </w:pPr>
      <w:ins w:id="68" w:author="PR Preview" w:date="2026-01-01T00:00:00Z">
        <w:r>
          <w:t xml:space="preserve">The reader waits for the subject and verb,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which runs against the advice to</w:t>
        </w:r>
      </w:ins>
      <w:ins w:id="71" w:author="PR Preview" w:date="2026-01-01T00:00:00Z">
        <w:r>
          <w:t xml:space="preserve"> </w:t>
        </w:r>
      </w:ins>
      <w:hyperlink r:id="rId25">
        <w:ins w:id="72" w:author="PR Preview" w:date="2026-01-01T00:00:00Z">
          <w:r>
            <w:rPr>
              <w:rStyle w:val="Hyperlink"/>
            </w:rPr>
            <w:t xml:space="preserve">lead with the subject</w:t>
          </w:r>
        </w:ins>
      </w:hyperlink>
      <w:ins w:id="73" w:author="PR Preview" w:date="2026-01-01T00:00:00Z">
        <w:r>
          <w:t xml:space="preserve">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 long fronted appositive delays them, and a reader may take the phrase for the subject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(compare</w:t>
        </w:r>
      </w:ins>
      <w:ins w:id="78" w:author="PR Preview" w:date="2026-01-01T00:00:00Z">
        <w:r>
          <w:t xml:space="preserve"> </w:t>
        </w:r>
      </w:ins>
      <w:hyperlink w:anchor="avoid-garden-path-sentences">
        <w:ins w:id="79" w:author="PR Preview" w:date="2026-01-01T00:00:00Z">
          <w:r>
            <w:rPr>
              <w:rStyle w:val="Hyperlink"/>
            </w:rPr>
            <w:t xml:space="preserve">Avoid garden-path sentences</w:t>
          </w:r>
        </w:ins>
      </w:hyperlink>
      <w:ins w:id="8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7"/>
        </w:numPr>
      </w:pPr>
      <w:ins w:id="81" w:author="PR Preview" w:date="2026-01-01T00:00:00Z">
        <w:r>
          <w:t xml:space="preserve">The sentence no longer asserts the description as a main-clause claim,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so the reader may treat it as background even when it is the point.</w:t>
        </w:r>
      </w:ins>
    </w:p>
    <w:p>
      <w:pPr>
        <w:pStyle w:val="Compact"/>
        <w:numPr>
          <w:ilvl w:val="0"/>
          <w:numId w:val="1007"/>
        </w:numPr>
      </w:pPr>
      <w:ins w:id="84" w:author="PR Preview" w:date="2026-01-01T00:00:00Z">
        <w:r>
          <w:t xml:space="preserve">A pronoun subject (</w:t>
        </w:r>
      </w:ins>
      <w:ins w:id="85" w:author="PR Preview" w:date="2026-01-01T00:00:00Z">
        <w:r>
          <w:t xml:space="preserve">“it”</w:t>
        </w:r>
      </w:ins>
      <w:ins w:id="86" w:author="PR Preview" w:date="2026-01-01T00:00:00Z">
        <w:r>
          <w:t xml:space="preserve">) needs an antecedent in the previous sentence.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 reader who cannot find it must stop to look.</w:t>
        </w:r>
      </w:ins>
    </w:p>
    <w:p>
      <w:pPr>
        <w:pStyle w:val="Compact"/>
        <w:numPr>
          <w:ilvl w:val="0"/>
          <w:numId w:val="1007"/>
        </w:numPr>
      </w:pPr>
      <w:ins w:id="89" w:author="PR Preview" w:date="2026-01-01T00:00:00Z">
        <w:r>
          <w:t xml:space="preserve">It reads as more formal and literary, which suits some venues and not others.</w:t>
        </w:r>
      </w:ins>
    </w:p>
    <w:p>
      <w:pPr>
        <w:pStyle w:val="FirstParagraph"/>
      </w:pPr>
      <w:ins w:id="90" w:author="PR Preview" w:date="2026-01-01T00:00:00Z">
        <w:r>
          <w:rPr>
            <w:b/>
            <w:bCs/>
          </w:rPr>
          <w:t xml:space="preserve">Guideline.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Front an appositive when it is short, familiar to the reader, and describes the subject.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Keep the plain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“X is Y”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form when the description is the new information the paper depends on,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when it is long,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or when the subject is a pronoun without a clear antecedent.</w:t>
        </w:r>
      </w:ins>
    </w:p>
    <w:bookmarkStart w:id="28" w:name="exm-appositive-fronting"/>
    <w:p>
      <w:pPr>
        <w:pStyle w:val="BodyText"/>
      </w:pPr>
      <w:ins w:id="103" w:author="PR Preview" w:date="2026-01-01T00:00:00Z">
        <w:r>
          <w:rPr>
            <w:b/>
            <w:bCs/>
          </w:rPr>
          <w:t xml:space="preserve">Example 8 (Plain and fronted forms)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 </w:t>
        </w:r>
      </w:ins>
    </w:p>
    <w:p>
      <w:pPr>
        <w:pStyle w:val="BlockText"/>
      </w:pPr>
      <w:ins w:id="106" w:author="PR Preview" w:date="2026-01-01T00:00:00Z">
        <w:r>
          <w:t xml:space="preserve">Plain: Bovine respiratory disease (BRD) is a disease complex with a multifactorial etiology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 serves as a significant cause of mortality among preweaned calves and weaned cattle alike.</w:t>
        </w:r>
      </w:ins>
    </w:p>
    <w:p>
      <w:pPr>
        <w:pStyle w:val="BlockText"/>
      </w:pPr>
      <w:ins w:id="109" w:author="PR Preview" w:date="2026-01-01T00:00:00Z">
        <w:r>
          <w:t xml:space="preserve">Fronted: A disease complex with a multifactorial etiology,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BRD is a leading cause of mortality in both preweaned calves and weaned cattle.</w:t>
        </w:r>
      </w:ins>
    </w:p>
    <w:p>
      <w:pPr>
        <w:pStyle w:val="FirstParagraph"/>
      </w:pPr>
      <w:ins w:id="112" w:author="PR Preview" w:date="2026-01-01T00:00:00Z">
        <w:r>
          <w:t xml:space="preserve">The fronted version is shorter and puts the category first.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It works here because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“a disease complex with a multifactorial etiology”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describes BRD,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the subject that follows it, and the subject is named, not a pronoun.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If the multifactorial etiology is what the paper is about,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the plain form states it as a claim the reader can challenge, and is the better choice.</w:t>
        </w:r>
      </w:ins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2026-10-16T17:27:31Z</dcterms:created>
  <dcterms:modified xsi:type="dcterms:W3CDTF">2026-10-16T17:27:31Z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