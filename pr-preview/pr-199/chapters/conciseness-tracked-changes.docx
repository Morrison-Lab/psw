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2026-10-14 01:49:34 (PDT)</w:delText>
        </w:r>
      </w:del>
    </w:p>
    <w:p>
      <w:pPr>
        <w:pStyle w:val="Date"/>
      </w:pPr>
      <w:ins w:id="2" w:author="PR Preview" w:date="2026-01-01T00:00:00Z">
        <w:r>
          <w:t xml:space="preserve">Last modified: 2026-10-14 02:10:10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2026-10-14T09:13:18Z</dcterms:created>
  <dcterms:modified xsi:type="dcterms:W3CDTF">2026-10-14T09:13:18Z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02:10:10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