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2026-10-14 01:49:34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02:10:10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ins w:id="3" w:author="PR Preview" w:date="2026-01-01T00:00:00Z">
        <w:r>
          <w:t xml:space="preserve">In machine learning notes, the prediction function is</w:t>
        </w:r>
      </w:ins>
      <w:ins w:id="4" w:author="PR Preview" w:date="2026-01-01T00:00:00Z">
        <w:r>
          <w:t xml:space="preserve"> </w:t>
        </w:r>
      </w:ins>
      <m:oMath>
        <m:r>
          <m:t>h</m:t>
        </m:r>
      </m:oMath>
      <w:ins w:id="5" w:author="PR Preview" w:date="2026-01-01T00:00:00Z">
        <w:r>
          <w:t xml:space="preserve">,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and its value at the</w:t>
        </w:r>
      </w:ins>
      <w:ins w:id="8" w:author="PR Preview" w:date="2026-01-01T00:00:00Z">
        <w:r>
          <w:t xml:space="preserve"> </w:t>
        </w:r>
      </w:ins>
      <m:oMath>
        <m:r>
          <m:t>i</m:t>
        </m:r>
      </m:oMath>
      <w:ins w:id="9" w:author="PR Preview" w:date="2026-01-01T00:00:00Z">
        <w:r>
          <w:t xml:space="preserve">-th observed input is the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rPr>
            <w:b/>
            <w:bCs/>
          </w:rPr>
          <w:t xml:space="preserve">fitted value</w:t>
        </w:r>
      </w:ins>
      <w:ins w:id="12" w:author="PR Preview" w:date="2026-01-01T00:00:00Z">
        <w:r>
          <w:t xml:space="preserve">.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Define it once as</w:t>
        </w:r>
      </w:ins>
      <w:ins w:id="1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16" w:author="PR Preview" w:date="2026-01-01T00:00:00Z">
        <w:r>
          <w:t xml:space="preserve">,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then write</w:t>
        </w:r>
      </w:ins>
      <w:ins w:id="1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ins w:id="20" w:author="PR Preview" w:date="2026-01-01T00:00:00Z">
        <w:r>
          <w:t xml:space="preserve">, not</w:t>
        </w:r>
      </w:ins>
      <w:ins w:id="21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22" w:author="PR Preview" w:date="2026-01-01T00:00:00Z">
        <w:r>
          <w:t xml:space="preserve">,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wherever the fitted value appears in a loss, a residual or a risk sum:</w:t>
        </w:r>
      </w:ins>
      <w:ins w:id="25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and</w:t>
        </w:r>
      </w:ins>
      <w:ins w:id="2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ins w:id="29" w:author="PR Preview" w:date="2026-01-01T00:00:00Z">
        <w:r>
          <w:t xml:space="preserve">, not</w:t>
        </w:r>
      </w:ins>
      <w:ins w:id="30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and</w:t>
        </w:r>
      </w:ins>
      <w:ins w:id="33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34" w:author="PR Preview" w:date="2026-01-01T00:00:00Z">
        <w:r>
          <w:t xml:space="preserve">.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Keep</w:t>
        </w:r>
      </w:ins>
      <w:ins w:id="37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where</w:t>
        </w:r>
      </w:ins>
      <w:ins w:id="40" w:author="PR Preview" w:date="2026-01-01T00:00:00Z">
        <w:r>
          <w:t xml:space="preserve"> </w:t>
        </w:r>
      </w:ins>
      <m:oMath>
        <m:r>
          <m:t>h</m:t>
        </m:r>
      </m:oMath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itself is the subject,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as in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“the linear function</w:t>
        </w:r>
      </w:ins>
      <w:ins w:id="47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ins w:id="48" w:author="PR Preview" w:date="2026-01-01T00:00:00Z">
        <w:r>
          <w:t xml:space="preserve">”</w:t>
        </w:r>
      </w:ins>
      <w:ins w:id="49" w:author="PR Preview" w:date="2026-01-01T00:00:00Z">
        <w:r>
          <w:t xml:space="preserve">,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and where the output is not a prediction of</w:t>
        </w:r>
      </w:ins>
      <w:ins w:id="52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53" w:author="PR Preview" w:date="2026-01-01T00:00:00Z">
        <w:r>
          <w:t xml:space="preserve">,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such as an SVM decision score or a vector of class probabilities.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In the lab’s macros,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rPr>
            <w:rStyle w:val="VerbatimChar"/>
          </w:rPr>
          <w:t xml:space="preserve">\hy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prints</w:t>
        </w:r>
      </w:ins>
      <w:ins w:id="6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63" w:author="PR Preview" w:date="2026-01-01T00:00:00Z">
        <w:r>
          <w:t xml:space="preserve">.</w:t>
        </w:r>
      </w:ins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2026-10-14T09:14:18Z</dcterms:created>
  <dcterms:modified xsi:type="dcterms:W3CDTF">2026-10-14T09:14:18Z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02:10:10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