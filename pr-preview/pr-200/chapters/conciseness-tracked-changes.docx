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2026-10-14 08:02:01 (PDT)</w:delText>
        </w:r>
      </w:del>
    </w:p>
    <w:p>
      <w:pPr>
        <w:pStyle w:val="Date"/>
      </w:pPr>
      <w:ins w:id="2" w:author="PR Preview" w:date="2026-01-01T00:00:00Z">
        <w:r>
          <w:t xml:space="preserve">Last modified: 2026-10-14 11:24:42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2026-10-14T18:27:57Z</dcterms:created>
  <dcterms:modified xsi:type="dcterms:W3CDTF">2026-10-14T18:27:57Z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11:24:42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