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ins w:id="3" w:author="PR Preview" w:date="2026-01-01T00:00:00Z">
        <w:r>
          <w:t xml:space="preserve">Money words are idioms too when no money is involved.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“Costs us”</w:t>
        </w:r>
      </w:ins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“buys us”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“at the price of”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borrow from commerce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to describe a trade-off, and the reader must translate them back.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Say what is lost or gained.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Keep a literal use: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computational cost, a monetary cost,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or a cost function that the text defines as a term.</w:t>
        </w:r>
      </w:ins>
    </w:p>
    <w:p>
      <w:pPr>
        <w:pStyle w:val="BlockText"/>
      </w:pPr>
      <w:ins w:id="25" w:author="PR Preview" w:date="2026-01-01T00:00:00Z">
        <w:r>
          <w:t xml:space="preserve">❌ Nesting the cross-validation loop costs another factor of</w:t>
        </w:r>
      </w:ins>
      <w:ins w:id="26" w:author="PR Preview" w:date="2026-01-01T00:00:00Z">
        <w:r>
          <w:t xml:space="preserve"> </w:t>
        </w:r>
      </w:ins>
      <m:oMath>
        <m:r>
          <m:t>K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 computing time.</w:t>
        </w:r>
      </w:ins>
    </w:p>
    <w:p>
      <w:pPr>
        <w:pStyle w:val="BlockText"/>
      </w:pPr>
      <w:ins w:id="29" w:author="PR Preview" w:date="2026-01-01T00:00:00Z">
        <w:r>
          <w:t xml:space="preserve">✅ Nesting the cross-validation loop multiplies the computing time by</w:t>
        </w:r>
      </w:ins>
      <w:ins w:id="30" w:author="PR Preview" w:date="2026-01-01T00:00:00Z">
        <w:r>
          <w:t xml:space="preserve"> </w:t>
        </w:r>
      </w:ins>
      <m:oMath>
        <m:r>
          <m:t>K</m:t>
        </m:r>
      </m:oMath>
      <w:ins w:id="31" w:author="PR Preview" w:date="2026-01-01T00:00:00Z">
        <w:r>
          <w:t xml:space="preserve">.</w:t>
        </w:r>
      </w:ins>
    </w:p>
    <w:p>
      <w:pPr>
        <w:pStyle w:val="BlockText"/>
      </w:pPr>
      <w:ins w:id="32" w:author="PR Preview" w:date="2026-01-01T00:00:00Z">
        <w:r>
          <w:t xml:space="preserve">❌ Continuity buys us the intermediate value theorem.</w:t>
        </w:r>
      </w:ins>
    </w:p>
    <w:p>
      <w:pPr>
        <w:pStyle w:val="BlockText"/>
      </w:pPr>
      <w:ins w:id="33" w:author="PR Preview" w:date="2026-01-01T00:00:00Z">
        <w:r>
          <w:t xml:space="preserve">✅ Continuity gives us the intermediate value theorem.</w:t>
        </w:r>
      </w:ins>
    </w:p>
    <w:p>
      <w:pPr>
        <w:pStyle w:val="BlockText"/>
      </w:pPr>
      <w:ins w:id="34" w:author="PR Preview" w:date="2026-01-01T00:00:00Z">
        <w:r>
          <w:t xml:space="preserve">❌ The penalty costs us a little flexibility at the ends of the curve.</w:t>
        </w:r>
      </w:ins>
    </w:p>
    <w:p>
      <w:pPr>
        <w:pStyle w:val="BlockText"/>
      </w:pPr>
      <w:ins w:id="35" w:author="PR Preview" w:date="2026-01-01T00:00:00Z">
        <w:r>
          <w:t xml:space="preserve">✅ The penalty reduces the curve’s flexibility a little at its ends.</w:t>
        </w:r>
      </w:ins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2026-10-14T18:29:45Z</dcterms:created>
  <dcterms:modified xsi:type="dcterms:W3CDTF">2026-10-14T18:29:45Z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