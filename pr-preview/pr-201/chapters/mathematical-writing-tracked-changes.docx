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Writing mathematics in sentences</w:t>
        </w:r>
      </w:ins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ins w:id="3" w:author="PR Preview" w:date="2026-01-01T00:00:00Z">
        <w:r>
          <w:t xml:space="preserve">A mathematical paper is made of sentences, and the formulas are part of the sentences.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This chapter collects rules for fitting formulas into prose.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It draws on the lecture notes of a Stanford course on mathematical writing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(Knuth et al. 1987)</w:t>
        </w:r>
      </w:ins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This chapter selects the rules that bear most on formulas.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Several of the course’s other rules appear in other chapters,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</w:t>
        </w:r>
      </w:ins>
      <w:ins w:id="17" w:author="PR Preview" w:date="2026-01-01T00:00:00Z">
        <w:r>
          <w:t xml:space="preserve"> </w:t>
        </w:r>
      </w:ins>
      <w:hyperlink w:anchor="tbl-knuth-elsewhere">
        <w:ins w:id="18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points to them.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notes also cover spelling, punctuation and refereeing, which this book does not.</w:t>
        </w:r>
      </w:ins>
    </w:p>
    <w:bookmarkStart w:id="19" w:name="keep-formulas-inside-sentences"/>
    <w:p>
      <w:pPr>
        <w:pStyle w:val="Heading2"/>
      </w:pPr>
      <w:ins w:id="23" w:author="PR Preview" w:date="2026-01-01T00:00:00Z">
        <w:r>
          <w:t xml:space="preserve">1 Keep formulas inside sentences</w:t>
        </w:r>
      </w:ins>
    </w:p>
    <w:p>
      <w:pPr>
        <w:pStyle w:val="FirstParagraph"/>
      </w:pPr>
      <w:ins w:id="24" w:author="PR Preview" w:date="2026-01-01T00:00:00Z">
        <w:r>
          <w:t xml:space="preserve">Readers meet a formula as part of a sentence,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so the words around it decide whether the formula can be read.</w:t>
        </w:r>
      </w:ins>
    </w:p>
    <w:bookmarkStart w:id="13" w:name="separate-formulas-with-words"/>
    <w:p>
      <w:pPr>
        <w:pStyle w:val="Heading3"/>
      </w:pPr>
      <w:ins w:id="27" w:author="PR Preview" w:date="2026-01-01T00:00:00Z">
        <w:r>
          <w:t xml:space="preserve">1.1 Separate formulas with words</w:t>
        </w:r>
      </w:ins>
    </w:p>
    <w:p>
      <w:pPr>
        <w:pStyle w:val="FirstParagraph"/>
      </w:pPr>
      <w:ins w:id="28" w:author="PR Preview" w:date="2026-01-01T00:00:00Z">
        <w:r>
          <w:t xml:space="preserve">Put words between two formulas.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Without them, the reader cannot tell where one formula ends and the next begins.</w:t>
        </w:r>
      </w:ins>
    </w:p>
    <w:bookmarkStart w:id="12" w:name="exm-separate-formulas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1 (Separating two formulas)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ins w:id="34" w:author="PR Preview" w:date="2026-01-01T00:00:00Z">
        <w:r>
          <w:t xml:space="preserve">❌ Define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k</m:t>
            </m:r>
          </m:sub>
        </m:sSub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38" w:author="PR Preview" w:date="2026-01-01T00:00:00Z">
        <w:r>
          <w:t xml:space="preserve">.</w:t>
        </w:r>
      </w:ins>
    </w:p>
    <w:p>
      <w:pPr>
        <w:pStyle w:val="BlockText"/>
      </w:pPr>
      <w:ins w:id="39" w:author="PR Preview" w:date="2026-01-01T00:00:00Z">
        <w:r>
          <w:t xml:space="preserve">✅ Define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k</m:t>
            </m:r>
          </m:sub>
        </m:sSub>
      </m:oMath>
      <w:ins w:id="41" w:author="PR Preview" w:date="2026-01-01T00:00:00Z">
        <w:r>
          <w:t xml:space="preserve">, where</w:t>
        </w:r>
      </w:ins>
      <w:ins w:id="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43" w:author="PR Preview" w:date="2026-01-01T00:00:00Z">
        <w:r>
          <w:t xml:space="preserve">.</w:t>
        </w:r>
      </w:ins>
    </w:p>
    <w:p>
      <w:pPr>
        <w:pStyle w:val="FirstParagraph"/>
      </w:pPr>
      <w:ins w:id="44" w:author="PR Preview" w:date="2026-01-01T00:00:00Z">
        <w:r>
          <w:t xml:space="preserve">In the ❌ version the comma between the two formulas reads as part of the first one.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✅ version names the relation between them.</w:t>
        </w:r>
      </w:ins>
    </w:p>
    <w:bookmarkEnd w:id="12"/>
    <w:bookmarkEnd w:id="13"/>
    <w:bookmarkStart w:id="15" w:name="do-not-start-a-sentence-with-a-symbol"/>
    <w:p>
      <w:pPr>
        <w:pStyle w:val="Heading3"/>
      </w:pPr>
      <w:ins w:id="47" w:author="PR Preview" w:date="2026-01-01T00:00:00Z">
        <w:r>
          <w:t xml:space="preserve">1.2 Do not start a sentence with a symbol</w:t>
        </w:r>
      </w:ins>
    </w:p>
    <w:p>
      <w:pPr>
        <w:pStyle w:val="FirstParagraph"/>
      </w:pPr>
      <w:ins w:id="48" w:author="PR Preview" w:date="2026-01-01T00:00:00Z">
        <w:r>
          <w:t xml:space="preserve">A sentence that starts with a symbol is hard to see as a new sentence,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because the formula runs on from the period before it.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Start with a word, such as the name of the object.</w:t>
        </w:r>
      </w:ins>
    </w:p>
    <w:bookmarkStart w:id="14" w:name="exm-symbol-first"/>
    <w:p>
      <w:pPr>
        <w:pStyle w:val="BodyText"/>
      </w:pPr>
      <w:ins w:id="53" w:author="PR Preview" w:date="2026-01-01T00:00:00Z">
        <w:r>
          <w:rPr>
            <w:b/>
            <w:bCs/>
          </w:rPr>
          <w:t xml:space="preserve">Example 2 (Starting a sentence with a word)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 </w:t>
        </w:r>
      </w:ins>
    </w:p>
    <w:p>
      <w:pPr>
        <w:pStyle w:val="BlockText"/>
      </w:pPr>
      <w:ins w:id="56" w:author="PR Preview" w:date="2026-01-01T00:00:00Z">
        <w:r>
          <w:t xml:space="preserve">❌</w:t>
        </w:r>
      </w:ins>
      <w:ins w:id="57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has two real roots.</w:t>
        </w:r>
      </w:ins>
    </w:p>
    <w:p>
      <w:pPr>
        <w:pStyle w:val="BlockText"/>
      </w:pPr>
      <w:ins w:id="60" w:author="PR Preview" w:date="2026-01-01T00:00:00Z">
        <w:r>
          <w:t xml:space="preserve">✅ The polynomial</w:t>
        </w:r>
      </w:ins>
      <w:ins w:id="61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has two real roots.</w:t>
        </w:r>
      </w:ins>
    </w:p>
    <w:bookmarkEnd w:id="14"/>
    <w:bookmarkEnd w:id="15"/>
    <w:bookmarkStart w:id="16" w:name="write-logical-symbols-as-words"/>
    <w:p>
      <w:pPr>
        <w:pStyle w:val="Heading3"/>
      </w:pPr>
      <w:ins w:id="64" w:author="PR Preview" w:date="2026-01-01T00:00:00Z">
        <w:r>
          <w:t xml:space="preserve">1.3 Write logical symbols as words</w:t>
        </w:r>
      </w:ins>
    </w:p>
    <w:p>
      <w:pPr>
        <w:pStyle w:val="FirstParagraph"/>
      </w:pPr>
      <w:ins w:id="65" w:author="PR Preview" w:date="2026-01-01T00:00:00Z">
        <w:r>
          <w:t xml:space="preserve">In prose, write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“implies”</w:t>
        </w:r>
      </w:ins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“for every”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“there exists”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not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same goes for the symbols for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“therefore”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“such that”</w:t>
        </w:r>
      </w:ins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Keep the symbols in a work on logic.</w:t>
        </w:r>
      </w:ins>
    </w:p>
    <w:bookmarkEnd w:id="16"/>
    <w:bookmarkStart w:id="17" w:name="X5b5806410b0a2910a724cb8c3691681c247a7a7"/>
    <w:p>
      <w:pPr>
        <w:pStyle w:val="Heading3"/>
      </w:pPr>
      <w:ins w:id="96" w:author="PR Preview" w:date="2026-01-01T00:00:00Z">
        <w:r>
          <w:t xml:space="preserve">1.4 Test the sentence with the formulas removed</w:t>
        </w:r>
      </w:ins>
    </w:p>
    <w:p>
      <w:pPr>
        <w:pStyle w:val="FirstParagraph"/>
      </w:pPr>
      <w:ins w:id="97" w:author="PR Preview" w:date="2026-01-01T00:00:00Z">
        <w:r>
          <w:t xml:space="preserve">Many readers skim past the formulas on a first reading.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Replace each formula by a placeholder such as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“blah”</w:t>
        </w:r>
      </w:ins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 the sentence no longer reads smoothly,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rewrite it.</w:t>
        </w:r>
      </w:ins>
    </w:p>
    <w:bookmarkEnd w:id="17"/>
    <w:bookmarkStart w:id="18" w:name="tie-formulas-together-with-commentary"/>
    <w:p>
      <w:pPr>
        <w:pStyle w:val="Heading3"/>
      </w:pPr>
      <w:ins w:id="107" w:author="PR Preview" w:date="2026-01-01T00:00:00Z">
        <w:r>
          <w:t xml:space="preserve">1.5 Tie formulas together with commentary</w:t>
        </w:r>
      </w:ins>
    </w:p>
    <w:p>
      <w:pPr>
        <w:pStyle w:val="FirstParagraph"/>
      </w:pPr>
      <w:ins w:id="108" w:author="PR Preview" w:date="2026-01-01T00:00:00Z">
        <w:r>
          <w:t xml:space="preserve">A list of formulas with no words between them is the style of a homework paper.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Say what each step does and why the next one follows.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 sentence such as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“Because the set</w:t>
        </w:r>
      </w:ins>
      <w:ins w:id="115" w:author="PR Preview" w:date="2026-01-01T00:00:00Z">
        <w:r>
          <w:t xml:space="preserve"> </w:t>
        </w:r>
      </w:ins>
      <m:oMath>
        <m:r>
          <m:t>S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has an element, we can pick one and call it</w:t>
        </w:r>
      </w:ins>
      <w:ins w:id="118" w:author="PR Preview" w:date="2026-01-01T00:00:00Z">
        <w:r>
          <w:t xml:space="preserve"> </w:t>
        </w:r>
      </w:ins>
      <m:oMath>
        <m:r>
          <m:t>s</m:t>
        </m:r>
      </m:oMath>
      <w:ins w:id="119" w:author="PR Preview" w:date="2026-01-01T00:00:00Z">
        <w:r>
          <w:t xml:space="preserve">”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tells the reader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where the argument is going, and the bare formula does not.</w:t>
        </w:r>
      </w:ins>
    </w:p>
    <w:bookmarkEnd w:id="18"/>
    <w:bookmarkEnd w:id="19"/>
    <w:bookmarkStart w:id="21" w:name="introduce-a-theorem-with-a-sentence"/>
    <w:p>
      <w:pPr>
        <w:pStyle w:val="Heading2"/>
      </w:pPr>
      <w:ins w:id="124" w:author="PR Preview" w:date="2026-01-01T00:00:00Z">
        <w:r>
          <w:t xml:space="preserve">2 Introduce a theorem with a sentence</w:t>
        </w:r>
      </w:ins>
    </w:p>
    <w:p>
      <w:pPr>
        <w:pStyle w:val="FirstParagraph"/>
      </w:pPr>
      <w:ins w:id="125" w:author="PR Preview" w:date="2026-01-01T00:00:00Z">
        <w:r>
          <w:t xml:space="preserve">The line before a theorem, lemma or algorithm should be a complete sentence,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or end with a colon.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Do not let a heading such as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“Theorem”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finish a sentence that began above it.</w:t>
        </w:r>
      </w:ins>
    </w:p>
    <w:bookmarkStart w:id="20" w:name="exm-introduce-theorem"/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Example 3 (Introducing a theorem)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 </w:t>
        </w:r>
      </w:ins>
    </w:p>
    <w:p>
      <w:pPr>
        <w:pStyle w:val="BlockText"/>
      </w:pPr>
      <w:ins w:id="137" w:author="PR Preview" w:date="2026-01-01T00:00:00Z">
        <w:r>
          <w:t xml:space="preserve">❌ This gives the following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Theorem.</w:t>
        </w:r>
      </w:ins>
      <w:ins w:id="14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increasing.</w:t>
        </w:r>
      </w:ins>
    </w:p>
    <w:p>
      <w:pPr>
        <w:pStyle w:val="BlockText"/>
      </w:pPr>
      <w:ins w:id="143" w:author="PR Preview" w:date="2026-01-01T00:00:00Z">
        <w:r>
          <w:t xml:space="preserve">✅ Next we prove a result about monotonicity.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Theorem.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 function</w:t>
        </w:r>
      </w:ins>
      <w:ins w:id="14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defined in equation (3) is increasing.</w:t>
        </w:r>
      </w:ins>
    </w:p>
    <w:p>
      <w:pPr>
        <w:pStyle w:val="FirstParagraph"/>
      </w:pPr>
      <w:ins w:id="151" w:author="PR Preview" w:date="2026-01-01T00:00:00Z">
        <w:r>
          <w:t xml:space="preserve">The ❌ version breaks a sentence across the theorem and starts the theorem with a symbol.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✅ version uses a complete sentence, and the theorem names its object.</w:t>
        </w:r>
      </w:ins>
    </w:p>
    <w:bookmarkEnd w:id="20"/>
    <w:p>
      <w:pPr>
        <w:pStyle w:val="BodyText"/>
      </w:pPr>
      <w:ins w:id="154" w:author="PR Preview" w:date="2026-01-01T00:00:00Z">
        <w:r>
          <w:t xml:space="preserve">Write the statement of a theorem so that it stands alone.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 reader who jumps to the theorem should not need the assumptions in the paragraph before it,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so repeat them in the statement.</w:t>
        </w:r>
      </w:ins>
    </w:p>
    <w:bookmarkEnd w:id="21"/>
    <w:bookmarkStart w:id="23" w:name="X635c8c263491261849c5951c600a7c8b3b0ab19"/>
    <w:p>
      <w:pPr>
        <w:pStyle w:val="Heading2"/>
      </w:pPr>
      <w:ins w:id="159" w:author="PR Preview" w:date="2026-01-01T00:00:00Z">
        <w:r>
          <w:t xml:space="preserve">3 Display and number the formulas that matter</w:t>
        </w:r>
      </w:ins>
    </w:p>
    <w:p>
      <w:pPr>
        <w:pStyle w:val="FirstParagraph"/>
      </w:pPr>
      <w:ins w:id="160" w:author="PR Preview" w:date="2026-01-01T00:00:00Z">
        <w:r>
          <w:t xml:space="preserve">Put each important formula on a line by itself.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Number the important ones, even if you do not refer to them,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because a reader may want to refer to them later.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Quarto’s</w:t>
        </w:r>
      </w:ins>
      <w:ins w:id="167" w:author="PR Preview" w:date="2026-01-01T00:00:00Z">
        <w:r>
          <w:t xml:space="preserve"> </w:t>
        </w:r>
      </w:ins>
      <w:hyperlink r:id="rId22">
        <w:ins w:id="168" w:author="PR Preview" w:date="2026-01-01T00:00:00Z">
          <w:r>
            <w:rPr>
              <w:rStyle w:val="Hyperlink"/>
            </w:rPr>
            <w:t xml:space="preserve">equation cross-references</w:t>
          </w:r>
        </w:ins>
      </w:hyperlink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number a display and let you link to it.</w:t>
        </w:r>
      </w:ins>
    </w:p>
    <w:bookmarkEnd w:id="23"/>
    <w:bookmarkStart w:id="24" w:name="Xa3cf6e4bc6fc8e3d4315c77eaadbd0b034cebd2"/>
    <w:p>
      <w:pPr>
        <w:pStyle w:val="Heading2"/>
      </w:pPr>
      <w:ins w:id="171" w:author="PR Preview" w:date="2026-01-01T00:00:00Z">
        <w:r>
          <w:t xml:space="preserve">4 Write numbers according to how they are used</w:t>
        </w:r>
      </w:ins>
    </w:p>
    <w:p>
      <w:pPr>
        <w:pStyle w:val="FirstParagraph"/>
      </w:pPr>
      <w:ins w:id="172" w:author="PR Preview" w:date="2026-01-01T00:00:00Z">
        <w:r>
          <w:t xml:space="preserve">Spell out a small number when it is an adjective: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“the proof uses three lemmas”</w:t>
        </w:r>
      </w:ins>
      <w:ins w:id="175" w:author="PR Preview" w:date="2026-01-01T00:00:00Z">
        <w:r>
          <w:t xml:space="preserve">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Write the numeral when the number is a name or a value: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“Lemma 3 is used 12 times”</w:t>
        </w:r>
      </w:ins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“the total rose by 4”</w:t>
        </w:r>
      </w:ins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Capitalize the name of a numbered result, as in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“Theorem 1”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“Lemma 2”</w:t>
        </w:r>
      </w:ins>
      <w:ins w:id="192" w:author="PR Preview" w:date="2026-01-01T00:00:00Z">
        <w:r>
          <w:t xml:space="preserve">.</w:t>
        </w:r>
      </w:ins>
    </w:p>
    <w:bookmarkEnd w:id="24"/>
    <w:bookmarkStart w:id="25" w:name="keep-subscripts-under-control"/>
    <w:p>
      <w:pPr>
        <w:pStyle w:val="Heading2"/>
      </w:pPr>
      <w:ins w:id="193" w:author="PR Preview" w:date="2026-01-01T00:00:00Z">
        <w:r>
          <w:t xml:space="preserve">5 Keep subscripts under control</w:t>
        </w:r>
      </w:ins>
    </w:p>
    <w:p>
      <w:pPr>
        <w:pStyle w:val="FirstParagraph"/>
      </w:pPr>
      <w:ins w:id="194" w:author="PR Preview" w:date="2026-01-01T00:00:00Z">
        <w:r>
          <w:t xml:space="preserve">Do not name the elements of a set unless you need to.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If you write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“Let</w:t>
        </w:r>
      </w:ins>
      <w:ins w:id="1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ins w:id="200" w:author="PR Preview" w:date="2026-01-01T00:00:00Z">
        <w:r>
          <w:t xml:space="preserve">”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you will need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as soon as you take a subset of</w:t>
        </w:r>
      </w:ins>
      <w:ins w:id="207" w:author="PR Preview" w:date="2026-01-01T00:00:00Z">
        <w:r>
          <w:t xml:space="preserve"> </w:t>
        </w:r>
      </w:ins>
      <m:oMath>
        <m:r>
          <m:t>X</m:t>
        </m:r>
      </m:oMath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 subscript on a subscript is hard to read.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Write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“an element</w:t>
        </w:r>
      </w:ins>
      <w:ins w:id="215" w:author="PR Preview" w:date="2026-01-01T00:00:00Z">
        <w:r>
          <w:t xml:space="preserve"> </w:t>
        </w:r>
      </w:ins>
      <m:oMath>
        <m:r>
          <m:t>x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</w:t>
        </w:r>
      </w:ins>
      <w:ins w:id="218" w:author="PR Preview" w:date="2026-01-01T00:00:00Z">
        <w:r>
          <w:t xml:space="preserve"> </w:t>
        </w:r>
      </w:ins>
      <m:oMath>
        <m:r>
          <m:t>X</m:t>
        </m:r>
      </m:oMath>
      <w:ins w:id="219" w:author="PR Preview" w:date="2026-01-01T00:00:00Z">
        <w:r>
          <w:t xml:space="preserve">”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instead,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 refer to</w:t>
        </w:r>
      </w:ins>
      <w:ins w:id="224" w:author="PR Preview" w:date="2026-01-01T00:00:00Z">
        <w:r>
          <w:t xml:space="preserve"> </w:t>
        </w:r>
      </w:ins>
      <m:oMath>
        <m:r>
          <m:t>x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</w:t>
        </w:r>
      </w:ins>
      <w:ins w:id="227" w:author="PR Preview" w:date="2026-01-01T00:00:00Z">
        <w:r>
          <w:t xml:space="preserve"> </w:t>
        </w:r>
      </w:ins>
      <m:oMath>
        <m:r>
          <m:t>y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two elements.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Use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</w:t>
        </w:r>
      </w:ins>
      <w:ins w:id="2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only when you need two specified elements.</w:t>
        </w:r>
      </w:ins>
    </w:p>
    <w:bookmarkEnd w:id="25"/>
    <w:bookmarkStart w:id="26" w:name="choose-the-voice-and-the-person"/>
    <w:p>
      <w:pPr>
        <w:pStyle w:val="Heading2"/>
      </w:pPr>
      <w:ins w:id="238" w:author="PR Preview" w:date="2026-01-01T00:00:00Z">
        <w:r>
          <w:t xml:space="preserve">6 Choose the voice and the person</w:t>
        </w:r>
      </w:ins>
    </w:p>
    <w:p>
      <w:pPr>
        <w:pStyle w:val="FirstParagraph"/>
      </w:pPr>
      <w:ins w:id="239" w:author="PR Preview" w:date="2026-01-01T00:00:00Z">
        <w:r>
          <w:t xml:space="preserve">Use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“we”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to mean the author and the reader together,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as in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“we can now prove”</w:t>
        </w:r>
      </w:ins>
      <w:ins w:id="248" w:author="PR Preview" w:date="2026-01-01T00:00:00Z">
        <w:r>
          <w:t xml:space="preserve">.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Write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“we prove”</w:t>
        </w:r>
      </w:ins>
      <w:ins w:id="253" w:author="PR Preview" w:date="2026-01-01T00:00:00Z">
        <w:r>
          <w:t xml:space="preserve">, not the passive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“it can be proved”</w:t>
        </w:r>
      </w:ins>
      <w:ins w:id="256" w:author="PR Preview" w:date="2026-01-01T00:00:00Z">
        <w:r>
          <w:t xml:space="preserve">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Avoid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“I”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unless the author’s persona is relevant.</w:t>
        </w:r>
      </w:ins>
    </w:p>
    <w:p>
      <w:pPr>
        <w:pStyle w:val="BodyText"/>
      </w:pPr>
      <w:ins w:id="263" w:author="PR Preview" w:date="2026-01-01T00:00:00Z">
        <w:r>
          <w:t xml:space="preserve">Write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“assume that</w:t>
        </w:r>
      </w:ins>
      <w:ins w:id="266" w:author="PR Preview" w:date="2026-01-01T00:00:00Z">
        <w:r>
          <w:t xml:space="preserve"> </w:t>
        </w:r>
      </w:ins>
      <m:oMath>
        <m:r>
          <m:t>G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finite”</w:t>
        </w:r>
      </w:ins>
      <w:ins w:id="269" w:author="PR Preview" w:date="2026-01-01T00:00:00Z">
        <w:r>
          <w:t xml:space="preserve">, not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“assume</w:t>
        </w:r>
      </w:ins>
      <w:ins w:id="272" w:author="PR Preview" w:date="2026-01-01T00:00:00Z">
        <w:r>
          <w:t xml:space="preserve"> </w:t>
        </w:r>
      </w:ins>
      <m:oMath>
        <m:r>
          <m:t>G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finite”</w:t>
        </w:r>
      </w:ins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The word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“that”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helps the reader parse the sentence.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Do not write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“we have that</w:t>
        </w:r>
      </w:ins>
      <w:ins w:id="28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z</m:t>
        </m:r>
      </m:oMath>
      <w:ins w:id="287" w:author="PR Preview" w:date="2026-01-01T00:00:00Z">
        <w:r>
          <w:t xml:space="preserve">”</w:t>
        </w:r>
      </w:ins>
      <w:ins w:id="288" w:author="PR Preview" w:date="2026-01-01T00:00:00Z">
        <w:r>
          <w:t xml:space="preserve">; write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“we have</w:t>
        </w:r>
      </w:ins>
      <w:ins w:id="29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z</m:t>
        </m:r>
      </m:oMath>
      <w:ins w:id="292" w:author="PR Preview" w:date="2026-01-01T00:00:00Z">
        <w:r>
          <w:t xml:space="preserve">”</w:t>
        </w:r>
      </w:ins>
      <w:ins w:id="293" w:author="PR Preview" w:date="2026-01-01T00:00:00Z">
        <w:r>
          <w:t xml:space="preserve">.</w:t>
        </w:r>
      </w:ins>
    </w:p>
    <w:bookmarkEnd w:id="26"/>
    <w:bookmarkStart w:id="27" w:name="choose-the-proof-that-fits-the-claim"/>
    <w:p>
      <w:pPr>
        <w:pStyle w:val="Heading2"/>
      </w:pPr>
      <w:ins w:id="294" w:author="PR Preview" w:date="2026-01-01T00:00:00Z">
        <w:r>
          <w:t xml:space="preserve">7 Choose the proof that fits the claim</w:t>
        </w:r>
      </w:ins>
    </w:p>
    <w:p>
      <w:pPr>
        <w:pStyle w:val="FirstParagraph"/>
      </w:pPr>
      <w:ins w:id="295" w:author="PR Preview" w:date="2026-01-01T00:00:00Z">
        <w:r>
          <w:t xml:space="preserve">Do not use proof by contradiction where a direct proof will do.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course’s worked example proves a lemma both ways.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 direct proof is shorter,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and it does not assume that the entries are integers or restate their ordering.</w:t>
        </w:r>
      </w:ins>
    </w:p>
    <w:bookmarkEnd w:id="27"/>
    <w:bookmarkStart w:id="40" w:name="rules-that-other-chapters-cover"/>
    <w:p>
      <w:pPr>
        <w:pStyle w:val="Heading2"/>
      </w:pPr>
      <w:ins w:id="302" w:author="PR Preview" w:date="2026-01-01T00:00:00Z">
        <w:r>
          <w:t xml:space="preserve">8 Rules that other chapters cover</w:t>
        </w:r>
      </w:ins>
    </w:p>
    <w:p>
      <w:pPr>
        <w:pStyle w:val="FirstParagraph"/>
      </w:pPr>
      <w:hyperlink w:anchor="tbl-knuth-elsewhere">
        <w:ins w:id="303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lists the course’s other rules and where this book discusses them.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ins w:id="306" w:author="PR Preview" w:date="2026-01-01T00:00:00Z">
        <w:r>
          <w:t xml:space="preserve">Knuth, Donald E., Tracy Larrabee, and Paul M. Roberts. 1987.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rPr>
            <w:i/>
            <w:iCs/>
          </w:rPr>
          <w:t xml:space="preserve">Mathematical Writing</w:t>
        </w:r>
      </w:ins>
      <w:ins w:id="309" w:author="PR Preview" w:date="2026-01-01T00:00:00Z">
        <w:r>
          <w:t xml:space="preserve">.</w:t>
        </w:r>
      </w:ins>
      <w:ins w:id="310" w:author="PR Preview" w:date="2026-01-01T00:00:00Z">
        <w:r>
          <w:t xml:space="preserve"> </w:t>
        </w:r>
      </w:ins>
      <w:hyperlink r:id="rId37">
        <w:ins w:id="311" w:author="PR Preview" w:date="2026-01-01T00:00:00Z">
          <w:r>
            <w:rPr>
              <w:rStyle w:val="Hyperlink"/>
            </w:rPr>
            <w:t xml:space="preserve">https://jmlr.csail.mit.edu/reviewing-papers/knuth_mathematical_writing.pdf</w:t>
          </w:r>
        </w:ins>
      </w:hyperlink>
      <w:ins w:id="312" w:author="PR Preview" w:date="2026-01-01T00:00:00Z">
        <w:r>
          <w:t xml:space="preserve">.</w:t>
        </w:r>
      </w:ins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2026-10-16T11:40:39Z</dcterms:created>
  <dcterms:modified xsi:type="dcterms:W3CDTF">2026-10-16T11:40:39Z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