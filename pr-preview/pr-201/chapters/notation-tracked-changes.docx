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del w:id="3" w:author="PR Preview" w:date="2026-01-01T00:00:00Z">
        <w:r>
          <w:delText xml:space="preserve">5 Matching names and notation</w:delText>
        </w:r>
      </w:del>
    </w:p>
    <w:p>
      <w:pPr>
        <w:pStyle w:val="Heading2"/>
      </w:pPr>
      <w:ins w:id="4" w:author="PR Preview" w:date="2026-01-01T00:00:00Z">
        <w:r>
          <w:t xml:space="preserve">5 Random variables and their values</w:t>
        </w:r>
      </w:ins>
    </w:p>
    <w:p>
      <w:pPr>
        <w:pStyle w:val="FirstParagraph"/>
      </w:pPr>
      <w:ins w:id="5" w:author="PR Preview" w:date="2026-01-01T00:00:00Z">
        <w:r>
          <w:t xml:space="preserve">A random variable and a value that it takes are different objects.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Before the data are collected, the outcome is a random variable;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after, it is a number.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Statements about the two have different meanings.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Write them with different symbols.</w:t>
        </w:r>
      </w:ins>
    </w:p>
    <w:p>
      <w:pPr>
        <w:pStyle w:val="BodyText"/>
      </w:pPr>
      <w:ins w:id="14" w:author="PR Preview" w:date="2026-01-01T00:00:00Z">
        <w:r>
          <w:t xml:space="preserve">Use a capital letter for the random variable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the matching lowercase letter for a value that it takes:</w:t>
        </w:r>
      </w:ins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is the random variable, such as the outcome of a coin flip before the flip;</w:t>
        </w:r>
      </w:ins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one value of</w:t>
        </w:r>
      </w:ins>
      <w:ins w:id="21" w:author="PR Preview" w:date="2026-01-01T00:00:00Z">
        <w:r>
          <w:t xml:space="preserve"> </w:t>
        </w:r>
      </w:ins>
      <m:oMath>
        <m:r>
          <m:t>Y</m:t>
        </m:r>
      </m:oMath>
      <w:ins w:id="22" w:author="PR Preview" w:date="2026-01-01T00:00:00Z">
        <w:r>
          <w:t xml:space="preserve">, such as 1 after the flip lands heads;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the random variable for the</w:t>
        </w:r>
      </w:ins>
      <w:ins w:id="25" w:author="PR Preview" w:date="2026-01-01T00:00:00Z">
        <w:r>
          <w:t xml:space="preserve"> </w:t>
        </w:r>
      </w:ins>
      <m:oMath>
        <m:r>
          <m:t>i</m:t>
        </m:r>
      </m:oMath>
      <w:ins w:id="26" w:author="PR Preview" w:date="2026-01-01T00:00:00Z">
        <w:r>
          <w:t xml:space="preserve">-th observation;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that observation’s observed value.</w:t>
        </w:r>
      </w:ins>
    </w:p>
    <w:p>
      <w:pPr>
        <w:pStyle w:val="FirstParagraph"/>
      </w:pPr>
      <w:ins w:id="29" w:author="PR Preview" w:date="2026-01-01T00:00:00Z">
        <w:r>
          <w:t xml:space="preserve">State the convention where you first use the symbols.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Keep it in every later section.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Do not switch between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for the same quantity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unless the meaning changes from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“before the data”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to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“after the data”</w:t>
        </w:r>
      </w:ins>
      <w:ins w:id="48" w:author="PR Preview" w:date="2026-01-01T00:00:00Z">
        <w:r>
          <w:t xml:space="preserve">.</w:t>
        </w:r>
      </w:ins>
    </w:p>
    <w:bookmarkStart w:id="32" w:name="exm-random-variable-vs-value"/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Example 8 (Writing a random variable and its value)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 </w:t>
        </w:r>
      </w:ins>
    </w:p>
    <w:p>
      <w:pPr>
        <w:pStyle w:val="BlockText"/>
      </w:pPr>
      <w:ins w:id="52" w:author="PR Preview" w:date="2026-01-01T00:00:00Z">
        <w:r>
          <w:t xml:space="preserve">❌ The probability that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exceeds 3 is</w:t>
        </w:r>
      </w:ins>
      <w:ins w:id="56" w:author="PR Preview" w:date="2026-01-01T00:00:00Z">
        <w:r>
          <w:t xml:space="preserve"> </w:t>
        </w:r>
      </w:ins>
      <m:oMath>
        <m:r>
          <m:t>0.2</m:t>
        </m:r>
      </m:oMath>
      <w:ins w:id="57" w:author="PR Preview" w:date="2026-01-01T00:00:00Z">
        <w:r>
          <w:t xml:space="preserve">.</w:t>
        </w:r>
      </w:ins>
    </w:p>
    <w:p>
      <w:pPr>
        <w:pStyle w:val="BlockText"/>
      </w:pPr>
      <w:ins w:id="58" w:author="PR Preview" w:date="2026-01-01T00:00:00Z">
        <w:r>
          <w:t xml:space="preserve">✅ The probability that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exceeds 3 is</w:t>
        </w:r>
      </w:ins>
      <w:ins w:id="62" w:author="PR Preview" w:date="2026-01-01T00:00:00Z">
        <w:r>
          <w:t xml:space="preserve"> </w:t>
        </w:r>
      </w:ins>
      <m:oMath>
        <m:r>
          <m:t>0.2</m:t>
        </m:r>
      </m:oMath>
      <w:ins w:id="63" w:author="PR Preview" w:date="2026-01-01T00:00:00Z">
        <w:r>
          <w:t xml:space="preserve">.</w:t>
        </w:r>
      </w:ins>
    </w:p>
    <w:p>
      <w:pPr>
        <w:pStyle w:val="BlockText"/>
      </w:pPr>
      <w:ins w:id="64" w:author="PR Preview" w:date="2026-01-01T00:00:00Z">
        <w:r>
          <w:t xml:space="preserve">❌ The sample mean of the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2.4.</w:t>
        </w:r>
      </w:ins>
    </w:p>
    <w:p>
      <w:pPr>
        <w:pStyle w:val="BlockText"/>
      </w:pPr>
      <w:ins w:id="68" w:author="PR Preview" w:date="2026-01-01T00:00:00Z">
        <w:r>
          <w:t xml:space="preserve">✅ The sample mean of the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2.4.</w:t>
        </w:r>
      </w:ins>
    </w:p>
    <w:p>
      <w:pPr>
        <w:pStyle w:val="FirstParagraph"/>
      </w:pPr>
      <w:ins w:id="72" w:author="PR Preview" w:date="2026-01-01T00:00:00Z">
        <w:r>
          <w:t xml:space="preserve">A probability is a statement about a random variable.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❌ version of the first pair puts a fixed number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where a quantity that can vary belongs.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 observed number has no probability of exceeding 3.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second pair has the reverse mistake.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 sample mean of 2.4 is a number computed from observed values.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 ❌ version attributes it to the random variables.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sample mean of the random variables,</w:t>
        </w:r>
      </w:ins>
      <w:ins w:id="8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8" w:author="PR Preview" w:date="2026-01-01T00:00:00Z">
        <w:r>
          <w:t xml:space="preserve">, is itself a random variable.</w:t>
        </w:r>
      </w:ins>
    </w:p>
    <w:bookmarkEnd w:id="32"/>
    <w:p>
      <w:pPr>
        <w:pStyle w:val="BodyText"/>
      </w:pPr>
      <w:ins w:id="89" w:author="PR Preview" w:date="2026-01-01T00:00:00Z">
        <w:r>
          <w:t xml:space="preserve">Match the notation to the claim:</w:t>
        </w:r>
      </w:ins>
    </w:p>
    <w:p>
      <w:pPr>
        <w:pStyle w:val="Compact"/>
        <w:numPr>
          <w:ilvl w:val="0"/>
          <w:numId w:val="1008"/>
        </w:numPr>
      </w:pPr>
      <w:ins w:id="90" w:author="PR Preview" w:date="2026-01-01T00:00:00Z">
        <w:r>
          <w:t xml:space="preserve">Write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for a probability,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with the random variable on the left of the inequality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the value on the right.</w:t>
        </w:r>
      </w:ins>
    </w:p>
    <w:p>
      <w:pPr>
        <w:pStyle w:val="Compact"/>
        <w:numPr>
          <w:ilvl w:val="0"/>
          <w:numId w:val="1008"/>
        </w:numPr>
      </w:pPr>
      <w:ins w:id="98" w:author="PR Preview" w:date="2026-01-01T00:00:00Z">
        <w:r>
          <w:t xml:space="preserve">Write</w:t>
        </w:r>
      </w:ins>
      <w:ins w:id="99" w:author="PR Preview" w:date="2026-01-01T00:00:00Z">
        <w:r>
          <w:t xml:space="preserve"> </w:t>
        </w:r>
      </w:ins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 the mean and variance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 a random variable,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never</w:t>
        </w:r>
      </w:ins>
      <w:ins w:id="109" w:author="PR Preview" w:date="2026-01-01T00:00:00Z">
        <w:r>
          <w:t xml:space="preserve"> </w:t>
        </w:r>
      </w:ins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</w:t>
        </w:r>
      </w:ins>
      <w:ins w:id="112" w:author="PR Preview" w:date="2026-01-01T00:00:00Z">
        <w:r>
          <w:t xml:space="preserve"> </w:t>
        </w:r>
      </w:ins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an observed value.</w:t>
        </w:r>
      </w:ins>
    </w:p>
    <w:p>
      <w:pPr>
        <w:pStyle w:val="Compact"/>
        <w:numPr>
          <w:ilvl w:val="0"/>
          <w:numId w:val="1008"/>
        </w:numPr>
      </w:pPr>
      <w:ins w:id="115" w:author="PR Preview" w:date="2026-01-01T00:00:00Z">
        <w:r>
          <w:t xml:space="preserve">Write a statistic computed from observed values with lowercase letters,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as in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the same statistic as a random variable with capitals,</w:t>
        </w:r>
      </w:ins>
      <w:ins w:id="12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first is a number, such as 2.4.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second has a sampling distribution.</w:t>
        </w:r>
      </w:ins>
    </w:p>
    <w:p>
      <w:pPr>
        <w:pStyle w:val="FirstParagraph"/>
      </w:pPr>
      <w:ins w:id="128" w:author="PR Preview" w:date="2026-01-01T00:00:00Z">
        <w:r>
          <w:t xml:space="preserve">Some fields reserve capital letters for matrices,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or use the same letter for a random variable and its value.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 that case, say so where you introduce the symbols.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Add a word that tells the reader which meaning applies,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such as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“the random variable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40" w:author="PR Preview" w:date="2026-01-01T00:00:00Z">
        <w:r>
          <w:t xml:space="preserve">”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or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“the observed value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46" w:author="PR Preview" w:date="2026-01-01T00:00:00Z">
        <w:r>
          <w:t xml:space="preserve">”</w:t>
        </w:r>
      </w:ins>
      <w:ins w:id="147" w:author="PR Preview" w:date="2026-01-01T00:00:00Z">
        <w:r>
          <w:t xml:space="preserve">.</w:t>
        </w:r>
      </w:ins>
    </w:p>
    <w:bookmarkEnd w:id="33"/>
    <w:bookmarkStart w:id="36" w:name="matching-names-and-notation"/>
    <w:p>
      <w:pPr>
        <w:pStyle w:val="Heading2"/>
      </w:pPr>
      <w:ins w:id="148" w:author="PR Preview" w:date="2026-01-01T00:00:00Z">
        <w:r>
          <w:t xml:space="preserve">6 Matching names and notation</w:t>
        </w:r>
      </w:ins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del w:id="149" w:author="PR Preview" w:date="2026-01-01T00:00:00Z">
        <w:r>
          <w:rPr>
            <w:b/>
            <w:bCs/>
          </w:rPr>
          <w:delText xml:space="preserve">Example 8 (Matching a name to its notation)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 </w:delText>
        </w:r>
      </w:del>
    </w:p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Example 9 (Matching a name to its notation)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del w:id="155" w:author="PR Preview" w:date="2026-01-01T00:00:00Z">
        <w:r>
          <w:delText xml:space="preserve">6 Using shared macros</w:delText>
        </w:r>
      </w:del>
    </w:p>
    <w:p>
      <w:pPr>
        <w:pStyle w:val="Heading2"/>
      </w:pPr>
      <w:ins w:id="156" w:author="PR Preview" w:date="2026-01-01T00:00:00Z">
        <w:r>
          <w:t xml:space="preserve">7 Using shared macros</w:t>
        </w:r>
      </w:ins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Example 9 (Using a shared macro)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This example compares the source you type,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Example 10 (Using a shared macro)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This example compares the source you type,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Example 10 (Naming a macro for its meaning)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 </w:delText>
        </w:r>
      </w:del>
    </w:p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Example 11 (Naming a macro for its meaning)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Example 11 (Naming a decorator for its meaning)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 </w:delText>
        </w:r>
      </w:del>
    </w:p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Example 12 (Naming a decorator for its meaning)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del w:id="179" w:author="PR Preview" w:date="2026-01-01T00:00:00Z">
        <w:r>
          <w:rPr>
            <w:b/>
            <w:bCs/>
          </w:rPr>
          <w:delText xml:space="preserve">Example 12 (Naming a set for its meaning)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 </w:delText>
        </w:r>
      </w:del>
    </w:p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Example 13 (Naming a set for its meaning)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Example 13 (Naming a variable for its role)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 </w:delText>
        </w:r>
      </w:del>
    </w:p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Example 14 (Naming a variable for its role)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del w:id="191" w:author="PR Preview" w:date="2026-01-01T00:00:00Z">
        <w:r>
          <w:rPr>
            <w:b/>
            <w:bCs/>
          </w:rPr>
          <w:delText xml:space="preserve">Example 14 (Writing a named quantity by its name)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 </w:delText>
        </w:r>
      </w:del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Example 15 (Writing a named quantity by its name)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15 (Letting the macro size the bracket)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Example 16 (Letting the macro size the bracket)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del w:id="203" w:author="PR Preview" w:date="2026-01-01T00:00:00Z">
        <w:r>
          <w:delText xml:space="preserve">7 Making expressions concise</w:delText>
        </w:r>
      </w:del>
    </w:p>
    <w:p>
      <w:pPr>
        <w:pStyle w:val="Heading2"/>
      </w:pPr>
      <w:ins w:id="204" w:author="PR Preview" w:date="2026-01-01T00:00:00Z">
        <w:r>
          <w:t xml:space="preserve">8 Making expressions concise</w:t>
        </w:r>
      </w:ins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Example 16 (Naming a repeated chunk)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 </w:delText>
        </w:r>
      </w:del>
    </w:p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Example 17 (Naming a repeated chunk)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del w:id="211" w:author="PR Preview" w:date="2026-01-01T00:00:00Z">
        <w:r>
          <w:delText xml:space="preserve">8 Writing dot products</w:delText>
        </w:r>
      </w:del>
    </w:p>
    <w:p>
      <w:pPr>
        <w:pStyle w:val="Heading2"/>
      </w:pPr>
      <w:ins w:id="212" w:author="PR Preview" w:date="2026-01-01T00:00:00Z">
        <w:r>
          <w:t xml:space="preserve">9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17 (Writing a dot product)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 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Example 18 (Writing a dot product)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del w:id="219" w:author="PR Preview" w:date="2026-01-01T00:00:00Z">
        <w:r>
          <w:delText xml:space="preserve">9 Writing out notational shorthands</w:delText>
        </w:r>
      </w:del>
    </w:p>
    <w:p>
      <w:pPr>
        <w:pStyle w:val="Heading2"/>
      </w:pPr>
      <w:ins w:id="220" w:author="PR Preview" w:date="2026-01-01T00:00:00Z">
        <w:r>
          <w:t xml:space="preserve">10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del w:id="221" w:author="PR Preview" w:date="2026-01-01T00:00:00Z">
        <w:r>
          <w:rPr>
            <w:b/>
            <w:bCs/>
          </w:rPr>
          <w:delText xml:space="preserve">Example 18 (Writing out the limits of a sum and the range of an index)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For a discrete random variable</w:delText>
        </w:r>
      </w:del>
      <w:del w:id="224" w:author="PR Preview" w:date="2026-01-01T00:00:00Z">
        <w:r>
          <w:delText xml:space="preserve"> </w:delText>
        </w:r>
      </w:del>
      <m:oMath>
        <m:r>
          <m:t>X</m:t>
        </m:r>
      </m:oMath>
      <w:del w:id="225" w:author="PR Preview" w:date="2026-01-01T00:00:00Z">
        <w:r>
          <w:delText xml:space="preserve">:</w:delText>
        </w:r>
      </w:del>
    </w:p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Example 19 (Writing out the limits of a sum and the range of an index)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For a discrete random variable</w:t>
        </w:r>
      </w:ins>
      <w:ins w:id="229" w:author="PR Preview" w:date="2026-01-01T00:00:00Z">
        <w:r>
          <w:t xml:space="preserve"> </w:t>
        </w:r>
      </w:ins>
      <m:oMath>
        <m:r>
          <m:t>X</m:t>
        </m:r>
      </m:oMath>
      <w:ins w:id="230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del w:id="231" w:author="PR Preview" w:date="2026-01-01T00:00:00Z">
        <w:r>
          <w:delText xml:space="preserve">10 Stating assumptions before using them</w:delText>
        </w:r>
      </w:del>
    </w:p>
    <w:p>
      <w:pPr>
        <w:pStyle w:val="Heading2"/>
      </w:pPr>
      <w:ins w:id="232" w:author="PR Preview" w:date="2026-01-01T00:00:00Z">
        <w:r>
          <w:t xml:space="preserve">11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Example 19 (Stating the restriction on</w:delText>
        </w:r>
      </w:del>
      <w:del w:id="234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35" w:author="PR Preview" w:date="2026-01-01T00:00:00Z">
        <w:r>
          <w:rPr>
            <w:b/>
            <w:bCs/>
          </w:rPr>
          <w:delText xml:space="preserve"> </w:delText>
        </w:r>
      </w:del>
      <w:del w:id="236" w:author="PR Preview" w:date="2026-01-01T00:00:00Z">
        <w:r>
          <w:rPr>
            <w:b/>
            <w:bCs/>
          </w:rPr>
          <w:delText xml:space="preserve">before using it)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To show that</w:delText>
        </w:r>
      </w:del>
      <w:del w:id="2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 a strict local minimizer of</w:delText>
        </w:r>
      </w:del>
      <w:del w:id="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we show that</w:delText>
        </w:r>
      </w:del>
      <w:del w:id="2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for every</w:delText>
        </w:r>
      </w:del>
      <w:del w:id="249" w:author="PR Preview" w:date="2026-01-01T00:00:00Z">
        <w:r>
          <w:delText xml:space="preserve"> </w:delText>
        </w:r>
      </w:del>
      <m:oMath>
        <m:r>
          <m:t>x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Example 20 (Stating the restriction on</w:t>
        </w:r>
      </w:ins>
      <w:ins w:id="25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54" w:author="PR Preview" w:date="2026-01-01T00:00:00Z">
        <w:r>
          <w:rPr>
            <w:b/>
            <w:bCs/>
          </w:rP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before using it)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To show that</w:t>
        </w:r>
      </w:ins>
      <w:ins w:id="2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 strict local minimizer of</w:t>
        </w:r>
      </w:ins>
      <w:ins w:id="2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we show that</w:t>
        </w:r>
      </w:ins>
      <w:ins w:id="2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every</w:t>
        </w:r>
      </w:ins>
      <w:ins w:id="268" w:author="PR Preview" w:date="2026-01-01T00:00:00Z">
        <w:r>
          <w:t xml:space="preserve"> </w:t>
        </w:r>
      </w:ins>
      <m:oMath>
        <m:r>
          <m:t>x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2026-10-16T11:20:54Z</dcterms:created>
  <dcterms:modified xsi:type="dcterms:W3CDTF">2026-10-16T11:20:54Z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