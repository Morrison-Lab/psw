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5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ins w:id="3" w:author="PR Preview" w:date="2026-01-01T00:00:00Z">
          <w:r>
            <w:rPr>
              <w:rStyle w:val="Hyperlink"/>
            </w:rPr>
            <w:t xml:space="preserve">Distinguish a random variable from its value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before the data,</w:t>
        </w:r>
      </w:ins>
      <w:ins w:id="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after.</w:t>
        </w:r>
      </w:ins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5"/>
    <w:bookmarkStart w:id="34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9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4"/>
    <w:bookmarkStart w:id="42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0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1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2"/>
    <w:bookmarkStart w:id="50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0"/>
    <w:bookmarkStart w:id="65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5"/>
    <w:bookmarkStart w:id="77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7"/>
    <w:bookmarkStart w:id="92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2"/>
    <w:bookmarkStart w:id="96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6"/>
    <w:bookmarkStart w:id="100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hyperlink" Target="avoid-cliches.qmd" TargetMode="External"/><Relationship Id="rId49" Type="http://schemas.openxmlformats.org/officeDocument/2006/relationships/hyperlink" Target="avoid-cliches.qmd#say-what-it-is-before-what-it-is-not" TargetMode="External"/><Relationship Id="rId90" Type="http://schemas.openxmlformats.org/officeDocument/2006/relationships/hyperlink" Target="citations-evidence.qmd#adapting-another-courses-material" TargetMode="External"/><Relationship Id="rId30" Type="http://schemas.openxmlformats.org/officeDocument/2006/relationships/hyperlink" Target="citations-evidence.qmd#copy-paste-with-caution" TargetMode="External"/><Relationship Id="rId27" Type="http://schemas.openxmlformats.org/officeDocument/2006/relationships/hyperlink" Target="citations-evidence.qmd#do-not-substitute-flippancy-for-support" TargetMode="External"/><Relationship Id="rId31" Type="http://schemas.openxmlformats.org/officeDocument/2006/relationships/hyperlink" Target="citations-evidence.qmd#link-liberally" TargetMode="External"/><Relationship Id="rId91" Type="http://schemas.openxmlformats.org/officeDocument/2006/relationships/hyperlink" Target="citations-evidence.qmd#material-from-your-own-repositories" TargetMode="External"/><Relationship Id="rId33" Type="http://schemas.openxmlformats.org/officeDocument/2006/relationships/hyperlink" Target="citations-evidence.qmd#put-the-content-first" TargetMode="External"/><Relationship Id="rId32" Type="http://schemas.openxmlformats.org/officeDocument/2006/relationships/hyperlink" Target="citations-evidence.qmd#quote-the-original" TargetMode="External"/><Relationship Id="rId28" Type="http://schemas.openxmlformats.org/officeDocument/2006/relationships/hyperlink" Target="citations-evidence.qmd#what-makes-a-citation-relevant" TargetMode="External"/><Relationship Id="rId29" Type="http://schemas.openxmlformats.org/officeDocument/2006/relationships/hyperlink" Target="citations-evidence.qmd#what-makes-a-source-trustworthy" TargetMode="External"/><Relationship Id="rId26" Type="http://schemas.openxmlformats.org/officeDocument/2006/relationships/hyperlink" Target="citations-evidence.qmd#why-claims-need-support" TargetMode="External"/><Relationship Id="rId56" Type="http://schemas.openxmlformats.org/officeDocument/2006/relationships/hyperlink" Target="conciseness.qmd#avoid-double-negatives" TargetMode="External"/><Relationship Id="rId74" Type="http://schemas.openxmlformats.org/officeDocument/2006/relationships/hyperlink" Target="conciseness.qmd#do-not-rule-out-readings-no-reader-would-make" TargetMode="External"/><Relationship Id="rId71" Type="http://schemas.openxmlformats.org/officeDocument/2006/relationships/hyperlink" Target="conciseness.qmd#lead-with-the-subject" TargetMode="External"/><Relationship Id="rId73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make-every-word-tell" TargetMode="External"/><Relationship Id="rId76" Type="http://schemas.openxmlformats.org/officeDocument/2006/relationships/hyperlink" Target="conciseness.qmd#put-lists-in-bullet-points" TargetMode="External"/><Relationship Id="rId75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0" Type="http://schemas.openxmlformats.org/officeDocument/2006/relationships/hyperlink" Target="defining-terms.qmd#presenting-a-derivation-exercise-solution-theorem-proof" TargetMode="External"/><Relationship Id="rId69" Type="http://schemas.openxmlformats.org/officeDocument/2006/relationships/hyperlink" Target="grammar.qmd#avoid-garden-path-sentences" TargetMode="External"/><Relationship Id="rId67" Type="http://schemas.openxmlformats.org/officeDocument/2006/relationships/hyperlink" Target="grammar.qmd#demonstrative-pronouns" TargetMode="External"/><Relationship Id="rId70" Type="http://schemas.openxmlformats.org/officeDocument/2006/relationships/hyperlink" Target="grammar.qmd#name-the-object-of-a-relational-noun" TargetMode="External"/><Relationship Id="rId68" Type="http://schemas.openxmlformats.org/officeDocument/2006/relationships/hyperlink" Target="grammar.qmd#quantifiers-used-as-pronouns" TargetMode="External"/><Relationship Id="rId66" Type="http://schemas.openxmlformats.org/officeDocument/2006/relationships/hyperlink" Target="grammar.qmd#relative-pronouns" TargetMode="External"/><Relationship Id="rId62" Type="http://schemas.openxmlformats.org/officeDocument/2006/relationships/hyperlink" Target="inclusive-writing.qmd#keep-a-predictable-structure" TargetMode="External"/><Relationship Id="rId63" Type="http://schemas.openxmlformats.org/officeDocument/2006/relationships/hyperlink" Target="inclusive-writing.qmd#present-ideas-in-more-than-one-form" TargetMode="External"/><Relationship Id="rId58" Type="http://schemas.openxmlformats.org/officeDocument/2006/relationships/hyperlink" Target="inclusive-writing.qmd#put-one-idea-in-each-sentence" TargetMode="External"/><Relationship Id="rId57" Type="http://schemas.openxmlformats.org/officeDocument/2006/relationships/hyperlink" Target="inclusive-writing.qmd#rewrite-noun-strings-and-hidden-verbs" TargetMode="External"/><Relationship Id="rId60" Type="http://schemas.openxmlformats.org/officeDocument/2006/relationships/hyperlink" Target="inclusive-writing.qmd#say-what-numbers-and-symbols-mean" TargetMode="External"/><Relationship Id="rId53" Type="http://schemas.openxmlformats.org/officeDocument/2006/relationships/hyperlink" Target="inclusive-writing.qmd#say-when-a-common-word-has-a-technical-meaning" TargetMode="External"/><Relationship Id="rId54" Type="http://schemas.openxmlformats.org/officeDocument/2006/relationships/hyperlink" Target="inclusive-writing.qmd#spell-out-abbreviations" TargetMode="External"/><Relationship Id="rId59" Type="http://schemas.openxmlformats.org/officeDocument/2006/relationships/hyperlink" Target="inclusive-writing.qmd#state-every-step-and-every-point" TargetMode="External"/><Relationship Id="rId64" Type="http://schemas.openxmlformats.org/officeDocument/2006/relationships/hyperlink" Target="inclusive-writing.qmd#test-your-writing-with-a-reader" TargetMode="External"/><Relationship Id="rId52" Type="http://schemas.openxmlformats.org/officeDocument/2006/relationships/hyperlink" Target="inclusive-writing.qmd#use-common-words-and-define-technical-ones" TargetMode="External"/><Relationship Id="rId61" Type="http://schemas.openxmlformats.org/officeDocument/2006/relationships/hyperlink" Target="inclusive-writing.qmd#use-examples-that-every-reader-knows" TargetMode="External"/><Relationship Id="rId51" Type="http://schemas.openxmlformats.org/officeDocument/2006/relationships/hyperlink" Target="inclusive-writing.qmd#use-literal-language" TargetMode="External"/><Relationship Id="rId55" Type="http://schemas.openxmlformats.org/officeDocument/2006/relationships/hyperlink" Target="inclusive-writing.qmd#write-positive-statements" TargetMode="External"/><Relationship Id="rId40" Type="http://schemas.openxmlformats.org/officeDocument/2006/relationships/hyperlink" Target="manuscript-submission.qmd" TargetMode="External"/><Relationship Id="rId41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37" Type="http://schemas.openxmlformats.org/officeDocument/2006/relationships/hyperlink" Target="paper-organization.qmd#label-variables-in-plain-words" TargetMode="External"/><Relationship Id="rId39" Type="http://schemas.openxmlformats.org/officeDocument/2006/relationships/hyperlink" Target="paper-organization.qmd#links-to-videos-and-other-media" TargetMode="External"/><Relationship Id="rId36" Type="http://schemas.openxmlformats.org/officeDocument/2006/relationships/hyperlink" Target="paper-organization.qmd#organizing-the-results-section" TargetMode="External"/><Relationship Id="rId35" Type="http://schemas.openxmlformats.org/officeDocument/2006/relationships/hyperlink" Target="paper-organization.qmd#standard-paper-structure" TargetMode="External"/><Relationship Id="rId38" Type="http://schemas.openxmlformats.org/officeDocument/2006/relationships/hyperlink" Target="paper-organization.qmd#subsection-headings" TargetMode="External"/><Relationship Id="rId94" Type="http://schemas.openxmlformats.org/officeDocument/2006/relationships/hyperlink" Target="software-text.qmd#comment-code-sparingly" TargetMode="External"/><Relationship Id="rId93" Type="http://schemas.openxmlformats.org/officeDocument/2006/relationships/hyperlink" Target="software-text.qmd#say-what-changed-and-why" TargetMode="External"/><Relationship Id="rId95" Type="http://schemas.openxmlformats.org/officeDocument/2006/relationships/hyperlink" Target="software-text.qmd#write-release-notes-for-the-user" TargetMode="External"/><Relationship Id="rId78" Type="http://schemas.openxmlformats.org/officeDocument/2006/relationships/hyperlink" Target="teaching.qmd#build-the-lecture-from-exercises-and-solutions" TargetMode="External"/><Relationship Id="rId79" Type="http://schemas.openxmlformats.org/officeDocument/2006/relationships/hyperlink" Target="teaching.qmd#exm-exercise-before-definition" TargetMode="External"/><Relationship Id="rId81" Type="http://schemas.openxmlformats.org/officeDocument/2006/relationships/hyperlink" Target="teaching.qmd#give-each-defined-term-its-own-div" TargetMode="External"/><Relationship Id="rId83" Type="http://schemas.openxmlformats.org/officeDocument/2006/relationships/hyperlink" Target="teaching.qmd#lead-with-the-simplest-correct-form-of-a-definition" TargetMode="External"/><Relationship Id="rId88" Type="http://schemas.openxmlformats.org/officeDocument/2006/relationships/hyperlink" Target="teaching.qmd#make-figures-accessible" TargetMode="External"/><Relationship Id="rId84" Type="http://schemas.openxmlformats.org/officeDocument/2006/relationships/hyperlink" Target="teaching.qmd#reuse-one-written-version-of-each-result" TargetMode="External"/><Relationship Id="rId86" Type="http://schemas.openxmlformats.org/officeDocument/2006/relationships/hyperlink" Target="teaching.qmd#show-each-idea-applied-and-in-a-figure" TargetMode="External"/><Relationship Id="rId82" Type="http://schemas.openxmlformats.org/officeDocument/2006/relationships/hyperlink" Target="teaching.qmd#state-the-notation-and-its-alternatives" TargetMode="External"/><Relationship Id="rId89" Type="http://schemas.openxmlformats.org/officeDocument/2006/relationships/hyperlink" Target="teaching.qmd#structure-slides-for-the-reader" TargetMode="External"/><Relationship Id="rId85" Type="http://schemas.openxmlformats.org/officeDocument/2006/relationships/hyperlink" Target="teaching.qmd#use-real-data-and-compute-every-number" TargetMode="External"/><Relationship Id="rId87" Type="http://schemas.openxmlformats.org/officeDocument/2006/relationships/hyperlink" Target="teaching.qmd#write-labs-for-both-languages-and-any-computer" TargetMode="External"/><Relationship Id="rId43" Type="http://schemas.openxmlformats.org/officeDocument/2006/relationships/hyperlink" Target="word-choice.qmd" TargetMode="External"/><Relationship Id="rId44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follow-an-abstract-statement-with-an-example" TargetMode="External"/><Relationship Id="rId47" Type="http://schemas.openxmlformats.org/officeDocument/2006/relationships/hyperlink" Target="word-choice.qmd#minimize-unnecessary-jargon" TargetMode="External"/><Relationship Id="rId46" Type="http://schemas.openxmlformats.org/officeDocument/2006/relationships/hyperlink" Target="word-choice.qmd#say-which-thing" TargetMode="External"/><Relationship Id="rId99" Type="http://schemas.openxmlformats.org/officeDocument/2006/relationships/hyperlink" Target="writing-to-think.qmd#keep-writing-as-the-work-grows" TargetMode="External"/><Relationship Id="rId98" Type="http://schemas.openxmlformats.org/officeDocument/2006/relationships/hyperlink" Target="writing-to-think.qmd#send-a-written-question" TargetMode="External"/><Relationship Id="rId97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avoid-cliches.qmd" TargetMode="External"/><Relationship Id="rId49" Type="http://schemas.openxmlformats.org/officeDocument/2006/relationships/hyperlink" Target="avoid-cliches.qmd#say-what-it-is-before-what-it-is-not" TargetMode="External"/><Relationship Id="rId90" Type="http://schemas.openxmlformats.org/officeDocument/2006/relationships/hyperlink" Target="citations-evidence.qmd#adapting-another-courses-material" TargetMode="External"/><Relationship Id="rId30" Type="http://schemas.openxmlformats.org/officeDocument/2006/relationships/hyperlink" Target="citations-evidence.qmd#copy-paste-with-caution" TargetMode="External"/><Relationship Id="rId27" Type="http://schemas.openxmlformats.org/officeDocument/2006/relationships/hyperlink" Target="citations-evidence.qmd#do-not-substitute-flippancy-for-support" TargetMode="External"/><Relationship Id="rId31" Type="http://schemas.openxmlformats.org/officeDocument/2006/relationships/hyperlink" Target="citations-evidence.qmd#link-liberally" TargetMode="External"/><Relationship Id="rId91" Type="http://schemas.openxmlformats.org/officeDocument/2006/relationships/hyperlink" Target="citations-evidence.qmd#material-from-your-own-repositories" TargetMode="External"/><Relationship Id="rId33" Type="http://schemas.openxmlformats.org/officeDocument/2006/relationships/hyperlink" Target="citations-evidence.qmd#put-the-content-first" TargetMode="External"/><Relationship Id="rId32" Type="http://schemas.openxmlformats.org/officeDocument/2006/relationships/hyperlink" Target="citations-evidence.qmd#quote-the-original" TargetMode="External"/><Relationship Id="rId28" Type="http://schemas.openxmlformats.org/officeDocument/2006/relationships/hyperlink" Target="citations-evidence.qmd#what-makes-a-citation-relevant" TargetMode="External"/><Relationship Id="rId29" Type="http://schemas.openxmlformats.org/officeDocument/2006/relationships/hyperlink" Target="citations-evidence.qmd#what-makes-a-source-trustworthy" TargetMode="External"/><Relationship Id="rId26" Type="http://schemas.openxmlformats.org/officeDocument/2006/relationships/hyperlink" Target="citations-evidence.qmd#why-claims-need-support" TargetMode="External"/><Relationship Id="rId56" Type="http://schemas.openxmlformats.org/officeDocument/2006/relationships/hyperlink" Target="conciseness.qmd#avoid-double-negatives" TargetMode="External"/><Relationship Id="rId74" Type="http://schemas.openxmlformats.org/officeDocument/2006/relationships/hyperlink" Target="conciseness.qmd#do-not-rule-out-readings-no-reader-would-make" TargetMode="External"/><Relationship Id="rId71" Type="http://schemas.openxmlformats.org/officeDocument/2006/relationships/hyperlink" Target="conciseness.qmd#lead-with-the-subject" TargetMode="External"/><Relationship Id="rId73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make-every-word-tell" TargetMode="External"/><Relationship Id="rId76" Type="http://schemas.openxmlformats.org/officeDocument/2006/relationships/hyperlink" Target="conciseness.qmd#put-lists-in-bullet-points" TargetMode="External"/><Relationship Id="rId75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0" Type="http://schemas.openxmlformats.org/officeDocument/2006/relationships/hyperlink" Target="defining-terms.qmd#presenting-a-derivation-exercise-solution-theorem-proof" TargetMode="External"/><Relationship Id="rId69" Type="http://schemas.openxmlformats.org/officeDocument/2006/relationships/hyperlink" Target="grammar.qmd#avoid-garden-path-sentences" TargetMode="External"/><Relationship Id="rId67" Type="http://schemas.openxmlformats.org/officeDocument/2006/relationships/hyperlink" Target="grammar.qmd#demonstrative-pronouns" TargetMode="External"/><Relationship Id="rId70" Type="http://schemas.openxmlformats.org/officeDocument/2006/relationships/hyperlink" Target="grammar.qmd#name-the-object-of-a-relational-noun" TargetMode="External"/><Relationship Id="rId68" Type="http://schemas.openxmlformats.org/officeDocument/2006/relationships/hyperlink" Target="grammar.qmd#quantifiers-used-as-pronouns" TargetMode="External"/><Relationship Id="rId66" Type="http://schemas.openxmlformats.org/officeDocument/2006/relationships/hyperlink" Target="grammar.qmd#relative-pronouns" TargetMode="External"/><Relationship Id="rId62" Type="http://schemas.openxmlformats.org/officeDocument/2006/relationships/hyperlink" Target="inclusive-writing.qmd#keep-a-predictable-structure" TargetMode="External"/><Relationship Id="rId63" Type="http://schemas.openxmlformats.org/officeDocument/2006/relationships/hyperlink" Target="inclusive-writing.qmd#present-ideas-in-more-than-one-form" TargetMode="External"/><Relationship Id="rId58" Type="http://schemas.openxmlformats.org/officeDocument/2006/relationships/hyperlink" Target="inclusive-writing.qmd#put-one-idea-in-each-sentence" TargetMode="External"/><Relationship Id="rId57" Type="http://schemas.openxmlformats.org/officeDocument/2006/relationships/hyperlink" Target="inclusive-writing.qmd#rewrite-noun-strings-and-hidden-verbs" TargetMode="External"/><Relationship Id="rId60" Type="http://schemas.openxmlformats.org/officeDocument/2006/relationships/hyperlink" Target="inclusive-writing.qmd#say-what-numbers-and-symbols-mean" TargetMode="External"/><Relationship Id="rId53" Type="http://schemas.openxmlformats.org/officeDocument/2006/relationships/hyperlink" Target="inclusive-writing.qmd#say-when-a-common-word-has-a-technical-meaning" TargetMode="External"/><Relationship Id="rId54" Type="http://schemas.openxmlformats.org/officeDocument/2006/relationships/hyperlink" Target="inclusive-writing.qmd#spell-out-abbreviations" TargetMode="External"/><Relationship Id="rId59" Type="http://schemas.openxmlformats.org/officeDocument/2006/relationships/hyperlink" Target="inclusive-writing.qmd#state-every-step-and-every-point" TargetMode="External"/><Relationship Id="rId64" Type="http://schemas.openxmlformats.org/officeDocument/2006/relationships/hyperlink" Target="inclusive-writing.qmd#test-your-writing-with-a-reader" TargetMode="External"/><Relationship Id="rId52" Type="http://schemas.openxmlformats.org/officeDocument/2006/relationships/hyperlink" Target="inclusive-writing.qmd#use-common-words-and-define-technical-ones" TargetMode="External"/><Relationship Id="rId61" Type="http://schemas.openxmlformats.org/officeDocument/2006/relationships/hyperlink" Target="inclusive-writing.qmd#use-examples-that-every-reader-knows" TargetMode="External"/><Relationship Id="rId51" Type="http://schemas.openxmlformats.org/officeDocument/2006/relationships/hyperlink" Target="inclusive-writing.qmd#use-literal-language" TargetMode="External"/><Relationship Id="rId55" Type="http://schemas.openxmlformats.org/officeDocument/2006/relationships/hyperlink" Target="inclusive-writing.qmd#write-positive-statements" TargetMode="External"/><Relationship Id="rId40" Type="http://schemas.openxmlformats.org/officeDocument/2006/relationships/hyperlink" Target="manuscript-submission.qmd" TargetMode="External"/><Relationship Id="rId41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37" Type="http://schemas.openxmlformats.org/officeDocument/2006/relationships/hyperlink" Target="paper-organization.qmd#label-variables-in-plain-words" TargetMode="External"/><Relationship Id="rId39" Type="http://schemas.openxmlformats.org/officeDocument/2006/relationships/hyperlink" Target="paper-organization.qmd#links-to-videos-and-other-media" TargetMode="External"/><Relationship Id="rId36" Type="http://schemas.openxmlformats.org/officeDocument/2006/relationships/hyperlink" Target="paper-organization.qmd#organizing-the-results-section" TargetMode="External"/><Relationship Id="rId35" Type="http://schemas.openxmlformats.org/officeDocument/2006/relationships/hyperlink" Target="paper-organization.qmd#standard-paper-structure" TargetMode="External"/><Relationship Id="rId38" Type="http://schemas.openxmlformats.org/officeDocument/2006/relationships/hyperlink" Target="paper-organization.qmd#subsection-headings" TargetMode="External"/><Relationship Id="rId94" Type="http://schemas.openxmlformats.org/officeDocument/2006/relationships/hyperlink" Target="software-text.qmd#comment-code-sparingly" TargetMode="External"/><Relationship Id="rId93" Type="http://schemas.openxmlformats.org/officeDocument/2006/relationships/hyperlink" Target="software-text.qmd#say-what-changed-and-why" TargetMode="External"/><Relationship Id="rId95" Type="http://schemas.openxmlformats.org/officeDocument/2006/relationships/hyperlink" Target="software-text.qmd#write-release-notes-for-the-user" TargetMode="External"/><Relationship Id="rId78" Type="http://schemas.openxmlformats.org/officeDocument/2006/relationships/hyperlink" Target="teaching.qmd#build-the-lecture-from-exercises-and-solutions" TargetMode="External"/><Relationship Id="rId79" Type="http://schemas.openxmlformats.org/officeDocument/2006/relationships/hyperlink" Target="teaching.qmd#exm-exercise-before-definition" TargetMode="External"/><Relationship Id="rId81" Type="http://schemas.openxmlformats.org/officeDocument/2006/relationships/hyperlink" Target="teaching.qmd#give-each-defined-term-its-own-div" TargetMode="External"/><Relationship Id="rId83" Type="http://schemas.openxmlformats.org/officeDocument/2006/relationships/hyperlink" Target="teaching.qmd#lead-with-the-simplest-correct-form-of-a-definition" TargetMode="External"/><Relationship Id="rId88" Type="http://schemas.openxmlformats.org/officeDocument/2006/relationships/hyperlink" Target="teaching.qmd#make-figures-accessible" TargetMode="External"/><Relationship Id="rId84" Type="http://schemas.openxmlformats.org/officeDocument/2006/relationships/hyperlink" Target="teaching.qmd#reuse-one-written-version-of-each-result" TargetMode="External"/><Relationship Id="rId86" Type="http://schemas.openxmlformats.org/officeDocument/2006/relationships/hyperlink" Target="teaching.qmd#show-each-idea-applied-and-in-a-figure" TargetMode="External"/><Relationship Id="rId82" Type="http://schemas.openxmlformats.org/officeDocument/2006/relationships/hyperlink" Target="teaching.qmd#state-the-notation-and-its-alternatives" TargetMode="External"/><Relationship Id="rId89" Type="http://schemas.openxmlformats.org/officeDocument/2006/relationships/hyperlink" Target="teaching.qmd#structure-slides-for-the-reader" TargetMode="External"/><Relationship Id="rId85" Type="http://schemas.openxmlformats.org/officeDocument/2006/relationships/hyperlink" Target="teaching.qmd#use-real-data-and-compute-every-number" TargetMode="External"/><Relationship Id="rId87" Type="http://schemas.openxmlformats.org/officeDocument/2006/relationships/hyperlink" Target="teaching.qmd#write-labs-for-both-languages-and-any-computer" TargetMode="External"/><Relationship Id="rId43" Type="http://schemas.openxmlformats.org/officeDocument/2006/relationships/hyperlink" Target="word-choice.qmd" TargetMode="External"/><Relationship Id="rId44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follow-an-abstract-statement-with-an-example" TargetMode="External"/><Relationship Id="rId47" Type="http://schemas.openxmlformats.org/officeDocument/2006/relationships/hyperlink" Target="word-choice.qmd#minimize-unnecessary-jargon" TargetMode="External"/><Relationship Id="rId46" Type="http://schemas.openxmlformats.org/officeDocument/2006/relationships/hyperlink" Target="word-choice.qmd#say-which-thing" TargetMode="External"/><Relationship Id="rId99" Type="http://schemas.openxmlformats.org/officeDocument/2006/relationships/hyperlink" Target="writing-to-think.qmd#keep-writing-as-the-work-grows" TargetMode="External"/><Relationship Id="rId98" Type="http://schemas.openxmlformats.org/officeDocument/2006/relationships/hyperlink" Target="writing-to-think.qmd#send-a-written-question" TargetMode="External"/><Relationship Id="rId97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2026-10-16T11:21:26Z</dcterms:created>
  <dcterms:modified xsi:type="dcterms:W3CDTF">2026-10-16T11:21:26Z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