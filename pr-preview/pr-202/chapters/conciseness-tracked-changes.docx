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04:57:30 (PDT)</w:delText>
        </w:r>
      </w:del>
    </w:p>
    <w:p>
      <w:pPr>
        <w:pStyle w:val="Date"/>
      </w:pPr>
      <w:ins w:id="2" w:author="PR Preview" w:date="2026-01-01T00:00:00Z">
        <w:r>
          <w:t xml:space="preserve">Last modified: 2026-10-16 04:58:56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2026-10-16T12:01:35Z</dcterms:created>
  <dcterms:modified xsi:type="dcterms:W3CDTF">2026-10-16T12:01:35Z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04:58:56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