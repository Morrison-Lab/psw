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04:57:30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04:58:56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5" w:name="avoid-forward-references"/>
    <w:p>
      <w:pPr>
        <w:pStyle w:val="Heading2"/>
      </w:pPr>
      <w:del w:id="3" w:author="PR Preview" w:date="2026-01-01T00:00:00Z">
        <w:r>
          <w:delText xml:space="preserve">5 Links to videos and other media</w:delText>
        </w:r>
      </w:del>
    </w:p>
    <w:p>
      <w:pPr>
        <w:pStyle w:val="Heading2"/>
      </w:pPr>
      <w:ins w:id="4" w:author="PR Preview" w:date="2026-01-01T00:00:00Z">
        <w:r>
          <w:t xml:space="preserve">5 Avoid forward references</w:t>
        </w:r>
      </w:ins>
    </w:p>
    <w:p>
      <w:pPr>
        <w:pStyle w:val="FirstParagraph"/>
      </w:pPr>
      <w:ins w:id="5" w:author="PR Preview" w:date="2026-01-01T00:00:00Z">
        <w:r>
          <w:t xml:space="preserve">A forward reference points the reader to content they have not reached yet.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Common forms are:</w:t>
        </w:r>
      </w:ins>
    </w:p>
    <w:p>
      <w:pPr>
        <w:pStyle w:val="Compact"/>
        <w:numPr>
          <w:ilvl w:val="0"/>
          <w:numId w:val="1008"/>
        </w:numPr>
      </w:pPr>
      <w:ins w:id="8" w:author="PR Preview" w:date="2026-01-01T00:00:00Z">
        <w:r>
          <w:t xml:space="preserve">“as discussed below”</w:t>
        </w:r>
      </w:ins>
    </w:p>
    <w:p>
      <w:pPr>
        <w:pStyle w:val="Compact"/>
        <w:numPr>
          <w:ilvl w:val="0"/>
          <w:numId w:val="1008"/>
        </w:numPr>
      </w:pPr>
      <w:ins w:id="9" w:author="PR Preview" w:date="2026-01-01T00:00:00Z">
        <w:r>
          <w:t xml:space="preserve">“see the next section”</w:t>
        </w:r>
      </w:ins>
    </w:p>
    <w:p>
      <w:pPr>
        <w:pStyle w:val="Compact"/>
        <w:numPr>
          <w:ilvl w:val="0"/>
          <w:numId w:val="1008"/>
        </w:numPr>
      </w:pPr>
      <w:ins w:id="10" w:author="PR Preview" w:date="2026-01-01T00:00:00Z">
        <w:r>
          <w:t xml:space="preserve">“we will return to this later”</w:t>
        </w:r>
      </w:ins>
    </w:p>
    <w:p>
      <w:pPr>
        <w:pStyle w:val="FirstParagraph"/>
      </w:pPr>
      <w:ins w:id="11" w:author="PR Preview" w:date="2026-01-01T00:00:00Z">
        <w:r>
          <w:t xml:space="preserve">The reader must hold an unresolved pointer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while reading the sentence that depends on it.</w:t>
        </w:r>
      </w:ins>
    </w:p>
    <w:p>
      <w:pPr>
        <w:pStyle w:val="BodyText"/>
      </w:pPr>
      <w:ins w:id="14" w:author="PR Preview" w:date="2026-01-01T00:00:00Z">
        <w:r>
          <w:t xml:space="preserve">Fix a forward reference by moving the content ahead of the pointer.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Then change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“below”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to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“above”</w:t>
        </w:r>
      </w:ins>
      <w:ins w:id="23" w:author="PR Preview" w:date="2026-01-01T00:00:00Z">
        <w:r>
          <w:t xml:space="preserve">, or delete the pointer.</w:t>
        </w:r>
      </w:ins>
    </w:p>
    <w:p>
      <w:pPr>
        <w:pStyle w:val="BodyText"/>
      </w:pPr>
      <w:ins w:id="24" w:author="PR Preview" w:date="2026-01-01T00:00:00Z">
        <w:r>
          <w:t xml:space="preserve">If moving the content would break the order of the argument,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keep the pointer, and make it a working link.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Say what the link points to and where it is,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as in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“Table 2 (later in this section)”</w:t>
        </w:r>
      </w:ins>
      <w:ins w:id="33" w:author="PR Preview" w:date="2026-01-01T00:00:00Z">
        <w:r>
          <w:t xml:space="preserve">, with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“Table 2”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linked to the table.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Do not delete the link and leave only the name.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The reader then loses both the warning and the jump.</w:t>
        </w:r>
      </w:ins>
    </w:p>
    <w:bookmarkStart w:id="24" w:name="exm-forward-reference"/>
    <w:p>
      <w:pPr>
        <w:pStyle w:val="BodyText"/>
      </w:pPr>
      <w:ins w:id="42" w:author="PR Preview" w:date="2026-01-01T00:00:00Z">
        <w:r>
          <w:rPr>
            <w:b/>
            <w:bCs/>
          </w:rPr>
          <w:t xml:space="preserve">Example 2 (Removing a forward reference)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 </w:t>
        </w:r>
      </w:ins>
    </w:p>
    <w:p>
      <w:pPr>
        <w:pStyle w:val="BlockText"/>
      </w:pPr>
      <w:ins w:id="45" w:author="PR Preview" w:date="2026-01-01T00:00:00Z">
        <w:r>
          <w:t xml:space="preserve">❌ The adjusted estimates, discussed in the next section, differ from the crude estimates.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The adjustment, described below, uses age and sex.</w:t>
        </w:r>
      </w:ins>
    </w:p>
    <w:p>
      <w:pPr>
        <w:pStyle w:val="BlockText"/>
      </w:pPr>
      <w:ins w:id="48" w:author="PR Preview" w:date="2026-01-01T00:00:00Z">
        <w:r>
          <w:t xml:space="preserve">✅ The adjustment uses age and sex.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The adjusted estimates differ from the crude estimates.</w:t>
        </w:r>
      </w:ins>
    </w:p>
    <w:p>
      <w:pPr>
        <w:pStyle w:val="FirstParagraph"/>
      </w:pPr>
      <w:ins w:id="51" w:author="PR Preview" w:date="2026-01-01T00:00:00Z">
        <w:r>
          <w:t xml:space="preserve">In the ❌ version, both pointers send the reader to content that comes later,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so the reader sees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“adjusted”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before the paper says what was adjusted.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In the ✅ version, the sentence that defines the adjustment comes first,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so neither pointer is needed.</w:t>
        </w:r>
      </w:ins>
    </w:p>
    <w:bookmarkEnd w:id="24"/>
    <w:p>
      <w:pPr>
        <w:pStyle w:val="BodyText"/>
      </w:pPr>
      <w:ins w:id="62" w:author="PR Preview" w:date="2026-01-01T00:00:00Z">
        <w:r>
          <w:t xml:space="preserve">Two cases are not forward references to fix:</w:t>
        </w:r>
      </w:ins>
    </w:p>
    <w:p>
      <w:pPr>
        <w:pStyle w:val="Compact"/>
        <w:numPr>
          <w:ilvl w:val="0"/>
          <w:numId w:val="1009"/>
        </w:numPr>
      </w:pPr>
      <w:ins w:id="63" w:author="PR Preview" w:date="2026-01-01T00:00:00Z">
        <w:r>
          <w:t xml:space="preserve">An overview near the start that previews the structure,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such as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“Section 2 describes the data, and Section 3 gives the results”</w:t>
        </w:r>
      </w:ins>
      <w:ins w:id="68" w:author="PR Preview" w:date="2026-01-01T00:00:00Z">
        <w:r>
          <w:t xml:space="preserve">.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The reader is not meant to resolve the preview immediately.</w:t>
        </w:r>
      </w:ins>
    </w:p>
    <w:p>
      <w:pPr>
        <w:pStyle w:val="Compact"/>
        <w:numPr>
          <w:ilvl w:val="0"/>
          <w:numId w:val="1009"/>
        </w:numPr>
      </w:pPr>
      <w:ins w:id="71" w:author="PR Preview" w:date="2026-01-01T00:00:00Z">
        <w:r>
          <w:t xml:space="preserve">A sentence that names a figure or table placed beside it, such as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“Table 2 shows the estimates”</w:t>
        </w:r>
      </w:ins>
      <w:ins w:id="74" w:author="PR Preview" w:date="2026-01-01T00:00:00Z">
        <w:r>
          <w:t xml:space="preserve">.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 reader meets the table at once.</w:t>
        </w:r>
      </w:ins>
    </w:p>
    <w:p>
      <w:pPr>
        <w:pStyle w:val="FirstParagraph"/>
      </w:pPr>
      <w:ins w:id="77" w:author="PR Preview" w:date="2026-01-01T00:00:00Z">
        <w:r>
          <w:t xml:space="preserve">A word such as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“below”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in an ordinary comparison, as in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“values below the detection limit”</w:t>
        </w:r>
      </w:ins>
      <w:ins w:id="84" w:author="PR Preview" w:date="2026-01-01T00:00:00Z">
        <w:r>
          <w:t xml:space="preserve">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is not a pointer at all.</w:t>
        </w:r>
      </w:ins>
    </w:p>
    <w:p>
      <w:pPr>
        <w:pStyle w:val="BodyText"/>
      </w:pPr>
      <w:ins w:id="87" w:author="PR Preview" w:date="2026-01-01T00:00:00Z">
        <w:r>
          <w:t xml:space="preserve">When you insert or move a section, check the references that name a position,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such as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“the two sections above”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or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“the previous section”</w:t>
        </w:r>
      </w:ins>
      <w:ins w:id="96" w:author="PR Preview" w:date="2026-01-01T00:00:00Z">
        <w:r>
          <w:t xml:space="preserve">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Name the target instead, as in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“the sections on mortality and morbidity”</w:t>
        </w:r>
      </w:ins>
      <w:ins w:id="101" w:author="PR Preview" w:date="2026-01-01T00:00:00Z">
        <w:r>
          <w:t xml:space="preserve">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so that a later insertion does not make the position wrong.</w:t>
        </w:r>
      </w:ins>
    </w:p>
    <w:bookmarkEnd w:id="25"/>
    <w:bookmarkStart w:id="26" w:name="links-to-videos-and-other-media"/>
    <w:p>
      <w:pPr>
        <w:pStyle w:val="Heading2"/>
      </w:pPr>
      <w:ins w:id="104" w:author="PR Preview" w:date="2026-01-01T00:00:00Z">
        <w:r>
          <w:t xml:space="preserve">6 Links to videos and other media</w:t>
        </w:r>
      </w:ins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0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0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0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0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2026-10-16T12:02:39Z</dcterms:created>
  <dcterms:modified xsi:type="dcterms:W3CDTF">2026-10-16T12:02:39Z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04:58:56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