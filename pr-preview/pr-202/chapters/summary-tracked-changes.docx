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04:58:56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6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2">
        <w:ins w:id="3" w:author="PR Preview" w:date="2026-01-01T00:00:00Z">
          <w:r>
            <w:rPr>
              <w:rStyle w:val="Hyperlink"/>
            </w:rPr>
            <w:t xml:space="preserve">Avoid forward references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move the content ahead of the sentence that uses it.</w:t>
        </w:r>
      </w:ins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4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5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6"/>
    <w:bookmarkStart w:id="54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4"/>
    <w:bookmarkStart w:id="69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9"/>
    <w:bookmarkStart w:id="81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1"/>
    <w:bookmarkStart w:id="96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6"/>
    <w:bookmarkStart w:id="100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0"/>
    <w:bookmarkStart w:id="104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1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cliches.qmd" TargetMode="External"/><Relationship Id="rId53" Type="http://schemas.openxmlformats.org/officeDocument/2006/relationships/hyperlink" Target="avoid-cliches.qmd#say-what-it-is-before-what-it-is-not" TargetMode="External"/><Relationship Id="rId94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5" Type="http://schemas.openxmlformats.org/officeDocument/2006/relationships/hyperlink" Target="citations-evidence.qmd#material-from-your-own-repositories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0" Type="http://schemas.openxmlformats.org/officeDocument/2006/relationships/hyperlink" Target="conciseness.qmd#avoid-double-negatives" TargetMode="External"/><Relationship Id="rId78" Type="http://schemas.openxmlformats.org/officeDocument/2006/relationships/hyperlink" Target="conciseness.qmd#do-not-rule-out-readings-no-reader-would-make" TargetMode="External"/><Relationship Id="rId75" Type="http://schemas.openxmlformats.org/officeDocument/2006/relationships/hyperlink" Target="conciseness.qmd#lead-with-the-subject" TargetMode="External"/><Relationship Id="rId77" Type="http://schemas.openxmlformats.org/officeDocument/2006/relationships/hyperlink" Target="conciseness.qmd#limit-complex-sentence-structures" TargetMode="External"/><Relationship Id="rId76" Type="http://schemas.openxmlformats.org/officeDocument/2006/relationships/hyperlink" Target="conciseness.qmd#make-every-word-tell" TargetMode="External"/><Relationship Id="rId80" Type="http://schemas.openxmlformats.org/officeDocument/2006/relationships/hyperlink" Target="conciseness.qmd#put-lists-in-bullet-points" TargetMode="External"/><Relationship Id="rId79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4" Type="http://schemas.openxmlformats.org/officeDocument/2006/relationships/hyperlink" Target="defining-terms.qmd#presenting-a-derivation-exercise-solution-theorem-proof" TargetMode="External"/><Relationship Id="rId73" Type="http://schemas.openxmlformats.org/officeDocument/2006/relationships/hyperlink" Target="grammar.qmd#avoid-garden-path-sentences" TargetMode="External"/><Relationship Id="rId71" Type="http://schemas.openxmlformats.org/officeDocument/2006/relationships/hyperlink" Target="grammar.qmd#demonstrative-pronouns" TargetMode="External"/><Relationship Id="rId74" Type="http://schemas.openxmlformats.org/officeDocument/2006/relationships/hyperlink" Target="grammar.qmd#name-the-object-of-a-relational-noun" TargetMode="External"/><Relationship Id="rId72" Type="http://schemas.openxmlformats.org/officeDocument/2006/relationships/hyperlink" Target="grammar.qmd#quantifiers-used-as-pronouns" TargetMode="External"/><Relationship Id="rId70" Type="http://schemas.openxmlformats.org/officeDocument/2006/relationships/hyperlink" Target="grammar.qmd#relative-pronouns" TargetMode="External"/><Relationship Id="rId66" Type="http://schemas.openxmlformats.org/officeDocument/2006/relationships/hyperlink" Target="inclusive-writing.qmd#keep-a-predictable-structure" TargetMode="External"/><Relationship Id="rId67" Type="http://schemas.openxmlformats.org/officeDocument/2006/relationships/hyperlink" Target="inclusive-writing.qmd#present-ideas-in-more-than-one-form" TargetMode="External"/><Relationship Id="rId62" Type="http://schemas.openxmlformats.org/officeDocument/2006/relationships/hyperlink" Target="inclusive-writing.qmd#put-one-idea-in-each-sentence" TargetMode="External"/><Relationship Id="rId61" Type="http://schemas.openxmlformats.org/officeDocument/2006/relationships/hyperlink" Target="inclusive-writing.qmd#rewrite-noun-strings-and-hidden-verbs" TargetMode="External"/><Relationship Id="rId64" Type="http://schemas.openxmlformats.org/officeDocument/2006/relationships/hyperlink" Target="inclusive-writing.qmd#say-what-numbers-and-symbols-mean" TargetMode="External"/><Relationship Id="rId57" Type="http://schemas.openxmlformats.org/officeDocument/2006/relationships/hyperlink" Target="inclusive-writing.qmd#say-when-a-common-word-has-a-technical-meaning" TargetMode="External"/><Relationship Id="rId58" Type="http://schemas.openxmlformats.org/officeDocument/2006/relationships/hyperlink" Target="inclusive-writing.qmd#spell-out-abbreviations" TargetMode="External"/><Relationship Id="rId63" Type="http://schemas.openxmlformats.org/officeDocument/2006/relationships/hyperlink" Target="inclusive-writing.qmd#state-every-step-and-every-point" TargetMode="External"/><Relationship Id="rId68" Type="http://schemas.openxmlformats.org/officeDocument/2006/relationships/hyperlink" Target="inclusive-writing.qmd#test-your-writing-with-a-reader" TargetMode="External"/><Relationship Id="rId56" Type="http://schemas.openxmlformats.org/officeDocument/2006/relationships/hyperlink" Target="inclusive-writing.qmd#use-common-words-and-define-technical-ones" TargetMode="External"/><Relationship Id="rId65" Type="http://schemas.openxmlformats.org/officeDocument/2006/relationships/hyperlink" Target="inclusive-writing.qmd#use-examples-that-every-reader-knows" TargetMode="External"/><Relationship Id="rId55" Type="http://schemas.openxmlformats.org/officeDocument/2006/relationships/hyperlink" Target="inclusive-writing.qmd#use-literal-language" TargetMode="External"/><Relationship Id="rId59" Type="http://schemas.openxmlformats.org/officeDocument/2006/relationships/hyperlink" Target="inclusive-writing.qmd#write-positive-statements" TargetMode="External"/><Relationship Id="rId44" Type="http://schemas.openxmlformats.org/officeDocument/2006/relationships/hyperlink" Target="manuscript-submission.qmd" TargetMode="External"/><Relationship Id="rId45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2" Type="http://schemas.openxmlformats.org/officeDocument/2006/relationships/hyperlink" Target="paper-organization.qmd#avoid-forward-references" TargetMode="External"/><Relationship Id="rId40" Type="http://schemas.openxmlformats.org/officeDocument/2006/relationships/hyperlink" Target="paper-organization.qmd#label-variables-in-plain-words" TargetMode="External"/><Relationship Id="rId43" Type="http://schemas.openxmlformats.org/officeDocument/2006/relationships/hyperlink" Target="paper-organization.qmd#links-to-videos-and-other-media" TargetMode="External"/><Relationship Id="rId39" Type="http://schemas.openxmlformats.org/officeDocument/2006/relationships/hyperlink" Target="paper-organization.qmd#organizing-the-results-section" TargetMode="External"/><Relationship Id="rId38" Type="http://schemas.openxmlformats.org/officeDocument/2006/relationships/hyperlink" Target="paper-organization.qmd#standard-paper-structure" TargetMode="External"/><Relationship Id="rId41" Type="http://schemas.openxmlformats.org/officeDocument/2006/relationships/hyperlink" Target="paper-organization.qmd#subsection-headings" TargetMode="External"/><Relationship Id="rId98" Type="http://schemas.openxmlformats.org/officeDocument/2006/relationships/hyperlink" Target="software-text.qmd#comment-code-sparingly" TargetMode="External"/><Relationship Id="rId97" Type="http://schemas.openxmlformats.org/officeDocument/2006/relationships/hyperlink" Target="software-text.qmd#say-what-changed-and-why" TargetMode="External"/><Relationship Id="rId99" Type="http://schemas.openxmlformats.org/officeDocument/2006/relationships/hyperlink" Target="software-text.qmd#write-release-notes-for-the-user" TargetMode="External"/><Relationship Id="rId82" Type="http://schemas.openxmlformats.org/officeDocument/2006/relationships/hyperlink" Target="teaching.qmd#build-the-lecture-from-exercises-and-solutions" TargetMode="External"/><Relationship Id="rId83" Type="http://schemas.openxmlformats.org/officeDocument/2006/relationships/hyperlink" Target="teaching.qmd#exm-exercise-before-definition" TargetMode="External"/><Relationship Id="rId85" Type="http://schemas.openxmlformats.org/officeDocument/2006/relationships/hyperlink" Target="teaching.qmd#give-each-defined-term-its-own-div" TargetMode="External"/><Relationship Id="rId87" Type="http://schemas.openxmlformats.org/officeDocument/2006/relationships/hyperlink" Target="teaching.qmd#lead-with-the-simplest-correct-form-of-a-definition" TargetMode="External"/><Relationship Id="rId92" Type="http://schemas.openxmlformats.org/officeDocument/2006/relationships/hyperlink" Target="teaching.qmd#make-figures-accessible" TargetMode="External"/><Relationship Id="rId88" Type="http://schemas.openxmlformats.org/officeDocument/2006/relationships/hyperlink" Target="teaching.qmd#reuse-one-written-version-of-each-result" TargetMode="External"/><Relationship Id="rId90" Type="http://schemas.openxmlformats.org/officeDocument/2006/relationships/hyperlink" Target="teaching.qmd#show-each-idea-applied-and-in-a-figure" TargetMode="External"/><Relationship Id="rId86" Type="http://schemas.openxmlformats.org/officeDocument/2006/relationships/hyperlink" Target="teaching.qmd#state-the-notation-and-its-alternatives" TargetMode="External"/><Relationship Id="rId93" Type="http://schemas.openxmlformats.org/officeDocument/2006/relationships/hyperlink" Target="teaching.qmd#structure-slides-for-the-reader" TargetMode="External"/><Relationship Id="rId89" Type="http://schemas.openxmlformats.org/officeDocument/2006/relationships/hyperlink" Target="teaching.qmd#use-real-data-and-compute-every-number" TargetMode="External"/><Relationship Id="rId91" Type="http://schemas.openxmlformats.org/officeDocument/2006/relationships/hyperlink" Target="teaching.qmd#write-labs-for-both-languages-and-any-computer" TargetMode="External"/><Relationship Id="rId47" Type="http://schemas.openxmlformats.org/officeDocument/2006/relationships/hyperlink" Target="word-choice.qmd" TargetMode="External"/><Relationship Id="rId48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follow-an-abstract-statement-with-an-example" TargetMode="External"/><Relationship Id="rId51" Type="http://schemas.openxmlformats.org/officeDocument/2006/relationships/hyperlink" Target="word-choice.qmd#minimize-unnecessary-jargon" TargetMode="External"/><Relationship Id="rId50" Type="http://schemas.openxmlformats.org/officeDocument/2006/relationships/hyperlink" Target="word-choice.qmd#say-which-thing" TargetMode="External"/><Relationship Id="rId103" Type="http://schemas.openxmlformats.org/officeDocument/2006/relationships/hyperlink" Target="writing-to-think.qmd#keep-writing-as-the-work-grows" TargetMode="External"/><Relationship Id="rId102" Type="http://schemas.openxmlformats.org/officeDocument/2006/relationships/hyperlink" Target="writing-to-think.qmd#send-a-written-question" TargetMode="External"/><Relationship Id="rId101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cliches.qmd" TargetMode="External"/><Relationship Id="rId53" Type="http://schemas.openxmlformats.org/officeDocument/2006/relationships/hyperlink" Target="avoid-cliches.qmd#say-what-it-is-before-what-it-is-not" TargetMode="External"/><Relationship Id="rId94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5" Type="http://schemas.openxmlformats.org/officeDocument/2006/relationships/hyperlink" Target="citations-evidence.qmd#material-from-your-own-repositories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0" Type="http://schemas.openxmlformats.org/officeDocument/2006/relationships/hyperlink" Target="conciseness.qmd#avoid-double-negatives" TargetMode="External"/><Relationship Id="rId78" Type="http://schemas.openxmlformats.org/officeDocument/2006/relationships/hyperlink" Target="conciseness.qmd#do-not-rule-out-readings-no-reader-would-make" TargetMode="External"/><Relationship Id="rId75" Type="http://schemas.openxmlformats.org/officeDocument/2006/relationships/hyperlink" Target="conciseness.qmd#lead-with-the-subject" TargetMode="External"/><Relationship Id="rId77" Type="http://schemas.openxmlformats.org/officeDocument/2006/relationships/hyperlink" Target="conciseness.qmd#limit-complex-sentence-structures" TargetMode="External"/><Relationship Id="rId76" Type="http://schemas.openxmlformats.org/officeDocument/2006/relationships/hyperlink" Target="conciseness.qmd#make-every-word-tell" TargetMode="External"/><Relationship Id="rId80" Type="http://schemas.openxmlformats.org/officeDocument/2006/relationships/hyperlink" Target="conciseness.qmd#put-lists-in-bullet-points" TargetMode="External"/><Relationship Id="rId79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4" Type="http://schemas.openxmlformats.org/officeDocument/2006/relationships/hyperlink" Target="defining-terms.qmd#presenting-a-derivation-exercise-solution-theorem-proof" TargetMode="External"/><Relationship Id="rId73" Type="http://schemas.openxmlformats.org/officeDocument/2006/relationships/hyperlink" Target="grammar.qmd#avoid-garden-path-sentences" TargetMode="External"/><Relationship Id="rId71" Type="http://schemas.openxmlformats.org/officeDocument/2006/relationships/hyperlink" Target="grammar.qmd#demonstrative-pronouns" TargetMode="External"/><Relationship Id="rId74" Type="http://schemas.openxmlformats.org/officeDocument/2006/relationships/hyperlink" Target="grammar.qmd#name-the-object-of-a-relational-noun" TargetMode="External"/><Relationship Id="rId72" Type="http://schemas.openxmlformats.org/officeDocument/2006/relationships/hyperlink" Target="grammar.qmd#quantifiers-used-as-pronouns" TargetMode="External"/><Relationship Id="rId70" Type="http://schemas.openxmlformats.org/officeDocument/2006/relationships/hyperlink" Target="grammar.qmd#relative-pronouns" TargetMode="External"/><Relationship Id="rId66" Type="http://schemas.openxmlformats.org/officeDocument/2006/relationships/hyperlink" Target="inclusive-writing.qmd#keep-a-predictable-structure" TargetMode="External"/><Relationship Id="rId67" Type="http://schemas.openxmlformats.org/officeDocument/2006/relationships/hyperlink" Target="inclusive-writing.qmd#present-ideas-in-more-than-one-form" TargetMode="External"/><Relationship Id="rId62" Type="http://schemas.openxmlformats.org/officeDocument/2006/relationships/hyperlink" Target="inclusive-writing.qmd#put-one-idea-in-each-sentence" TargetMode="External"/><Relationship Id="rId61" Type="http://schemas.openxmlformats.org/officeDocument/2006/relationships/hyperlink" Target="inclusive-writing.qmd#rewrite-noun-strings-and-hidden-verbs" TargetMode="External"/><Relationship Id="rId64" Type="http://schemas.openxmlformats.org/officeDocument/2006/relationships/hyperlink" Target="inclusive-writing.qmd#say-what-numbers-and-symbols-mean" TargetMode="External"/><Relationship Id="rId57" Type="http://schemas.openxmlformats.org/officeDocument/2006/relationships/hyperlink" Target="inclusive-writing.qmd#say-when-a-common-word-has-a-technical-meaning" TargetMode="External"/><Relationship Id="rId58" Type="http://schemas.openxmlformats.org/officeDocument/2006/relationships/hyperlink" Target="inclusive-writing.qmd#spell-out-abbreviations" TargetMode="External"/><Relationship Id="rId63" Type="http://schemas.openxmlformats.org/officeDocument/2006/relationships/hyperlink" Target="inclusive-writing.qmd#state-every-step-and-every-point" TargetMode="External"/><Relationship Id="rId68" Type="http://schemas.openxmlformats.org/officeDocument/2006/relationships/hyperlink" Target="inclusive-writing.qmd#test-your-writing-with-a-reader" TargetMode="External"/><Relationship Id="rId56" Type="http://schemas.openxmlformats.org/officeDocument/2006/relationships/hyperlink" Target="inclusive-writing.qmd#use-common-words-and-define-technical-ones" TargetMode="External"/><Relationship Id="rId65" Type="http://schemas.openxmlformats.org/officeDocument/2006/relationships/hyperlink" Target="inclusive-writing.qmd#use-examples-that-every-reader-knows" TargetMode="External"/><Relationship Id="rId55" Type="http://schemas.openxmlformats.org/officeDocument/2006/relationships/hyperlink" Target="inclusive-writing.qmd#use-literal-language" TargetMode="External"/><Relationship Id="rId59" Type="http://schemas.openxmlformats.org/officeDocument/2006/relationships/hyperlink" Target="inclusive-writing.qmd#write-positive-statements" TargetMode="External"/><Relationship Id="rId44" Type="http://schemas.openxmlformats.org/officeDocument/2006/relationships/hyperlink" Target="manuscript-submission.qmd" TargetMode="External"/><Relationship Id="rId45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2" Type="http://schemas.openxmlformats.org/officeDocument/2006/relationships/hyperlink" Target="paper-organization.qmd#avoid-forward-references" TargetMode="External"/><Relationship Id="rId40" Type="http://schemas.openxmlformats.org/officeDocument/2006/relationships/hyperlink" Target="paper-organization.qmd#label-variables-in-plain-words" TargetMode="External"/><Relationship Id="rId43" Type="http://schemas.openxmlformats.org/officeDocument/2006/relationships/hyperlink" Target="paper-organization.qmd#links-to-videos-and-other-media" TargetMode="External"/><Relationship Id="rId39" Type="http://schemas.openxmlformats.org/officeDocument/2006/relationships/hyperlink" Target="paper-organization.qmd#organizing-the-results-section" TargetMode="External"/><Relationship Id="rId38" Type="http://schemas.openxmlformats.org/officeDocument/2006/relationships/hyperlink" Target="paper-organization.qmd#standard-paper-structure" TargetMode="External"/><Relationship Id="rId41" Type="http://schemas.openxmlformats.org/officeDocument/2006/relationships/hyperlink" Target="paper-organization.qmd#subsection-headings" TargetMode="External"/><Relationship Id="rId98" Type="http://schemas.openxmlformats.org/officeDocument/2006/relationships/hyperlink" Target="software-text.qmd#comment-code-sparingly" TargetMode="External"/><Relationship Id="rId97" Type="http://schemas.openxmlformats.org/officeDocument/2006/relationships/hyperlink" Target="software-text.qmd#say-what-changed-and-why" TargetMode="External"/><Relationship Id="rId99" Type="http://schemas.openxmlformats.org/officeDocument/2006/relationships/hyperlink" Target="software-text.qmd#write-release-notes-for-the-user" TargetMode="External"/><Relationship Id="rId82" Type="http://schemas.openxmlformats.org/officeDocument/2006/relationships/hyperlink" Target="teaching.qmd#build-the-lecture-from-exercises-and-solutions" TargetMode="External"/><Relationship Id="rId83" Type="http://schemas.openxmlformats.org/officeDocument/2006/relationships/hyperlink" Target="teaching.qmd#exm-exercise-before-definition" TargetMode="External"/><Relationship Id="rId85" Type="http://schemas.openxmlformats.org/officeDocument/2006/relationships/hyperlink" Target="teaching.qmd#give-each-defined-term-its-own-div" TargetMode="External"/><Relationship Id="rId87" Type="http://schemas.openxmlformats.org/officeDocument/2006/relationships/hyperlink" Target="teaching.qmd#lead-with-the-simplest-correct-form-of-a-definition" TargetMode="External"/><Relationship Id="rId92" Type="http://schemas.openxmlformats.org/officeDocument/2006/relationships/hyperlink" Target="teaching.qmd#make-figures-accessible" TargetMode="External"/><Relationship Id="rId88" Type="http://schemas.openxmlformats.org/officeDocument/2006/relationships/hyperlink" Target="teaching.qmd#reuse-one-written-version-of-each-result" TargetMode="External"/><Relationship Id="rId90" Type="http://schemas.openxmlformats.org/officeDocument/2006/relationships/hyperlink" Target="teaching.qmd#show-each-idea-applied-and-in-a-figure" TargetMode="External"/><Relationship Id="rId86" Type="http://schemas.openxmlformats.org/officeDocument/2006/relationships/hyperlink" Target="teaching.qmd#state-the-notation-and-its-alternatives" TargetMode="External"/><Relationship Id="rId93" Type="http://schemas.openxmlformats.org/officeDocument/2006/relationships/hyperlink" Target="teaching.qmd#structure-slides-for-the-reader" TargetMode="External"/><Relationship Id="rId89" Type="http://schemas.openxmlformats.org/officeDocument/2006/relationships/hyperlink" Target="teaching.qmd#use-real-data-and-compute-every-number" TargetMode="External"/><Relationship Id="rId91" Type="http://schemas.openxmlformats.org/officeDocument/2006/relationships/hyperlink" Target="teaching.qmd#write-labs-for-both-languages-and-any-computer" TargetMode="External"/><Relationship Id="rId47" Type="http://schemas.openxmlformats.org/officeDocument/2006/relationships/hyperlink" Target="word-choice.qmd" TargetMode="External"/><Relationship Id="rId48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follow-an-abstract-statement-with-an-example" TargetMode="External"/><Relationship Id="rId51" Type="http://schemas.openxmlformats.org/officeDocument/2006/relationships/hyperlink" Target="word-choice.qmd#minimize-unnecessary-jargon" TargetMode="External"/><Relationship Id="rId50" Type="http://schemas.openxmlformats.org/officeDocument/2006/relationships/hyperlink" Target="word-choice.qmd#say-which-thing" TargetMode="External"/><Relationship Id="rId103" Type="http://schemas.openxmlformats.org/officeDocument/2006/relationships/hyperlink" Target="writing-to-think.qmd#keep-writing-as-the-work-grows" TargetMode="External"/><Relationship Id="rId102" Type="http://schemas.openxmlformats.org/officeDocument/2006/relationships/hyperlink" Target="writing-to-think.qmd#send-a-written-question" TargetMode="External"/><Relationship Id="rId101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2026-10-16T12:02:56Z</dcterms:created>
  <dcterms:modified xsi:type="dcterms:W3CDTF">2026-10-16T12:02:56Z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