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04:25:52 (PDT)</w:delText>
        </w:r>
      </w:del>
    </w:p>
    <w:p>
      <w:pPr>
        <w:pStyle w:val="Date"/>
      </w:pPr>
      <w:ins w:id="2" w:author="PR Preview" w:date="2026-01-01T00:00:00Z">
        <w:r>
          <w:t xml:space="preserve">Last modified: 2026-10-16 04:32:19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0" w:name="do-not-overexplain"/>
    <w:p>
      <w:pPr>
        <w:pStyle w:val="Heading2"/>
      </w:pPr>
      <w:r>
        <w:t xml:space="preserve">10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9"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9"/>
    <w:bookmarkEnd w:id="30"/>
    <w:bookmarkStart w:id="37" w:name="put-lists-in-bullet-points"/>
    <w:p>
      <w:pPr>
        <w:pStyle w:val="Heading2"/>
      </w:pPr>
      <w:r>
        <w:t xml:space="preserve">11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1"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1"/>
    <w:bookmarkStart w:id="35"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2">
        <w:r>
          <w:rPr>
            <w:rStyle w:val="Hyperlink"/>
          </w:rPr>
          <w:t xml:space="preserve">extend least squares to several predictors</w:t>
        </w:r>
      </w:hyperlink>
      <w:r>
        <w:t xml:space="preserve">. Starmer explains</w:t>
      </w:r>
      <w:r>
        <w:t xml:space="preserve"> </w:t>
      </w:r>
      <w:hyperlink r:id="rId33">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2">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3">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4">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5"/>
    <w:bookmarkStart w:id="36"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6"/>
    <w:bookmarkEnd w:id="37"/>
    <w:bookmarkStart w:id="45" w:name="examples-of-concise-writing"/>
    <w:p>
      <w:pPr>
        <w:pStyle w:val="Heading2"/>
      </w:pPr>
      <w:r>
        <w:t xml:space="preserve">12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4" w:name="refs"/>
    <w:bookmarkStart w:id="39"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8">
        <w:r>
          <w:rPr>
            <w:rStyle w:val="Hyperlink"/>
          </w:rPr>
          <w:t xml:space="preserve">https://www.gutenberg.org/ebooks/37134</w:t>
        </w:r>
      </w:hyperlink>
      <w:r>
        <w:t xml:space="preserve">.</w:t>
      </w:r>
    </w:p>
    <w:bookmarkEnd w:id="39"/>
    <w:bookmarkStart w:id="4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https://en.wikipedia.org/wiki/Ernest_Hemingway#Writing_style</w:t>
        </w:r>
      </w:hyperlink>
      <w:r>
        <w:t xml:space="preserve">.</w:t>
      </w:r>
    </w:p>
    <w:bookmarkEnd w:id="41"/>
    <w:bookmarkStart w:id="4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2">
        <w:r>
          <w:rPr>
            <w:rStyle w:val="Hyperlink"/>
          </w:rPr>
          <w:t xml:space="preserve">https://en.wikipedia.org/wiki/Julius_Caesar#Literary_works</w:t>
        </w:r>
      </w:hyperlink>
      <w:r>
        <w:t xml:space="preserve">.</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0" Type="http://schemas.openxmlformats.org/officeDocument/2006/relationships/hyperlink" Target="https://en.wikipedia.org/wiki/Ernest_Hemingway#Writing_style" TargetMode="External"/><Relationship Id="rId42" Type="http://schemas.openxmlformats.org/officeDocument/2006/relationships/hyperlink" Target="https://en.wikipedia.org/wiki/Julius_Caesar#Literary_works" TargetMode="External"/><Relationship Id="rId34" Type="http://schemas.openxmlformats.org/officeDocument/2006/relationships/hyperlink" Target="https://morrison-lab.github.io/lds/chapters/linear-regression.html" TargetMode="External"/><Relationship Id="rId38" Type="http://schemas.openxmlformats.org/officeDocument/2006/relationships/hyperlink" Target="https://www.gutenberg.org/ebooks/37134" TargetMode="External"/><Relationship Id="rId32" Type="http://schemas.openxmlformats.org/officeDocument/2006/relationships/hyperlink" Target="https://www.youtube.com/watch?v=o9hoLdylWKo" TargetMode="External"/><Relationship Id="rId33"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0" Type="http://schemas.openxmlformats.org/officeDocument/2006/relationships/hyperlink" Target="https://en.wikipedia.org/wiki/Ernest_Hemingway#Writing_style" TargetMode="External"/><Relationship Id="rId42" Type="http://schemas.openxmlformats.org/officeDocument/2006/relationships/hyperlink" Target="https://en.wikipedia.org/wiki/Julius_Caesar#Literary_works" TargetMode="External"/><Relationship Id="rId34" Type="http://schemas.openxmlformats.org/officeDocument/2006/relationships/hyperlink" Target="https://morrison-lab.github.io/lds/chapters/linear-regression.html" TargetMode="External"/><Relationship Id="rId38" Type="http://schemas.openxmlformats.org/officeDocument/2006/relationships/hyperlink" Target="https://www.gutenberg.org/ebooks/37134" TargetMode="External"/><Relationship Id="rId32" Type="http://schemas.openxmlformats.org/officeDocument/2006/relationships/hyperlink" Target="https://www.youtube.com/watch?v=o9hoLdylWKo" TargetMode="External"/><Relationship Id="rId33"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2026-10-16T11:34:34Z</dcterms:created>
  <dcterms:modified xsi:type="dcterms:W3CDTF">2026-10-16T11:34:34Z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04:32:19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