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del w:id="3" w:author="PR Preview" w:date="2026-01-01T00:00:00Z">
        <w:r>
          <w:delText xml:space="preserve">1 Standard paper structure</w:delText>
        </w:r>
      </w:del>
    </w:p>
    <w:p>
      <w:pPr>
        <w:pStyle w:val="Heading2"/>
      </w:pPr>
      <w:ins w:id="4" w:author="PR Preview" w:date="2026-01-01T00:00:00Z">
        <w:r>
          <w:t xml:space="preserve">1 Write to clarify your thinking</w:t>
        </w:r>
      </w:ins>
    </w:p>
    <w:p>
      <w:pPr>
        <w:pStyle w:val="FirstParagraph"/>
      </w:pPr>
      <w:ins w:id="5" w:author="PR Preview" w:date="2026-01-01T00:00:00Z">
        <w:r>
          <w:t xml:space="preserve">Write down a question or an idea as soon as you have it,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before you search for an answer.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Writing it down helps you in these ways:</w:t>
        </w:r>
      </w:ins>
    </w:p>
    <w:p>
      <w:pPr>
        <w:pStyle w:val="Compact"/>
        <w:numPr>
          <w:ilvl w:val="0"/>
          <w:numId w:val="1001"/>
        </w:numPr>
      </w:pPr>
      <w:ins w:id="10" w:author="PR Preview" w:date="2026-01-01T00:00:00Z">
        <w:r>
          <w:t xml:space="preserve">You see what you need to know.</w:t>
        </w:r>
      </w:ins>
    </w:p>
    <w:p>
      <w:pPr>
        <w:pStyle w:val="Compact"/>
        <w:numPr>
          <w:ilvl w:val="0"/>
          <w:numId w:val="1001"/>
        </w:numPr>
      </w:pPr>
      <w:ins w:id="11" w:author="PR Preview" w:date="2026-01-01T00:00:00Z">
        <w:r>
          <w:t xml:space="preserve">You state the problem more precisely.</w:t>
        </w:r>
      </w:ins>
    </w:p>
    <w:p>
      <w:pPr>
        <w:pStyle w:val="Compact"/>
        <w:numPr>
          <w:ilvl w:val="0"/>
          <w:numId w:val="1001"/>
        </w:numPr>
      </w:pPr>
      <w:ins w:id="12" w:author="PR Preview" w:date="2026-01-01T00:00:00Z">
        <w:r>
          <w:t xml:space="preserve">You often answer the question yourself while writing it.</w:t>
        </w:r>
      </w:ins>
    </w:p>
    <w:p>
      <w:pPr>
        <w:pStyle w:val="FirstParagraph"/>
      </w:pPr>
      <w:ins w:id="13" w:author="PR Preview" w:date="2026-01-01T00:00:00Z">
        <w:r>
          <w:t xml:space="preserve">The computer scientist Leslie Lamport argues that a person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who thinks without writing only thinks that they are thinking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(Lamport 2019)</w:t>
        </w:r>
      </w:ins>
      <w:ins w:id="18" w:author="PR Preview" w:date="2026-01-01T00:00:00Z">
        <w:r>
          <w:t xml:space="preserve">.</w:t>
        </w:r>
      </w:ins>
    </w:p>
    <w:bookmarkEnd w:id="9"/>
    <w:bookmarkStart w:id="10" w:name="standard-paper-structure"/>
    <w:p>
      <w:pPr>
        <w:pStyle w:val="Heading2"/>
      </w:pPr>
      <w:ins w:id="19" w:author="PR Preview" w:date="2026-01-01T00:00:00Z">
        <w:r>
          <w:t xml:space="preserve">2 Standard paper structure</w:t>
        </w:r>
      </w:ins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del w:id="20" w:author="PR Preview" w:date="2026-01-01T00:00:00Z">
        <w:r>
          <w:delText xml:space="preserve">2 Organizing the Results section</w:delText>
        </w:r>
      </w:del>
    </w:p>
    <w:p>
      <w:pPr>
        <w:pStyle w:val="Heading2"/>
      </w:pPr>
      <w:ins w:id="21" w:author="PR Preview" w:date="2026-01-01T00:00:00Z">
        <w:r>
          <w:t xml:space="preserve">3 Organizing the Results section</w:t>
        </w:r>
      </w:ins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del w:id="22" w:author="PR Preview" w:date="2026-01-01T00:00:00Z">
        <w:r>
          <w:delText xml:space="preserve">2.1 Single outcome studies</w:delText>
        </w:r>
      </w:del>
    </w:p>
    <w:p>
      <w:pPr>
        <w:pStyle w:val="Heading3"/>
      </w:pPr>
      <w:ins w:id="23" w:author="PR Preview" w:date="2026-01-01T00:00:00Z">
        <w:r>
          <w:t xml:space="preserve">3.1 Single outcome studies</w:t>
        </w:r>
      </w:ins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del w:id="24" w:author="PR Preview" w:date="2026-01-01T00:00:00Z">
        <w:r>
          <w:delText xml:space="preserve">2.2 Multiple outcomes analyzed separately</w:delText>
        </w:r>
      </w:del>
    </w:p>
    <w:p>
      <w:pPr>
        <w:pStyle w:val="Heading3"/>
      </w:pPr>
      <w:ins w:id="25" w:author="PR Preview" w:date="2026-01-01T00:00:00Z">
        <w:r>
          <w:t xml:space="preserve">3.2 Multiple outcomes analyzed separately</w:t>
        </w:r>
      </w:ins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del w:id="26" w:author="PR Preview" w:date="2026-01-01T00:00:00Z">
        <w:r>
          <w:delText xml:space="preserve">3 Figures and tables</w:delText>
        </w:r>
      </w:del>
    </w:p>
    <w:p>
      <w:pPr>
        <w:pStyle w:val="FirstParagraph"/>
      </w:pPr>
      <w:del w:id="27" w:author="PR Preview" w:date="2026-01-01T00:00:00Z">
        <w:r>
          <w:delText xml:space="preserve">In a reading copy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(a website, a preprint, or a draft circulated to coauthors),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place figures and tables near the relevant text that describes them.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 journal submission often needs a different layout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</w:delText>
        </w:r>
      </w:del>
      <w:hyperlink w:anchor="sec-submission-layout">
        <w:del w:id="36" w:author="PR Preview" w:date="2026-01-01T00:00:00Z">
          <w:r>
            <w:rPr>
              <w:rStyle w:val="Hyperlink"/>
            </w:rPr>
            <w:delText xml:space="preserve">Section 3.3</w:delText>
          </w:r>
        </w:del>
      </w:hyperlink>
      <w:del w:id="37" w:author="PR Preview" w:date="2026-01-01T00:00:00Z">
        <w:r>
          <w:delText xml:space="preserve">).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Either way,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number figures and tables sequentially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 reference them in the text before they appear.</w:delText>
        </w:r>
      </w:del>
    </w:p>
    <w:p>
      <w:pPr>
        <w:pStyle w:val="Heading2"/>
      </w:pPr>
      <w:ins w:id="44" w:author="PR Preview" w:date="2026-01-01T00:00:00Z">
        <w:r>
          <w:t xml:space="preserve">4 Figures and tables</w:t>
        </w:r>
      </w:ins>
    </w:p>
    <w:p>
      <w:pPr>
        <w:pStyle w:val="FirstParagraph"/>
      </w:pPr>
      <w:ins w:id="45" w:author="PR Preview" w:date="2026-01-01T00:00:00Z">
        <w:r>
          <w:t xml:space="preserve">In a reading copy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(a website, a preprint, or a draft circulated to coauthors),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place figures and tables near the relevant text that describes them.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 journal submission often needs a different layout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(</w:t>
        </w:r>
      </w:ins>
      <w:hyperlink w:anchor="sec-submission-layout">
        <w:ins w:id="54" w:author="PR Preview" w:date="2026-01-01T00:00:00Z">
          <w:r>
            <w:rPr>
              <w:rStyle w:val="Hyperlink"/>
            </w:rPr>
            <w:t xml:space="preserve">Section 4.3</w:t>
          </w:r>
        </w:ins>
      </w:hyperlink>
      <w:ins w:id="55" w:author="PR Preview" w:date="2026-01-01T00:00:00Z">
        <w:r>
          <w:t xml:space="preserve">).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Either way,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number figures and tables sequentially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reference them in the text before they appear.</w:t>
        </w:r>
      </w:ins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del w:id="62" w:author="PR Preview" w:date="2026-01-01T00:00:00Z">
        <w:r>
          <w:delText xml:space="preserve">3.1 Label variables in plain words</w:delText>
        </w:r>
      </w:del>
    </w:p>
    <w:p>
      <w:pPr>
        <w:pStyle w:val="Heading3"/>
      </w:pPr>
      <w:ins w:id="63" w:author="PR Preview" w:date="2026-01-01T00:00:00Z">
        <w:r>
          <w:t xml:space="preserve">4.1 Label variables in plain words</w:t>
        </w:r>
      </w:ins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del w:id="64" w:author="PR Preview" w:date="2026-01-01T00:00:00Z">
        <w:r>
          <w:delText xml:space="preserve">3.2 Captions are captions, not headings</w:delText>
        </w:r>
      </w:del>
    </w:p>
    <w:p>
      <w:pPr>
        <w:pStyle w:val="Heading3"/>
      </w:pPr>
      <w:ins w:id="65" w:author="PR Preview" w:date="2026-01-01T00:00:00Z">
        <w:r>
          <w:t xml:space="preserve">4.2 Captions are captions, not headings</w:t>
        </w:r>
      </w:ins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del w:id="66" w:author="PR Preview" w:date="2026-01-01T00:00:00Z">
        <w:r>
          <w:delText xml:space="preserve">3.3 Manuscript layout for journal submission</w:delText>
        </w:r>
      </w:del>
    </w:p>
    <w:p>
      <w:pPr>
        <w:pStyle w:val="Heading3"/>
      </w:pPr>
      <w:ins w:id="67" w:author="PR Preview" w:date="2026-01-01T00:00:00Z">
        <w:r>
          <w:t xml:space="preserve">4.3 Manuscript layout for journal submission</w:t>
        </w:r>
      </w:ins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del w:id="68" w:author="PR Preview" w:date="2026-01-01T00:00:00Z">
        <w:r>
          <w:delText xml:space="preserve">3.4 Check the rendered layout</w:delText>
        </w:r>
      </w:del>
    </w:p>
    <w:p>
      <w:pPr>
        <w:pStyle w:val="Heading3"/>
      </w:pPr>
      <w:ins w:id="69" w:author="PR Preview" w:date="2026-01-01T00:00:00Z">
        <w:r>
          <w:t xml:space="preserve">4.4 Check the rendered layout</w:t>
        </w:r>
      </w:ins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del w:id="70" w:author="PR Preview" w:date="2026-01-01T00:00:00Z">
        <w:r>
          <w:delText xml:space="preserve">4 Subsection headings</w:delText>
        </w:r>
      </w:del>
    </w:p>
    <w:p>
      <w:pPr>
        <w:pStyle w:val="Heading2"/>
      </w:pPr>
      <w:ins w:id="71" w:author="PR Preview" w:date="2026-01-01T00:00:00Z">
        <w:r>
          <w:t xml:space="preserve">5 Subsection headings</w:t>
        </w:r>
      </w:ins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del w:id="72" w:author="PR Preview" w:date="2026-01-01T00:00:00Z">
        <w:r>
          <w:delText xml:space="preserve">5 Links to videos and other media</w:delText>
        </w:r>
      </w:del>
    </w:p>
    <w:p>
      <w:pPr>
        <w:pStyle w:val="Heading2"/>
      </w:pPr>
      <w:ins w:id="73" w:author="PR Preview" w:date="2026-01-01T00:00:00Z">
        <w:r>
          <w:t xml:space="preserve">6 Avoid forward references</w:t>
        </w:r>
      </w:ins>
    </w:p>
    <w:p>
      <w:pPr>
        <w:pStyle w:val="FirstParagraph"/>
      </w:pPr>
      <w:ins w:id="74" w:author="PR Preview" w:date="2026-01-01T00:00:00Z">
        <w:r>
          <w:t xml:space="preserve">A forward reference points the reader to content they have not reached yet.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Common forms are:</w:t>
        </w:r>
      </w:ins>
    </w:p>
    <w:p>
      <w:pPr>
        <w:pStyle w:val="Compact"/>
        <w:numPr>
          <w:ilvl w:val="0"/>
          <w:numId w:val="1009"/>
        </w:numPr>
      </w:pPr>
      <w:ins w:id="77" w:author="PR Preview" w:date="2026-01-01T00:00:00Z">
        <w:r>
          <w:t xml:space="preserve">“as discussed below”</w:t>
        </w:r>
      </w:ins>
    </w:p>
    <w:p>
      <w:pPr>
        <w:pStyle w:val="Compact"/>
        <w:numPr>
          <w:ilvl w:val="0"/>
          <w:numId w:val="1009"/>
        </w:numPr>
      </w:pPr>
      <w:ins w:id="78" w:author="PR Preview" w:date="2026-01-01T00:00:00Z">
        <w:r>
          <w:t xml:space="preserve">“see the next section”</w:t>
        </w:r>
      </w:ins>
    </w:p>
    <w:p>
      <w:pPr>
        <w:pStyle w:val="Compact"/>
        <w:numPr>
          <w:ilvl w:val="0"/>
          <w:numId w:val="1009"/>
        </w:numPr>
      </w:pPr>
      <w:ins w:id="79" w:author="PR Preview" w:date="2026-01-01T00:00:00Z">
        <w:r>
          <w:t xml:space="preserve">“we will return to this later”</w:t>
        </w:r>
      </w:ins>
    </w:p>
    <w:p>
      <w:pPr>
        <w:pStyle w:val="FirstParagraph"/>
      </w:pPr>
      <w:ins w:id="80" w:author="PR Preview" w:date="2026-01-01T00:00:00Z">
        <w:r>
          <w:t xml:space="preserve">The reader must hold an unresolved pointer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while reading the sentence that depends on it.</w:t>
        </w:r>
      </w:ins>
    </w:p>
    <w:p>
      <w:pPr>
        <w:pStyle w:val="BodyText"/>
      </w:pPr>
      <w:ins w:id="83" w:author="PR Preview" w:date="2026-01-01T00:00:00Z">
        <w:r>
          <w:t xml:space="preserve">Fix a forward reference by moving the content ahead of the pointer.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Then change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“below”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to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“above”</w:t>
        </w:r>
      </w:ins>
      <w:ins w:id="92" w:author="PR Preview" w:date="2026-01-01T00:00:00Z">
        <w:r>
          <w:t xml:space="preserve">, or delete the pointer.</w:t>
        </w:r>
      </w:ins>
    </w:p>
    <w:p>
      <w:pPr>
        <w:pStyle w:val="BodyText"/>
      </w:pPr>
      <w:ins w:id="93" w:author="PR Preview" w:date="2026-01-01T00:00:00Z">
        <w:r>
          <w:t xml:space="preserve">If moving the content would break the order of the argument,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keep the pointer, and make it a working link.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Say what the link points to and where it is,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as in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“Table 2 (later in this section)”</w:t>
        </w:r>
      </w:ins>
      <w:ins w:id="102" w:author="PR Preview" w:date="2026-01-01T00:00:00Z">
        <w:r>
          <w:t xml:space="preserve">, with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“Table 2”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linked to the table.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Do not delete the link and leave only the name.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 reader then loses both the warning and the jump.</w:t>
        </w:r>
      </w:ins>
    </w:p>
    <w:bookmarkStart w:id="25" w:name="exm-forward-reference"/>
    <w:p>
      <w:pPr>
        <w:pStyle w:val="BodyText"/>
      </w:pPr>
      <w:ins w:id="111" w:author="PR Preview" w:date="2026-01-01T00:00:00Z">
        <w:r>
          <w:rPr>
            <w:b/>
            <w:bCs/>
          </w:rPr>
          <w:t xml:space="preserve">Example 2 (Removing a forward reference)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 </w:t>
        </w:r>
      </w:ins>
    </w:p>
    <w:p>
      <w:pPr>
        <w:pStyle w:val="BlockText"/>
      </w:pPr>
      <w:ins w:id="114" w:author="PR Preview" w:date="2026-01-01T00:00:00Z">
        <w:r>
          <w:t xml:space="preserve">❌ The adjusted estimates, discussed in the next section, differ from the crude estimates.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The adjustment, described below, uses age and sex.</w:t>
        </w:r>
      </w:ins>
    </w:p>
    <w:p>
      <w:pPr>
        <w:pStyle w:val="BlockText"/>
      </w:pPr>
      <w:ins w:id="117" w:author="PR Preview" w:date="2026-01-01T00:00:00Z">
        <w:r>
          <w:t xml:space="preserve">✅ The adjustment uses age and sex.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 adjusted estimates differ from the crude estimates.</w:t>
        </w:r>
      </w:ins>
    </w:p>
    <w:p>
      <w:pPr>
        <w:pStyle w:val="FirstParagraph"/>
      </w:pPr>
      <w:ins w:id="120" w:author="PR Preview" w:date="2026-01-01T00:00:00Z">
        <w:r>
          <w:t xml:space="preserve">In the ❌ version, both pointers send the reader to content that comes later,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so the reader sees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“adjusted”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before the paper says what was adjusted.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In the ✅ version, the sentence that defines the adjustment comes first,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so neither pointer is needed.</w:t>
        </w:r>
      </w:ins>
    </w:p>
    <w:bookmarkEnd w:id="25"/>
    <w:p>
      <w:pPr>
        <w:pStyle w:val="BodyText"/>
      </w:pPr>
      <w:ins w:id="131" w:author="PR Preview" w:date="2026-01-01T00:00:00Z">
        <w:r>
          <w:t xml:space="preserve">Two cases are not forward references to fix:</w:t>
        </w:r>
      </w:ins>
    </w:p>
    <w:p>
      <w:pPr>
        <w:pStyle w:val="Compact"/>
        <w:numPr>
          <w:ilvl w:val="0"/>
          <w:numId w:val="1010"/>
        </w:numPr>
      </w:pPr>
      <w:ins w:id="132" w:author="PR Preview" w:date="2026-01-01T00:00:00Z">
        <w:r>
          <w:t xml:space="preserve">An overview near the start that previews the structure,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such as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“Section 2 describes the data, and Section 3 gives the results”</w:t>
        </w:r>
      </w:ins>
      <w:ins w:id="137" w:author="PR Preview" w:date="2026-01-01T00:00:00Z">
        <w:r>
          <w:t xml:space="preserve">.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The reader is not meant to resolve the preview immediately.</w:t>
        </w:r>
      </w:ins>
    </w:p>
    <w:p>
      <w:pPr>
        <w:pStyle w:val="Compact"/>
        <w:numPr>
          <w:ilvl w:val="0"/>
          <w:numId w:val="1010"/>
        </w:numPr>
      </w:pPr>
      <w:ins w:id="140" w:author="PR Preview" w:date="2026-01-01T00:00:00Z">
        <w:r>
          <w:t xml:space="preserve">A sentence that names a figure or table placed beside it, such as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“Table 2 shows the estimates”</w:t>
        </w:r>
      </w:ins>
      <w:ins w:id="143" w:author="PR Preview" w:date="2026-01-01T00:00:00Z">
        <w:r>
          <w:t xml:space="preserve">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The reader meets the table at once.</w:t>
        </w:r>
      </w:ins>
    </w:p>
    <w:p>
      <w:pPr>
        <w:pStyle w:val="FirstParagraph"/>
      </w:pPr>
      <w:ins w:id="146" w:author="PR Preview" w:date="2026-01-01T00:00:00Z">
        <w:r>
          <w:t xml:space="preserve">A word such as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“below”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in an ordinary comparison, as in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“values below the detection limit”</w:t>
        </w:r>
      </w:ins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not a pointer at all.</w:t>
        </w:r>
      </w:ins>
    </w:p>
    <w:p>
      <w:pPr>
        <w:pStyle w:val="BodyText"/>
      </w:pPr>
      <w:ins w:id="156" w:author="PR Preview" w:date="2026-01-01T00:00:00Z">
        <w:r>
          <w:t xml:space="preserve">When you insert or move a section, check the references that name a position,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such as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“the two sections above”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or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“the previous section”</w:t>
        </w:r>
      </w:ins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Name the target instead, as in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“the sections on mortality and morbidity”</w:t>
        </w:r>
      </w:ins>
      <w:ins w:id="170" w:author="PR Preview" w:date="2026-01-01T00:00:00Z">
        <w:r>
          <w:t xml:space="preserve">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so that a later insertion does not make the position wrong.</w:t>
        </w:r>
      </w:ins>
    </w:p>
    <w:bookmarkEnd w:id="26"/>
    <w:bookmarkStart w:id="30" w:name="links-to-videos-and-other-media"/>
    <w:p>
      <w:pPr>
        <w:pStyle w:val="Heading2"/>
      </w:pPr>
      <w:ins w:id="173" w:author="PR Preview" w:date="2026-01-01T00:00:00Z">
        <w:r>
          <w:t xml:space="preserve">7 Links to videos and other media</w:t>
        </w:r>
      </w:ins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ins w:id="174" w:author="PR Preview" w:date="2026-01-01T00:00:00Z">
        <w:r>
          <w:t xml:space="preserve">Lamport, Leslie. 2019.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rPr>
            <w:i/>
            <w:iCs/>
          </w:rPr>
          <w:t xml:space="preserve">Think and Write with</w:t>
        </w:r>
      </w:ins>
      <w:ins w:id="177" w:author="PR Preview" w:date="2026-01-01T00:00:00Z">
        <w:r>
          <w:rPr>
            <w:i/>
            <w:iCs/>
          </w:rPr>
          <w:t xml:space="preserve"> </w:t>
        </w:r>
      </w:ins>
      <w:ins w:id="178" w:author="PR Preview" w:date="2026-01-01T00:00:00Z">
        <w:r>
          <w:rPr>
            <w:i/>
            <w:iCs/>
          </w:rPr>
          <w:t xml:space="preserve">Leslie Lamport</w:t>
        </w:r>
      </w:ins>
      <w:ins w:id="179" w:author="PR Preview" w:date="2026-01-01T00:00:00Z">
        <w:r>
          <w:t xml:space="preserve">. Podcast interview, Mentors.fm.</w:t>
        </w:r>
      </w:ins>
      <w:ins w:id="180" w:author="PR Preview" w:date="2026-01-01T00:00:00Z">
        <w:r>
          <w:t xml:space="preserve"> </w:t>
        </w:r>
      </w:ins>
      <w:hyperlink r:id="rId27">
        <w:ins w:id="181" w:author="PR Preview" w:date="2026-01-01T00:00:00Z">
          <w:r>
            <w:rPr>
              <w:rStyle w:val="Hyperlink"/>
            </w:rPr>
            <w:t xml:space="preserve">https://mentors.fm/2019/08/13/think-and-write-with-leslie-lamport/</w:t>
          </w:r>
        </w:ins>
      </w:hyperlink>
      <w:ins w:id="182" w:author="PR Preview" w:date="2026-01-01T00:00:00Z">
        <w:r>
          <w:t xml:space="preserve">.</w:t>
        </w:r>
      </w:ins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2026-10-16T12:07:57Z</dcterms:created>
  <dcterms:modified xsi:type="dcterms:W3CDTF">2026-10-16T12:07:57Z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