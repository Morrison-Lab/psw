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2026-10-16 04:25:52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04:32:19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2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ins w:id="3" w:author="PR Preview" w:date="2026-01-01T00:00:00Z">
          <w:r>
            <w:rPr>
              <w:rStyle w:val="Hyperlink"/>
            </w:rPr>
            <w:t xml:space="preserve">Write to clarify your thinking</w:t>
          </w:r>
        </w:ins>
      </w:hyperlink>
      <w:ins w:id="4" w:author="PR Preview" w:date="2026-01-01T00:00:00Z">
        <w:r>
          <w:t xml:space="preserve">: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write each question or idea down as it comes.</w:t>
        </w:r>
      </w:ins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0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1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2"/>
    <w:bookmarkStart w:id="50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0"/>
    <w:bookmarkStart w:id="65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6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5"/>
    <w:bookmarkStart w:id="77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7"/>
    <w:bookmarkStart w:id="92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2"/>
    <w:bookmarkStart w:id="96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4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5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6"/>
    <w:bookmarkStart w:id="100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8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9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8" Type="http://schemas.openxmlformats.org/officeDocument/2006/relationships/hyperlink" Target="avoid-cliches.qmd" TargetMode="External"/><Relationship Id="rId49" Type="http://schemas.openxmlformats.org/officeDocument/2006/relationships/hyperlink" Target="avoid-cliches.qmd#say-what-it-is-before-what-it-is-not" TargetMode="External"/><Relationship Id="rId90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91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6" Type="http://schemas.openxmlformats.org/officeDocument/2006/relationships/hyperlink" Target="conciseness.qmd#avoid-double-negatives" TargetMode="External"/><Relationship Id="rId74" Type="http://schemas.openxmlformats.org/officeDocument/2006/relationships/hyperlink" Target="conciseness.qmd#do-not-rule-out-readings-no-reader-would-make" TargetMode="External"/><Relationship Id="rId71" Type="http://schemas.openxmlformats.org/officeDocument/2006/relationships/hyperlink" Target="conciseness.qmd#lead-with-the-subject" TargetMode="External"/><Relationship Id="rId73" Type="http://schemas.openxmlformats.org/officeDocument/2006/relationships/hyperlink" Target="conciseness.qmd#limit-complex-sentence-structures" TargetMode="External"/><Relationship Id="rId72" Type="http://schemas.openxmlformats.org/officeDocument/2006/relationships/hyperlink" Target="conciseness.qmd#make-every-word-tell" TargetMode="External"/><Relationship Id="rId76" Type="http://schemas.openxmlformats.org/officeDocument/2006/relationships/hyperlink" Target="conciseness.qmd#put-lists-in-bullet-points" TargetMode="External"/><Relationship Id="rId75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0" Type="http://schemas.openxmlformats.org/officeDocument/2006/relationships/hyperlink" Target="defining-terms.qmd#presenting-a-derivation-exercise-solution-theorem-proof" TargetMode="External"/><Relationship Id="rId69" Type="http://schemas.openxmlformats.org/officeDocument/2006/relationships/hyperlink" Target="grammar.qmd#avoid-garden-path-sentences" TargetMode="External"/><Relationship Id="rId67" Type="http://schemas.openxmlformats.org/officeDocument/2006/relationships/hyperlink" Target="grammar.qmd#demonstrative-pronouns" TargetMode="External"/><Relationship Id="rId70" Type="http://schemas.openxmlformats.org/officeDocument/2006/relationships/hyperlink" Target="grammar.qmd#name-the-object-of-a-relational-noun" TargetMode="External"/><Relationship Id="rId68" Type="http://schemas.openxmlformats.org/officeDocument/2006/relationships/hyperlink" Target="grammar.qmd#quantifiers-used-as-pronouns" TargetMode="External"/><Relationship Id="rId66" Type="http://schemas.openxmlformats.org/officeDocument/2006/relationships/hyperlink" Target="grammar.qmd#relative-pronouns" TargetMode="External"/><Relationship Id="rId62" Type="http://schemas.openxmlformats.org/officeDocument/2006/relationships/hyperlink" Target="inclusive-writing.qmd#keep-a-predictable-structure" TargetMode="External"/><Relationship Id="rId63" Type="http://schemas.openxmlformats.org/officeDocument/2006/relationships/hyperlink" Target="inclusive-writing.qmd#present-ideas-in-more-than-one-form" TargetMode="External"/><Relationship Id="rId58" Type="http://schemas.openxmlformats.org/officeDocument/2006/relationships/hyperlink" Target="inclusive-writing.qmd#put-one-idea-in-each-sentence" TargetMode="External"/><Relationship Id="rId57" Type="http://schemas.openxmlformats.org/officeDocument/2006/relationships/hyperlink" Target="inclusive-writing.qmd#rewrite-noun-strings-and-hidden-verbs" TargetMode="External"/><Relationship Id="rId60" Type="http://schemas.openxmlformats.org/officeDocument/2006/relationships/hyperlink" Target="inclusive-writing.qmd#say-what-numbers-and-symbols-mean" TargetMode="External"/><Relationship Id="rId53" Type="http://schemas.openxmlformats.org/officeDocument/2006/relationships/hyperlink" Target="inclusive-writing.qmd#say-when-a-common-word-has-a-technical-meaning" TargetMode="External"/><Relationship Id="rId54" Type="http://schemas.openxmlformats.org/officeDocument/2006/relationships/hyperlink" Target="inclusive-writing.qmd#spell-out-abbreviations" TargetMode="External"/><Relationship Id="rId59" Type="http://schemas.openxmlformats.org/officeDocument/2006/relationships/hyperlink" Target="inclusive-writing.qmd#state-every-step-and-every-point" TargetMode="External"/><Relationship Id="rId64" Type="http://schemas.openxmlformats.org/officeDocument/2006/relationships/hyperlink" Target="inclusive-writing.qmd#test-your-writing-with-a-reader" TargetMode="External"/><Relationship Id="rId52" Type="http://schemas.openxmlformats.org/officeDocument/2006/relationships/hyperlink" Target="inclusive-writing.qmd#use-common-words-and-define-technical-ones" TargetMode="External"/><Relationship Id="rId61" Type="http://schemas.openxmlformats.org/officeDocument/2006/relationships/hyperlink" Target="inclusive-writing.qmd#use-examples-that-every-reader-knows" TargetMode="External"/><Relationship Id="rId51" Type="http://schemas.openxmlformats.org/officeDocument/2006/relationships/hyperlink" Target="inclusive-writing.qmd#use-literal-language" TargetMode="External"/><Relationship Id="rId55" Type="http://schemas.openxmlformats.org/officeDocument/2006/relationships/hyperlink" Target="inclusive-writing.qmd#write-positive-statements" TargetMode="External"/><Relationship Id="rId40" Type="http://schemas.openxmlformats.org/officeDocument/2006/relationships/hyperlink" Target="manuscript-submission.qmd" TargetMode="External"/><Relationship Id="rId41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7" Type="http://schemas.openxmlformats.org/officeDocument/2006/relationships/hyperlink" Target="paper-organization.qmd#label-variables-in-plain-words" TargetMode="External"/><Relationship Id="rId39" Type="http://schemas.openxmlformats.org/officeDocument/2006/relationships/hyperlink" Target="paper-organization.qmd#links-to-videos-and-other-media" TargetMode="External"/><Relationship Id="rId36" Type="http://schemas.openxmlformats.org/officeDocument/2006/relationships/hyperlink" Target="paper-organization.qmd#organizing-the-results-section" TargetMode="External"/><Relationship Id="rId35" Type="http://schemas.openxmlformats.org/officeDocument/2006/relationships/hyperlink" Target="paper-organization.qmd#standard-paper-structure" TargetMode="External"/><Relationship Id="rId38" Type="http://schemas.openxmlformats.org/officeDocument/2006/relationships/hyperlink" Target="paper-organization.qmd#subsection-headings" TargetMode="External"/><Relationship Id="rId34" Type="http://schemas.openxmlformats.org/officeDocument/2006/relationships/hyperlink" Target="paper-organization.qmd#write-to-clarify-your-thinking" TargetMode="External"/><Relationship Id="rId94" Type="http://schemas.openxmlformats.org/officeDocument/2006/relationships/hyperlink" Target="software-text.qmd#comment-code-sparingly" TargetMode="External"/><Relationship Id="rId93" Type="http://schemas.openxmlformats.org/officeDocument/2006/relationships/hyperlink" Target="software-text.qmd#say-what-changed-and-why" TargetMode="External"/><Relationship Id="rId95" Type="http://schemas.openxmlformats.org/officeDocument/2006/relationships/hyperlink" Target="software-text.qmd#write-release-notes-for-the-user" TargetMode="External"/><Relationship Id="rId78" Type="http://schemas.openxmlformats.org/officeDocument/2006/relationships/hyperlink" Target="teaching.qmd#build-the-lecture-from-exercises-and-solutions" TargetMode="External"/><Relationship Id="rId79" Type="http://schemas.openxmlformats.org/officeDocument/2006/relationships/hyperlink" Target="teaching.qmd#exm-exercise-before-definition" TargetMode="External"/><Relationship Id="rId81" Type="http://schemas.openxmlformats.org/officeDocument/2006/relationships/hyperlink" Target="teaching.qmd#give-each-defined-term-its-own-div" TargetMode="External"/><Relationship Id="rId83" Type="http://schemas.openxmlformats.org/officeDocument/2006/relationships/hyperlink" Target="teaching.qmd#lead-with-the-simplest-correct-form-of-a-definition" TargetMode="External"/><Relationship Id="rId88" Type="http://schemas.openxmlformats.org/officeDocument/2006/relationships/hyperlink" Target="teaching.qmd#make-figures-accessible" TargetMode="External"/><Relationship Id="rId84" Type="http://schemas.openxmlformats.org/officeDocument/2006/relationships/hyperlink" Target="teaching.qmd#reuse-one-written-version-of-each-result" TargetMode="External"/><Relationship Id="rId86" Type="http://schemas.openxmlformats.org/officeDocument/2006/relationships/hyperlink" Target="teaching.qmd#show-each-idea-applied-and-in-a-figure" TargetMode="External"/><Relationship Id="rId82" Type="http://schemas.openxmlformats.org/officeDocument/2006/relationships/hyperlink" Target="teaching.qmd#state-the-notation-and-its-alternatives" TargetMode="External"/><Relationship Id="rId89" Type="http://schemas.openxmlformats.org/officeDocument/2006/relationships/hyperlink" Target="teaching.qmd#structure-slides-for-the-reader" TargetMode="External"/><Relationship Id="rId85" Type="http://schemas.openxmlformats.org/officeDocument/2006/relationships/hyperlink" Target="teaching.qmd#use-real-data-and-compute-every-number" TargetMode="External"/><Relationship Id="rId87" Type="http://schemas.openxmlformats.org/officeDocument/2006/relationships/hyperlink" Target="teaching.qmd#write-labs-for-both-languages-and-any-computer" TargetMode="External"/><Relationship Id="rId43" Type="http://schemas.openxmlformats.org/officeDocument/2006/relationships/hyperlink" Target="word-choice.qmd" TargetMode="External"/><Relationship Id="rId44" Type="http://schemas.openxmlformats.org/officeDocument/2006/relationships/hyperlink" Target="word-choice.qmd#avoid-vague-and-metaphorical-language" TargetMode="External"/><Relationship Id="rId45" Type="http://schemas.openxmlformats.org/officeDocument/2006/relationships/hyperlink" Target="word-choice.qmd#follow-an-abstract-statement-with-an-example" TargetMode="External"/><Relationship Id="rId47" Type="http://schemas.openxmlformats.org/officeDocument/2006/relationships/hyperlink" Target="word-choice.qmd#minimize-unnecessary-jargon" TargetMode="External"/><Relationship Id="rId46" Type="http://schemas.openxmlformats.org/officeDocument/2006/relationships/hyperlink" Target="word-choice.qmd#say-which-thing" TargetMode="External"/><Relationship Id="rId99" Type="http://schemas.openxmlformats.org/officeDocument/2006/relationships/hyperlink" Target="writing-to-think.qmd#keep-writing-as-the-work-grows" TargetMode="External"/><Relationship Id="rId98" Type="http://schemas.openxmlformats.org/officeDocument/2006/relationships/hyperlink" Target="writing-to-think.qmd#send-a-written-question" TargetMode="External"/><Relationship Id="rId97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avoid-cliches.qmd" TargetMode="External"/><Relationship Id="rId49" Type="http://schemas.openxmlformats.org/officeDocument/2006/relationships/hyperlink" Target="avoid-cliches.qmd#say-what-it-is-before-what-it-is-not" TargetMode="External"/><Relationship Id="rId90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91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6" Type="http://schemas.openxmlformats.org/officeDocument/2006/relationships/hyperlink" Target="conciseness.qmd#avoid-double-negatives" TargetMode="External"/><Relationship Id="rId74" Type="http://schemas.openxmlformats.org/officeDocument/2006/relationships/hyperlink" Target="conciseness.qmd#do-not-rule-out-readings-no-reader-would-make" TargetMode="External"/><Relationship Id="rId71" Type="http://schemas.openxmlformats.org/officeDocument/2006/relationships/hyperlink" Target="conciseness.qmd#lead-with-the-subject" TargetMode="External"/><Relationship Id="rId73" Type="http://schemas.openxmlformats.org/officeDocument/2006/relationships/hyperlink" Target="conciseness.qmd#limit-complex-sentence-structures" TargetMode="External"/><Relationship Id="rId72" Type="http://schemas.openxmlformats.org/officeDocument/2006/relationships/hyperlink" Target="conciseness.qmd#make-every-word-tell" TargetMode="External"/><Relationship Id="rId76" Type="http://schemas.openxmlformats.org/officeDocument/2006/relationships/hyperlink" Target="conciseness.qmd#put-lists-in-bullet-points" TargetMode="External"/><Relationship Id="rId75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0" Type="http://schemas.openxmlformats.org/officeDocument/2006/relationships/hyperlink" Target="defining-terms.qmd#presenting-a-derivation-exercise-solution-theorem-proof" TargetMode="External"/><Relationship Id="rId69" Type="http://schemas.openxmlformats.org/officeDocument/2006/relationships/hyperlink" Target="grammar.qmd#avoid-garden-path-sentences" TargetMode="External"/><Relationship Id="rId67" Type="http://schemas.openxmlformats.org/officeDocument/2006/relationships/hyperlink" Target="grammar.qmd#demonstrative-pronouns" TargetMode="External"/><Relationship Id="rId70" Type="http://schemas.openxmlformats.org/officeDocument/2006/relationships/hyperlink" Target="grammar.qmd#name-the-object-of-a-relational-noun" TargetMode="External"/><Relationship Id="rId68" Type="http://schemas.openxmlformats.org/officeDocument/2006/relationships/hyperlink" Target="grammar.qmd#quantifiers-used-as-pronouns" TargetMode="External"/><Relationship Id="rId66" Type="http://schemas.openxmlformats.org/officeDocument/2006/relationships/hyperlink" Target="grammar.qmd#relative-pronouns" TargetMode="External"/><Relationship Id="rId62" Type="http://schemas.openxmlformats.org/officeDocument/2006/relationships/hyperlink" Target="inclusive-writing.qmd#keep-a-predictable-structure" TargetMode="External"/><Relationship Id="rId63" Type="http://schemas.openxmlformats.org/officeDocument/2006/relationships/hyperlink" Target="inclusive-writing.qmd#present-ideas-in-more-than-one-form" TargetMode="External"/><Relationship Id="rId58" Type="http://schemas.openxmlformats.org/officeDocument/2006/relationships/hyperlink" Target="inclusive-writing.qmd#put-one-idea-in-each-sentence" TargetMode="External"/><Relationship Id="rId57" Type="http://schemas.openxmlformats.org/officeDocument/2006/relationships/hyperlink" Target="inclusive-writing.qmd#rewrite-noun-strings-and-hidden-verbs" TargetMode="External"/><Relationship Id="rId60" Type="http://schemas.openxmlformats.org/officeDocument/2006/relationships/hyperlink" Target="inclusive-writing.qmd#say-what-numbers-and-symbols-mean" TargetMode="External"/><Relationship Id="rId53" Type="http://schemas.openxmlformats.org/officeDocument/2006/relationships/hyperlink" Target="inclusive-writing.qmd#say-when-a-common-word-has-a-technical-meaning" TargetMode="External"/><Relationship Id="rId54" Type="http://schemas.openxmlformats.org/officeDocument/2006/relationships/hyperlink" Target="inclusive-writing.qmd#spell-out-abbreviations" TargetMode="External"/><Relationship Id="rId59" Type="http://schemas.openxmlformats.org/officeDocument/2006/relationships/hyperlink" Target="inclusive-writing.qmd#state-every-step-and-every-point" TargetMode="External"/><Relationship Id="rId64" Type="http://schemas.openxmlformats.org/officeDocument/2006/relationships/hyperlink" Target="inclusive-writing.qmd#test-your-writing-with-a-reader" TargetMode="External"/><Relationship Id="rId52" Type="http://schemas.openxmlformats.org/officeDocument/2006/relationships/hyperlink" Target="inclusive-writing.qmd#use-common-words-and-define-technical-ones" TargetMode="External"/><Relationship Id="rId61" Type="http://schemas.openxmlformats.org/officeDocument/2006/relationships/hyperlink" Target="inclusive-writing.qmd#use-examples-that-every-reader-knows" TargetMode="External"/><Relationship Id="rId51" Type="http://schemas.openxmlformats.org/officeDocument/2006/relationships/hyperlink" Target="inclusive-writing.qmd#use-literal-language" TargetMode="External"/><Relationship Id="rId55" Type="http://schemas.openxmlformats.org/officeDocument/2006/relationships/hyperlink" Target="inclusive-writing.qmd#write-positive-statements" TargetMode="External"/><Relationship Id="rId40" Type="http://schemas.openxmlformats.org/officeDocument/2006/relationships/hyperlink" Target="manuscript-submission.qmd" TargetMode="External"/><Relationship Id="rId41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7" Type="http://schemas.openxmlformats.org/officeDocument/2006/relationships/hyperlink" Target="paper-organization.qmd#label-variables-in-plain-words" TargetMode="External"/><Relationship Id="rId39" Type="http://schemas.openxmlformats.org/officeDocument/2006/relationships/hyperlink" Target="paper-organization.qmd#links-to-videos-and-other-media" TargetMode="External"/><Relationship Id="rId36" Type="http://schemas.openxmlformats.org/officeDocument/2006/relationships/hyperlink" Target="paper-organization.qmd#organizing-the-results-section" TargetMode="External"/><Relationship Id="rId35" Type="http://schemas.openxmlformats.org/officeDocument/2006/relationships/hyperlink" Target="paper-organization.qmd#standard-paper-structure" TargetMode="External"/><Relationship Id="rId38" Type="http://schemas.openxmlformats.org/officeDocument/2006/relationships/hyperlink" Target="paper-organization.qmd#subsection-headings" TargetMode="External"/><Relationship Id="rId34" Type="http://schemas.openxmlformats.org/officeDocument/2006/relationships/hyperlink" Target="paper-organization.qmd#write-to-clarify-your-thinking" TargetMode="External"/><Relationship Id="rId94" Type="http://schemas.openxmlformats.org/officeDocument/2006/relationships/hyperlink" Target="software-text.qmd#comment-code-sparingly" TargetMode="External"/><Relationship Id="rId93" Type="http://schemas.openxmlformats.org/officeDocument/2006/relationships/hyperlink" Target="software-text.qmd#say-what-changed-and-why" TargetMode="External"/><Relationship Id="rId95" Type="http://schemas.openxmlformats.org/officeDocument/2006/relationships/hyperlink" Target="software-text.qmd#write-release-notes-for-the-user" TargetMode="External"/><Relationship Id="rId78" Type="http://schemas.openxmlformats.org/officeDocument/2006/relationships/hyperlink" Target="teaching.qmd#build-the-lecture-from-exercises-and-solutions" TargetMode="External"/><Relationship Id="rId79" Type="http://schemas.openxmlformats.org/officeDocument/2006/relationships/hyperlink" Target="teaching.qmd#exm-exercise-before-definition" TargetMode="External"/><Relationship Id="rId81" Type="http://schemas.openxmlformats.org/officeDocument/2006/relationships/hyperlink" Target="teaching.qmd#give-each-defined-term-its-own-div" TargetMode="External"/><Relationship Id="rId83" Type="http://schemas.openxmlformats.org/officeDocument/2006/relationships/hyperlink" Target="teaching.qmd#lead-with-the-simplest-correct-form-of-a-definition" TargetMode="External"/><Relationship Id="rId88" Type="http://schemas.openxmlformats.org/officeDocument/2006/relationships/hyperlink" Target="teaching.qmd#make-figures-accessible" TargetMode="External"/><Relationship Id="rId84" Type="http://schemas.openxmlformats.org/officeDocument/2006/relationships/hyperlink" Target="teaching.qmd#reuse-one-written-version-of-each-result" TargetMode="External"/><Relationship Id="rId86" Type="http://schemas.openxmlformats.org/officeDocument/2006/relationships/hyperlink" Target="teaching.qmd#show-each-idea-applied-and-in-a-figure" TargetMode="External"/><Relationship Id="rId82" Type="http://schemas.openxmlformats.org/officeDocument/2006/relationships/hyperlink" Target="teaching.qmd#state-the-notation-and-its-alternatives" TargetMode="External"/><Relationship Id="rId89" Type="http://schemas.openxmlformats.org/officeDocument/2006/relationships/hyperlink" Target="teaching.qmd#structure-slides-for-the-reader" TargetMode="External"/><Relationship Id="rId85" Type="http://schemas.openxmlformats.org/officeDocument/2006/relationships/hyperlink" Target="teaching.qmd#use-real-data-and-compute-every-number" TargetMode="External"/><Relationship Id="rId87" Type="http://schemas.openxmlformats.org/officeDocument/2006/relationships/hyperlink" Target="teaching.qmd#write-labs-for-both-languages-and-any-computer" TargetMode="External"/><Relationship Id="rId43" Type="http://schemas.openxmlformats.org/officeDocument/2006/relationships/hyperlink" Target="word-choice.qmd" TargetMode="External"/><Relationship Id="rId44" Type="http://schemas.openxmlformats.org/officeDocument/2006/relationships/hyperlink" Target="word-choice.qmd#avoid-vague-and-metaphorical-language" TargetMode="External"/><Relationship Id="rId45" Type="http://schemas.openxmlformats.org/officeDocument/2006/relationships/hyperlink" Target="word-choice.qmd#follow-an-abstract-statement-with-an-example" TargetMode="External"/><Relationship Id="rId47" Type="http://schemas.openxmlformats.org/officeDocument/2006/relationships/hyperlink" Target="word-choice.qmd#minimize-unnecessary-jargon" TargetMode="External"/><Relationship Id="rId46" Type="http://schemas.openxmlformats.org/officeDocument/2006/relationships/hyperlink" Target="word-choice.qmd#say-which-thing" TargetMode="External"/><Relationship Id="rId99" Type="http://schemas.openxmlformats.org/officeDocument/2006/relationships/hyperlink" Target="writing-to-think.qmd#keep-writing-as-the-work-grows" TargetMode="External"/><Relationship Id="rId98" Type="http://schemas.openxmlformats.org/officeDocument/2006/relationships/hyperlink" Target="writing-to-think.qmd#send-a-written-question" TargetMode="External"/><Relationship Id="rId97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2026-10-16T11:35:36Z</dcterms:created>
  <dcterms:modified xsi:type="dcterms:W3CDTF">2026-10-16T11:35:36Z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