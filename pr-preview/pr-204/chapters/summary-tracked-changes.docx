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12:30:37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7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4">
        <w:ins w:id="3" w:author="PR Preview" w:date="2026-01-01T00:00:00Z">
          <w:r>
            <w:rPr>
              <w:rStyle w:val="Hyperlink"/>
            </w:rPr>
            <w:t xml:space="preserve">Put words between formulas, and start a sentence with a word</w:t>
          </w:r>
        </w:ins>
      </w:hyperlink>
      <w:ins w:id="4" w:author="PR Preview" w:date="2026-01-01T00:00:00Z">
        <w:r>
          <w:t xml:space="preserve">,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not a symbol.</w:t>
        </w:r>
      </w:ins>
    </w:p>
    <w:p>
      <w:pPr>
        <w:numPr>
          <w:ilvl w:val="0"/>
          <w:numId w:val="1001"/>
        </w:numPr>
      </w:pPr>
      <w:hyperlink r:id="rId25">
        <w:ins w:id="7" w:author="PR Preview" w:date="2026-01-01T00:00:00Z">
          <w:r>
            <w:rPr>
              <w:rStyle w:val="Hyperlink"/>
            </w:rPr>
            <w:t xml:space="preserve">Introduce a theorem with a complete sentence</w:t>
          </w:r>
        </w:ins>
      </w:hyperlink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and state it so that it stands alone.</w:t>
        </w:r>
      </w:ins>
    </w:p>
    <w:p>
      <w:pPr>
        <w:numPr>
          <w:ilvl w:val="0"/>
          <w:numId w:val="1001"/>
        </w:numPr>
      </w:pPr>
      <w:hyperlink r:id="rId26">
        <w:ins w:id="11" w:author="PR Preview" w:date="2026-01-01T00:00:00Z">
          <w:r>
            <w:rPr>
              <w:rStyle w:val="Hyperlink"/>
            </w:rPr>
            <w:t xml:space="preserve">Spell out a number used as an adjective</w:t>
          </w:r>
        </w:ins>
      </w:hyperlink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write the numeral for a number used as a name.</w:t>
        </w:r>
      </w:ins>
    </w:p>
    <w:bookmarkEnd w:id="27"/>
    <w:bookmarkStart w:id="36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1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6"/>
    <w:bookmarkStart w:id="44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2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3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4"/>
    <w:bookmarkStart w:id="52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2"/>
    <w:bookmarkStart w:id="67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7"/>
    <w:bookmarkStart w:id="78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8"/>
    <w:bookmarkStart w:id="93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0" Type="http://schemas.openxmlformats.org/officeDocument/2006/relationships/hyperlink" Target="avoid-cliches.qmd" TargetMode="External"/><Relationship Id="rId51" Type="http://schemas.openxmlformats.org/officeDocument/2006/relationships/hyperlink" Target="avoid-cliches.qmd#say-what-it-is-before-what-it-is-not" TargetMode="External"/><Relationship Id="rId91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copy-paste-with-caution" TargetMode="External"/><Relationship Id="rId29" Type="http://schemas.openxmlformats.org/officeDocument/2006/relationships/hyperlink" Target="citations-evidence.qmd#do-not-substitute-flippancy-for-support" TargetMode="External"/><Relationship Id="rId33" Type="http://schemas.openxmlformats.org/officeDocument/2006/relationships/hyperlink" Target="citations-evidence.qmd#link-liberally" TargetMode="External"/><Relationship Id="rId92" Type="http://schemas.openxmlformats.org/officeDocument/2006/relationships/hyperlink" Target="citations-evidence.qmd#material-from-your-own-repositories" TargetMode="External"/><Relationship Id="rId35" Type="http://schemas.openxmlformats.org/officeDocument/2006/relationships/hyperlink" Target="citations-evidence.qmd#put-the-content-first" TargetMode="External"/><Relationship Id="rId34" Type="http://schemas.openxmlformats.org/officeDocument/2006/relationships/hyperlink" Target="citations-evidence.qmd#quote-the-original" TargetMode="External"/><Relationship Id="rId30" Type="http://schemas.openxmlformats.org/officeDocument/2006/relationships/hyperlink" Target="citations-evidence.qmd#what-makes-a-citation-relevant" TargetMode="External"/><Relationship Id="rId31" Type="http://schemas.openxmlformats.org/officeDocument/2006/relationships/hyperlink" Target="citations-evidence.qmd#what-makes-a-source-trustworthy" TargetMode="External"/><Relationship Id="rId28" Type="http://schemas.openxmlformats.org/officeDocument/2006/relationships/hyperlink" Target="citations-evidence.qmd#why-claims-need-support" TargetMode="External"/><Relationship Id="rId58" Type="http://schemas.openxmlformats.org/officeDocument/2006/relationships/hyperlink" Target="conciseness.qmd#avoid-double-negatives" TargetMode="External"/><Relationship Id="rId75" Type="http://schemas.openxmlformats.org/officeDocument/2006/relationships/hyperlink" Target="conciseness.qmd#do-not-rule-out-readings-no-reader-would-make" TargetMode="External"/><Relationship Id="rId73" Type="http://schemas.openxmlformats.org/officeDocument/2006/relationships/hyperlink" Target="conciseness.qmd#lead-with-the-subject" TargetMode="External"/><Relationship Id="rId74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put-lists-in-bullet-points" TargetMode="External"/><Relationship Id="rId76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1" Type="http://schemas.openxmlformats.org/officeDocument/2006/relationships/hyperlink" Target="defining-terms.qmd#presenting-a-derivation-exercise-solution-theorem-proof" TargetMode="External"/><Relationship Id="rId71" Type="http://schemas.openxmlformats.org/officeDocument/2006/relationships/hyperlink" Target="grammar.qmd#avoid-garden-path-sentences" TargetMode="External"/><Relationship Id="rId69" Type="http://schemas.openxmlformats.org/officeDocument/2006/relationships/hyperlink" Target="grammar.qmd#demonstrative-pronouns" TargetMode="External"/><Relationship Id="rId72" Type="http://schemas.openxmlformats.org/officeDocument/2006/relationships/hyperlink" Target="grammar.qmd#name-the-object-of-a-relational-noun" TargetMode="External"/><Relationship Id="rId70" Type="http://schemas.openxmlformats.org/officeDocument/2006/relationships/hyperlink" Target="grammar.qmd#quantifiers-used-as-pronouns" TargetMode="External"/><Relationship Id="rId68" Type="http://schemas.openxmlformats.org/officeDocument/2006/relationships/hyperlink" Target="grammar.qmd#relative-pronouns" TargetMode="External"/><Relationship Id="rId64" Type="http://schemas.openxmlformats.org/officeDocument/2006/relationships/hyperlink" Target="inclusive-writing.qmd#keep-a-predictable-structure" TargetMode="External"/><Relationship Id="rId65" Type="http://schemas.openxmlformats.org/officeDocument/2006/relationships/hyperlink" Target="inclusive-writing.qmd#present-ideas-in-more-than-one-form" TargetMode="External"/><Relationship Id="rId60" Type="http://schemas.openxmlformats.org/officeDocument/2006/relationships/hyperlink" Target="inclusive-writing.qmd#put-one-idea-in-each-sentence" TargetMode="External"/><Relationship Id="rId59" Type="http://schemas.openxmlformats.org/officeDocument/2006/relationships/hyperlink" Target="inclusive-writing.qmd#rewrite-noun-strings-and-hidden-verbs" TargetMode="External"/><Relationship Id="rId62" Type="http://schemas.openxmlformats.org/officeDocument/2006/relationships/hyperlink" Target="inclusive-writing.qmd#say-what-numbers-and-symbols-mean" TargetMode="External"/><Relationship Id="rId55" Type="http://schemas.openxmlformats.org/officeDocument/2006/relationships/hyperlink" Target="inclusive-writing.qmd#say-when-a-common-word-has-a-technical-meaning" TargetMode="External"/><Relationship Id="rId56" Type="http://schemas.openxmlformats.org/officeDocument/2006/relationships/hyperlink" Target="inclusive-writing.qmd#spell-out-abbreviations" TargetMode="External"/><Relationship Id="rId61" Type="http://schemas.openxmlformats.org/officeDocument/2006/relationships/hyperlink" Target="inclusive-writing.qmd#state-every-step-and-every-point" TargetMode="External"/><Relationship Id="rId66" Type="http://schemas.openxmlformats.org/officeDocument/2006/relationships/hyperlink" Target="inclusive-writing.qmd#test-your-writing-with-a-reader" TargetMode="External"/><Relationship Id="rId54" Type="http://schemas.openxmlformats.org/officeDocument/2006/relationships/hyperlink" Target="inclusive-writing.qmd#use-common-words-and-define-technical-ones" TargetMode="External"/><Relationship Id="rId63" Type="http://schemas.openxmlformats.org/officeDocument/2006/relationships/hyperlink" Target="inclusive-writing.qmd#use-examples-that-every-reader-knows" TargetMode="External"/><Relationship Id="rId53" Type="http://schemas.openxmlformats.org/officeDocument/2006/relationships/hyperlink" Target="inclusive-writing.qmd#use-literal-language" TargetMode="External"/><Relationship Id="rId57" Type="http://schemas.openxmlformats.org/officeDocument/2006/relationships/hyperlink" Target="inclusive-writing.qmd#write-positive-statements" TargetMode="External"/><Relationship Id="rId42" Type="http://schemas.openxmlformats.org/officeDocument/2006/relationships/hyperlink" Target="manuscript-submission.qmd" TargetMode="External"/><Relationship Id="rId43" Type="http://schemas.openxmlformats.org/officeDocument/2006/relationships/hyperlink" Target="manuscript-submission.qmd#submission-checklist" TargetMode="External"/><Relationship Id="rId25" Type="http://schemas.openxmlformats.org/officeDocument/2006/relationships/hyperlink" Target="mathematical-writing.qmd#introduce-a-theorem-with-a-sentence" TargetMode="External"/><Relationship Id="rId24" Type="http://schemas.openxmlformats.org/officeDocument/2006/relationships/hyperlink" Target="mathematical-writing.qmd#keep-formulas-inside-sentences" TargetMode="External"/><Relationship Id="rId26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9" Type="http://schemas.openxmlformats.org/officeDocument/2006/relationships/hyperlink" Target="paper-organization.qmd#label-variables-in-plain-words" TargetMode="External"/><Relationship Id="rId41" Type="http://schemas.openxmlformats.org/officeDocument/2006/relationships/hyperlink" Target="paper-organization.qmd#links-to-videos-and-other-media" TargetMode="External"/><Relationship Id="rId38" Type="http://schemas.openxmlformats.org/officeDocument/2006/relationships/hyperlink" Target="paper-organization.qmd#organizing-the-results-section" TargetMode="External"/><Relationship Id="rId37" Type="http://schemas.openxmlformats.org/officeDocument/2006/relationships/hyperlink" Target="paper-organization.qmd#standard-paper-structure" TargetMode="External"/><Relationship Id="rId40" Type="http://schemas.openxmlformats.org/officeDocument/2006/relationships/hyperlink" Target="paper-organization.qmd#subsection-headings" TargetMode="External"/><Relationship Id="rId79" Type="http://schemas.openxmlformats.org/officeDocument/2006/relationships/hyperlink" Target="teaching.qmd#build-the-lecture-from-exercises-and-solutions" TargetMode="External"/><Relationship Id="rId80" Type="http://schemas.openxmlformats.org/officeDocument/2006/relationships/hyperlink" Target="teaching.qmd#exm-exercise-before-definition" TargetMode="External"/><Relationship Id="rId82" Type="http://schemas.openxmlformats.org/officeDocument/2006/relationships/hyperlink" Target="teaching.qmd#give-each-defined-term-its-own-div" TargetMode="External"/><Relationship Id="rId84" Type="http://schemas.openxmlformats.org/officeDocument/2006/relationships/hyperlink" Target="teaching.qmd#lead-with-the-simplest-correct-form-of-a-definition" TargetMode="External"/><Relationship Id="rId89" Type="http://schemas.openxmlformats.org/officeDocument/2006/relationships/hyperlink" Target="teaching.qmd#make-figures-accessible" TargetMode="External"/><Relationship Id="rId85" Type="http://schemas.openxmlformats.org/officeDocument/2006/relationships/hyperlink" Target="teaching.qmd#reuse-one-written-version-of-each-result" TargetMode="External"/><Relationship Id="rId87" Type="http://schemas.openxmlformats.org/officeDocument/2006/relationships/hyperlink" Target="teaching.qmd#show-each-idea-applied-and-in-a-figure" TargetMode="External"/><Relationship Id="rId83" Type="http://schemas.openxmlformats.org/officeDocument/2006/relationships/hyperlink" Target="teaching.qmd#state-the-notation-and-its-alternatives" TargetMode="External"/><Relationship Id="rId90" Type="http://schemas.openxmlformats.org/officeDocument/2006/relationships/hyperlink" Target="teaching.qmd#structure-slides-for-the-reader" TargetMode="External"/><Relationship Id="rId86" Type="http://schemas.openxmlformats.org/officeDocument/2006/relationships/hyperlink" Target="teaching.qmd#use-real-data-and-compute-every-number" TargetMode="External"/><Relationship Id="rId88" Type="http://schemas.openxmlformats.org/officeDocument/2006/relationships/hyperlink" Target="teaching.qmd#write-labs-for-both-languages-and-any-computer" TargetMode="External"/><Relationship Id="rId45" Type="http://schemas.openxmlformats.org/officeDocument/2006/relationships/hyperlink" Target="word-choice.qmd" TargetMode="External"/><Relationship Id="rId46" Type="http://schemas.openxmlformats.org/officeDocument/2006/relationships/hyperlink" Target="word-choice.qmd#avoid-vague-and-metaphorical-language" TargetMode="External"/><Relationship Id="rId47" Type="http://schemas.openxmlformats.org/officeDocument/2006/relationships/hyperlink" Target="word-choice.qmd#follow-an-abstract-statement-with-an-example" TargetMode="External"/><Relationship Id="rId49" Type="http://schemas.openxmlformats.org/officeDocument/2006/relationships/hyperlink" Target="word-choice.qmd#minimize-unnecessary-jargon" TargetMode="External"/><Relationship Id="rId48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void-cliches.qmd" TargetMode="External"/><Relationship Id="rId51" Type="http://schemas.openxmlformats.org/officeDocument/2006/relationships/hyperlink" Target="avoid-cliches.qmd#say-what-it-is-before-what-it-is-not" TargetMode="External"/><Relationship Id="rId91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copy-paste-with-caution" TargetMode="External"/><Relationship Id="rId29" Type="http://schemas.openxmlformats.org/officeDocument/2006/relationships/hyperlink" Target="citations-evidence.qmd#do-not-substitute-flippancy-for-support" TargetMode="External"/><Relationship Id="rId33" Type="http://schemas.openxmlformats.org/officeDocument/2006/relationships/hyperlink" Target="citations-evidence.qmd#link-liberally" TargetMode="External"/><Relationship Id="rId92" Type="http://schemas.openxmlformats.org/officeDocument/2006/relationships/hyperlink" Target="citations-evidence.qmd#material-from-your-own-repositories" TargetMode="External"/><Relationship Id="rId35" Type="http://schemas.openxmlformats.org/officeDocument/2006/relationships/hyperlink" Target="citations-evidence.qmd#put-the-content-first" TargetMode="External"/><Relationship Id="rId34" Type="http://schemas.openxmlformats.org/officeDocument/2006/relationships/hyperlink" Target="citations-evidence.qmd#quote-the-original" TargetMode="External"/><Relationship Id="rId30" Type="http://schemas.openxmlformats.org/officeDocument/2006/relationships/hyperlink" Target="citations-evidence.qmd#what-makes-a-citation-relevant" TargetMode="External"/><Relationship Id="rId31" Type="http://schemas.openxmlformats.org/officeDocument/2006/relationships/hyperlink" Target="citations-evidence.qmd#what-makes-a-source-trustworthy" TargetMode="External"/><Relationship Id="rId28" Type="http://schemas.openxmlformats.org/officeDocument/2006/relationships/hyperlink" Target="citations-evidence.qmd#why-claims-need-support" TargetMode="External"/><Relationship Id="rId58" Type="http://schemas.openxmlformats.org/officeDocument/2006/relationships/hyperlink" Target="conciseness.qmd#avoid-double-negatives" TargetMode="External"/><Relationship Id="rId75" Type="http://schemas.openxmlformats.org/officeDocument/2006/relationships/hyperlink" Target="conciseness.qmd#do-not-rule-out-readings-no-reader-would-make" TargetMode="External"/><Relationship Id="rId73" Type="http://schemas.openxmlformats.org/officeDocument/2006/relationships/hyperlink" Target="conciseness.qmd#lead-with-the-subject" TargetMode="External"/><Relationship Id="rId74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put-lists-in-bullet-points" TargetMode="External"/><Relationship Id="rId76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1" Type="http://schemas.openxmlformats.org/officeDocument/2006/relationships/hyperlink" Target="defining-terms.qmd#presenting-a-derivation-exercise-solution-theorem-proof" TargetMode="External"/><Relationship Id="rId71" Type="http://schemas.openxmlformats.org/officeDocument/2006/relationships/hyperlink" Target="grammar.qmd#avoid-garden-path-sentences" TargetMode="External"/><Relationship Id="rId69" Type="http://schemas.openxmlformats.org/officeDocument/2006/relationships/hyperlink" Target="grammar.qmd#demonstrative-pronouns" TargetMode="External"/><Relationship Id="rId72" Type="http://schemas.openxmlformats.org/officeDocument/2006/relationships/hyperlink" Target="grammar.qmd#name-the-object-of-a-relational-noun" TargetMode="External"/><Relationship Id="rId70" Type="http://schemas.openxmlformats.org/officeDocument/2006/relationships/hyperlink" Target="grammar.qmd#quantifiers-used-as-pronouns" TargetMode="External"/><Relationship Id="rId68" Type="http://schemas.openxmlformats.org/officeDocument/2006/relationships/hyperlink" Target="grammar.qmd#relative-pronouns" TargetMode="External"/><Relationship Id="rId64" Type="http://schemas.openxmlformats.org/officeDocument/2006/relationships/hyperlink" Target="inclusive-writing.qmd#keep-a-predictable-structure" TargetMode="External"/><Relationship Id="rId65" Type="http://schemas.openxmlformats.org/officeDocument/2006/relationships/hyperlink" Target="inclusive-writing.qmd#present-ideas-in-more-than-one-form" TargetMode="External"/><Relationship Id="rId60" Type="http://schemas.openxmlformats.org/officeDocument/2006/relationships/hyperlink" Target="inclusive-writing.qmd#put-one-idea-in-each-sentence" TargetMode="External"/><Relationship Id="rId59" Type="http://schemas.openxmlformats.org/officeDocument/2006/relationships/hyperlink" Target="inclusive-writing.qmd#rewrite-noun-strings-and-hidden-verbs" TargetMode="External"/><Relationship Id="rId62" Type="http://schemas.openxmlformats.org/officeDocument/2006/relationships/hyperlink" Target="inclusive-writing.qmd#say-what-numbers-and-symbols-mean" TargetMode="External"/><Relationship Id="rId55" Type="http://schemas.openxmlformats.org/officeDocument/2006/relationships/hyperlink" Target="inclusive-writing.qmd#say-when-a-common-word-has-a-technical-meaning" TargetMode="External"/><Relationship Id="rId56" Type="http://schemas.openxmlformats.org/officeDocument/2006/relationships/hyperlink" Target="inclusive-writing.qmd#spell-out-abbreviations" TargetMode="External"/><Relationship Id="rId61" Type="http://schemas.openxmlformats.org/officeDocument/2006/relationships/hyperlink" Target="inclusive-writing.qmd#state-every-step-and-every-point" TargetMode="External"/><Relationship Id="rId66" Type="http://schemas.openxmlformats.org/officeDocument/2006/relationships/hyperlink" Target="inclusive-writing.qmd#test-your-writing-with-a-reader" TargetMode="External"/><Relationship Id="rId54" Type="http://schemas.openxmlformats.org/officeDocument/2006/relationships/hyperlink" Target="inclusive-writing.qmd#use-common-words-and-define-technical-ones" TargetMode="External"/><Relationship Id="rId63" Type="http://schemas.openxmlformats.org/officeDocument/2006/relationships/hyperlink" Target="inclusive-writing.qmd#use-examples-that-every-reader-knows" TargetMode="External"/><Relationship Id="rId53" Type="http://schemas.openxmlformats.org/officeDocument/2006/relationships/hyperlink" Target="inclusive-writing.qmd#use-literal-language" TargetMode="External"/><Relationship Id="rId57" Type="http://schemas.openxmlformats.org/officeDocument/2006/relationships/hyperlink" Target="inclusive-writing.qmd#write-positive-statements" TargetMode="External"/><Relationship Id="rId42" Type="http://schemas.openxmlformats.org/officeDocument/2006/relationships/hyperlink" Target="manuscript-submission.qmd" TargetMode="External"/><Relationship Id="rId43" Type="http://schemas.openxmlformats.org/officeDocument/2006/relationships/hyperlink" Target="manuscript-submission.qmd#submission-checklist" TargetMode="External"/><Relationship Id="rId25" Type="http://schemas.openxmlformats.org/officeDocument/2006/relationships/hyperlink" Target="mathematical-writing.qmd#introduce-a-theorem-with-a-sentence" TargetMode="External"/><Relationship Id="rId24" Type="http://schemas.openxmlformats.org/officeDocument/2006/relationships/hyperlink" Target="mathematical-writing.qmd#keep-formulas-inside-sentences" TargetMode="External"/><Relationship Id="rId26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9" Type="http://schemas.openxmlformats.org/officeDocument/2006/relationships/hyperlink" Target="paper-organization.qmd#label-variables-in-plain-words" TargetMode="External"/><Relationship Id="rId41" Type="http://schemas.openxmlformats.org/officeDocument/2006/relationships/hyperlink" Target="paper-organization.qmd#links-to-videos-and-other-media" TargetMode="External"/><Relationship Id="rId38" Type="http://schemas.openxmlformats.org/officeDocument/2006/relationships/hyperlink" Target="paper-organization.qmd#organizing-the-results-section" TargetMode="External"/><Relationship Id="rId37" Type="http://schemas.openxmlformats.org/officeDocument/2006/relationships/hyperlink" Target="paper-organization.qmd#standard-paper-structure" TargetMode="External"/><Relationship Id="rId40" Type="http://schemas.openxmlformats.org/officeDocument/2006/relationships/hyperlink" Target="paper-organization.qmd#subsection-headings" TargetMode="External"/><Relationship Id="rId79" Type="http://schemas.openxmlformats.org/officeDocument/2006/relationships/hyperlink" Target="teaching.qmd#build-the-lecture-from-exercises-and-solutions" TargetMode="External"/><Relationship Id="rId80" Type="http://schemas.openxmlformats.org/officeDocument/2006/relationships/hyperlink" Target="teaching.qmd#exm-exercise-before-definition" TargetMode="External"/><Relationship Id="rId82" Type="http://schemas.openxmlformats.org/officeDocument/2006/relationships/hyperlink" Target="teaching.qmd#give-each-defined-term-its-own-div" TargetMode="External"/><Relationship Id="rId84" Type="http://schemas.openxmlformats.org/officeDocument/2006/relationships/hyperlink" Target="teaching.qmd#lead-with-the-simplest-correct-form-of-a-definition" TargetMode="External"/><Relationship Id="rId89" Type="http://schemas.openxmlformats.org/officeDocument/2006/relationships/hyperlink" Target="teaching.qmd#make-figures-accessible" TargetMode="External"/><Relationship Id="rId85" Type="http://schemas.openxmlformats.org/officeDocument/2006/relationships/hyperlink" Target="teaching.qmd#reuse-one-written-version-of-each-result" TargetMode="External"/><Relationship Id="rId87" Type="http://schemas.openxmlformats.org/officeDocument/2006/relationships/hyperlink" Target="teaching.qmd#show-each-idea-applied-and-in-a-figure" TargetMode="External"/><Relationship Id="rId83" Type="http://schemas.openxmlformats.org/officeDocument/2006/relationships/hyperlink" Target="teaching.qmd#state-the-notation-and-its-alternatives" TargetMode="External"/><Relationship Id="rId90" Type="http://schemas.openxmlformats.org/officeDocument/2006/relationships/hyperlink" Target="teaching.qmd#structure-slides-for-the-reader" TargetMode="External"/><Relationship Id="rId86" Type="http://schemas.openxmlformats.org/officeDocument/2006/relationships/hyperlink" Target="teaching.qmd#use-real-data-and-compute-every-number" TargetMode="External"/><Relationship Id="rId88" Type="http://schemas.openxmlformats.org/officeDocument/2006/relationships/hyperlink" Target="teaching.qmd#write-labs-for-both-languages-and-any-computer" TargetMode="External"/><Relationship Id="rId45" Type="http://schemas.openxmlformats.org/officeDocument/2006/relationships/hyperlink" Target="word-choice.qmd" TargetMode="External"/><Relationship Id="rId46" Type="http://schemas.openxmlformats.org/officeDocument/2006/relationships/hyperlink" Target="word-choice.qmd#avoid-vague-and-metaphorical-language" TargetMode="External"/><Relationship Id="rId47" Type="http://schemas.openxmlformats.org/officeDocument/2006/relationships/hyperlink" Target="word-choice.qmd#follow-an-abstract-statement-with-an-example" TargetMode="External"/><Relationship Id="rId49" Type="http://schemas.openxmlformats.org/officeDocument/2006/relationships/hyperlink" Target="word-choice.qmd#minimize-unnecessary-jargon" TargetMode="External"/><Relationship Id="rId48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2026-10-14T19:35:51Z</dcterms:created>
  <dcterms:modified xsi:type="dcterms:W3CDTF">2026-10-14T19:35:51Z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