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2026-10-14 13:15:37 (PDT)</w:delText>
        </w:r>
      </w:del>
    </w:p>
    <w:p>
      <w:pPr>
        <w:pStyle w:val="Date"/>
      </w:pPr>
      <w:ins w:id="2" w:author="PR Preview" w:date="2026-01-01T00:00:00Z">
        <w:r>
          <w:t xml:space="preserve">Last modified: 2026-10-15 00:09:15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2026-10-15T07:11:53Z</dcterms:created>
  <dcterms:modified xsi:type="dcterms:W3CDTF">2026-10-15T07:11:53Z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00:09:15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