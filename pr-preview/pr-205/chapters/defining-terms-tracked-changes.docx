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Name the synonyms: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 a field uses several words for one concept,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such as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i/>
            <w:iCs/>
          </w:rPr>
          <w:delText xml:space="preserve">learning</w:delText>
        </w:r>
      </w:del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i/>
            <w:iCs/>
          </w:rPr>
          <w:delText xml:space="preserve">training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i/>
            <w:iCs/>
          </w:rPr>
          <w:delText xml:space="preserve">fitting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 model,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every word that names the concept is an alternative name,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each is treated exactly as the primary name: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put all of them in the div title, as in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“Postulate (axiom)”</w:delText>
        </w:r>
      </w:del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bold each where it first appears in the definition.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Say which one the document uses.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Name near-synonyms in the definition block or in a callout beside it,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 state how they differ.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 reader who meets the other words in another source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can then connect them to the concept already learned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(see</w:delText>
        </w:r>
      </w:del>
      <w:del w:id="42" w:author="PR Preview" w:date="2026-01-01T00:00:00Z">
        <w:r>
          <w:delText xml:space="preserve"> </w:delText>
        </w:r>
      </w:del>
      <w:hyperlink r:id="rId16">
        <w:del w:id="43" w:author="PR Preview" w:date="2026-01-01T00:00:00Z">
          <w:r>
            <w:rPr>
              <w:rStyle w:val="Hyperlink"/>
            </w:rPr>
            <w:delText xml:space="preserve">Minimize unnecessary jargon</w:delText>
          </w:r>
        </w:del>
      </w:hyperlink>
      <w:del w:id="44" w:author="PR Preview" w:date="2026-01-01T00:00:00Z">
        <w:r>
          <w:delText xml:space="preserve">).</w:delText>
        </w:r>
      </w:del>
    </w:p>
    <w:p>
      <w:pPr>
        <w:numPr>
          <w:ilvl w:val="0"/>
          <w:numId w:val="1001"/>
        </w:numPr>
      </w:pPr>
      <w:ins w:id="45" w:author="PR Preview" w:date="2026-01-01T00:00:00Z">
        <w:r>
          <w:rPr>
            <w:b/>
            <w:bCs/>
          </w:rPr>
          <w:t xml:space="preserve">Name the synonyms: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When a field uses several words for one concept,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such as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i/>
            <w:iCs/>
          </w:rPr>
          <w:t xml:space="preserve">learning</w:t>
        </w:r>
      </w:ins>
      <w:ins w:id="52" w:author="PR Preview" w:date="2026-01-01T00:00:00Z">
        <w:r>
          <w:t xml:space="preserve">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i/>
            <w:iCs/>
          </w:rPr>
          <w:t xml:space="preserve">training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i/>
            <w:iCs/>
          </w:rPr>
          <w:t xml:space="preserve">fitting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model,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every word that names the concept is an alternative name,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each is treated exactly as the primary name: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put all of them in the div title, as in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“Postulate (axiom)”</w:t>
        </w:r>
      </w:ins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 bold each where it first appears in the definition.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This covers the names other sources use, such as a textbook’s,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which belong in the title and in bold too,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as in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“Risk (expected loss, population risk, true risk,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generalization error, expected prediction error)”</w:t>
        </w:r>
      </w:ins>
      <w:ins w:id="82" w:author="PR Preview" w:date="2026-01-01T00:00:00Z">
        <w:r>
          <w:t xml:space="preserve">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Say which one the document uses.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Name near-synonyms in the definition block or in a callout beside it,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state how they differ.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 reader who meets the other words in another source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can then connect them to the concept already learned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(see</w:t>
        </w:r>
      </w:ins>
      <w:ins w:id="95" w:author="PR Preview" w:date="2026-01-01T00:00:00Z">
        <w:r>
          <w:t xml:space="preserve"> </w:t>
        </w:r>
      </w:ins>
      <w:hyperlink r:id="rId16">
        <w:ins w:id="96" w:author="PR Preview" w:date="2026-01-01T00:00:00Z">
          <w:r>
            <w:rPr>
              <w:rStyle w:val="Hyperlink"/>
            </w:rPr>
            <w:t xml:space="preserve">Minimize unnecessary jargon</w:t>
          </w:r>
        </w:ins>
      </w:hyperlink>
      <w:ins w:id="97" w:author="PR Preview" w:date="2026-01-01T00:00:00Z">
        <w:r>
          <w:t xml:space="preserve">).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2026-10-15T07:12:02Z</dcterms:created>
  <dcterms:modified xsi:type="dcterms:W3CDTF">2026-10-15T07:12:02Z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