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00:56:17 (PDT)</w:delText>
        </w:r>
      </w:del>
    </w:p>
    <w:p>
      <w:pPr>
        <w:pStyle w:val="Date"/>
      </w:pPr>
      <w:ins w:id="2" w:author="PR Preview" w:date="2026-01-01T00:00:00Z">
        <w:r>
          <w:t xml:space="preserve">Last modified: 2026-10-15 09:03:38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2026-10-15T16:06:58Z</dcterms:created>
  <dcterms:modified xsi:type="dcterms:W3CDTF">2026-10-15T16:06:58Z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09:03:38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