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15:32:18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del w:id="3" w:author="PR Preview" w:date="2026-01-01T00:00:00Z">
        <w:r>
          <w:delText xml:space="preserve">Put the historical note in a short remark after the statement and its proof,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not inside the definition or theorem itself,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so that each theorem div still holds one result.</w:delText>
        </w:r>
      </w:del>
    </w:p>
    <w:p>
      <w:pPr>
        <w:pStyle w:val="BodyText"/>
      </w:pPr>
      <w:ins w:id="8" w:author="PR Preview" w:date="2026-01-01T00:00:00Z">
        <w:r>
          <w:t xml:space="preserve">When the credit is only a citation,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end the definition or theorem div with a line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Source: @key [locator].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 reference adds no commentary to the statement, and a div that holds only a citation is clutter.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When the credit needs substantial prose about the source or history of the content,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put that prose in a short remark after the statement and its proof,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not inside the definition or theorem itself,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so that each theorem div still holds one result.</w:t>
        </w:r>
      </w:ins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2026-10-15T22:34:53Z</dcterms:created>
  <dcterms:modified xsi:type="dcterms:W3CDTF">2026-10-15T22:34:53Z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