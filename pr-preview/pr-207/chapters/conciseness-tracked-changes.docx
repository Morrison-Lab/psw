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12:46:23 (PDT)</w:delText>
        </w:r>
      </w:del>
    </w:p>
    <w:p>
      <w:pPr>
        <w:pStyle w:val="Date"/>
      </w:pPr>
      <w:ins w:id="2" w:author="PR Preview" w:date="2026-01-01T00:00:00Z">
        <w:r>
          <w:t xml:space="preserve">Last modified: 2026-10-15 18:16:36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2026-10-16T01:19:27Z</dcterms:created>
  <dcterms:modified xsi:type="dcterms:W3CDTF">2026-10-16T01:19:27Z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18:16:36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