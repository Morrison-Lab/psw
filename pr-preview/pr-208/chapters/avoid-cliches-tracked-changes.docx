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2026-10-15 18:53:39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19:24:54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FirstParagraph"/>
      </w:pPr>
      <w:del w:id="3" w:author="PR Preview" w:date="2026-01-01T00:00:00Z">
        <w:r>
          <w:delText xml:space="preserve">A short scan for these patterns before you submit a draft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catches most of them.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Cut the filler and the reflexes,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but keep your own voice.</w:delText>
        </w:r>
      </w:del>
    </w:p>
    <w:p>
      <w:pPr>
        <w:pStyle w:val="Heading2"/>
      </w:pPr>
      <w:ins w:id="10" w:author="PR Preview" w:date="2026-01-01T00:00:00Z">
        <w:r>
          <w:t xml:space="preserve">9 How to use this list</w:t>
        </w:r>
      </w:ins>
    </w:p>
    <w:p>
      <w:pPr>
        <w:pStyle w:val="FirstParagraph"/>
      </w:pPr>
      <w:ins w:id="11" w:author="PR Preview" w:date="2026-01-01T00:00:00Z">
        <w:r>
          <w:t xml:space="preserve">Write plainly first, then scan the draft once before you share it.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Use the same list when you review someone else’s writing.</w:t>
        </w:r>
      </w:ins>
    </w:p>
    <w:p>
      <w:pPr>
        <w:pStyle w:val="Compact"/>
        <w:numPr>
          <w:ilvl w:val="0"/>
          <w:numId w:val="1010"/>
        </w:numPr>
      </w:pPr>
      <w:ins w:id="14" w:author="PR Preview" w:date="2026-01-01T00:00:00Z">
        <w:r>
          <w:t xml:space="preserve">One match means little.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Several matches in one paragraph, or the same pattern repeated across a document, are the real signal.</w:t>
        </w:r>
      </w:ins>
    </w:p>
    <w:p>
      <w:pPr>
        <w:pStyle w:val="Compact"/>
        <w:numPr>
          <w:ilvl w:val="0"/>
          <w:numId w:val="1010"/>
        </w:numPr>
      </w:pPr>
      <w:ins w:id="17" w:author="PR Preview" w:date="2026-01-01T00:00:00Z">
        <w:r>
          <w:t xml:space="preserve">Do not ban a word outright.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Keep a word or phrase that is the precise one for the sentence.</w:t>
        </w:r>
      </w:ins>
    </w:p>
    <w:p>
      <w:pPr>
        <w:pStyle w:val="Compact"/>
        <w:numPr>
          <w:ilvl w:val="0"/>
          <w:numId w:val="1010"/>
        </w:numPr>
      </w:pPr>
      <w:ins w:id="20" w:author="PR Preview" w:date="2026-01-01T00:00:00Z">
        <w:r>
          <w:t xml:space="preserve">Do not flatten your writing into a voiceless register.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Cut the filler and the reflexes, and keep your own voice.</w:t>
        </w:r>
      </w:ins>
    </w:p>
    <w:p>
      <w:pPr>
        <w:pStyle w:val="Compact"/>
        <w:numPr>
          <w:ilvl w:val="0"/>
          <w:numId w:val="1010"/>
        </w:numPr>
      </w:pPr>
      <w:ins w:id="23" w:author="PR Preview" w:date="2026-01-01T00:00:00Z">
        <w:r>
          <w:t xml:space="preserve">Skip the scan for code, terse status lines and short conversational replies.</w:t>
        </w:r>
      </w:ins>
    </w:p>
    <w:p>
      <w:pPr>
        <w:pStyle w:val="Compact"/>
        <w:numPr>
          <w:ilvl w:val="0"/>
          <w:numId w:val="1010"/>
        </w:numPr>
      </w:pPr>
      <w:ins w:id="24" w:author="PR Preview" w:date="2026-01-01T00:00:00Z">
        <w:r>
          <w:t xml:space="preserve">Do not accuse a writer of using an assistant on the strength of the list.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Say which pattern weakens the sentence and how to fix it.</w:t>
        </w:r>
      </w:ins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2026-10-16T02:27:35Z</dcterms:created>
  <dcterms:modified xsi:type="dcterms:W3CDTF">2026-10-16T02:27:35Z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2026-10-15 19:24:54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