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2026-10-15 18:53:39 (PDT)</w:delText>
        </w:r>
      </w:del>
    </w:p>
    <w:p>
      <w:pPr>
        <w:pStyle w:val="Date"/>
      </w:pPr>
      <w:ins w:id="2" w:author="PR Preview" w:date="2026-01-01T00:00:00Z">
        <w:r>
          <w:t xml:space="preserve">Last modified: 2026-10-15 19:24:54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del w:id="3" w:author="PR Preview" w:date="2026-01-01T00:00:00Z">
        <w:r>
          <w:delText xml:space="preserve">Remember: concise writing is not about making every sentence as short as possible,</w:delText>
        </w:r>
      </w:del>
      <w:del w:id="4" w:author="PR Preview" w:date="2026-01-01T00:00:00Z">
        <w:r>
          <w:delText xml:space="preserve"> </w:delText>
        </w:r>
      </w:del>
      <w:del w:id="5" w:author="PR Preview" w:date="2026-01-01T00:00:00Z">
        <w:r>
          <w:delText xml:space="preserve">but about removing words that do not contribute to meaning or clarity.</w:delText>
        </w:r>
      </w:del>
    </w:p>
    <w:p>
      <w:pPr>
        <w:pStyle w:val="FirstParagraph"/>
      </w:pPr>
      <w:ins w:id="6" w:author="PR Preview" w:date="2026-01-01T00:00:00Z">
        <w:r>
          <w:t xml:space="preserve">Remember: concise writing is not about making every sentence as short as possible,</w:t>
        </w:r>
      </w:ins>
      <w:ins w:id="7" w:author="PR Preview" w:date="2026-01-01T00:00:00Z">
        <w:r>
          <w:t xml:space="preserve"> </w:t>
        </w:r>
      </w:ins>
      <w:ins w:id="8" w:author="PR Preview" w:date="2026-01-01T00:00:00Z">
        <w:r>
          <w:t xml:space="preserve">but about removing words that do not contribute to meaning or clarity.</w:t>
        </w:r>
      </w:ins>
      <w:ins w:id="9" w:author="PR Preview" w:date="2026-01-01T00:00:00Z">
        <w:r>
          <w:t xml:space="preserve"> </w:t>
        </w:r>
      </w:ins>
      <w:ins w:id="10" w:author="PR Preview" w:date="2026-01-01T00:00:00Z">
        <w:r>
          <w:t xml:space="preserve">Keep a clause or a technical term when removing it would lose meaning or precision,</w:t>
        </w:r>
      </w:ins>
      <w:ins w:id="11" w:author="PR Preview" w:date="2026-01-01T00:00:00Z">
        <w:r>
          <w:t xml:space="preserve"> </w:t>
        </w:r>
      </w:ins>
      <w:ins w:id="12" w:author="PR Preview" w:date="2026-01-01T00:00:00Z">
        <w:r>
          <w:t xml:space="preserve">and never replace an honest</w:t>
        </w:r>
      </w:ins>
      <w:ins w:id="13" w:author="PR Preview" w:date="2026-01-01T00:00:00Z">
        <w:r>
          <w:t xml:space="preserve"> </w:t>
        </w:r>
      </w:ins>
      <w:hyperlink r:id="rId12">
        <w:ins w:id="14" w:author="PR Preview" w:date="2026-01-01T00:00:00Z">
          <w:r>
            <w:rPr>
              <w:rStyle w:val="Hyperlink"/>
            </w:rPr>
            <w:t xml:space="preserve">hedge</w:t>
          </w:r>
        </w:ins>
      </w:hyperlink>
      <w:ins w:id="15" w:author="PR Preview" w:date="2026-01-01T00:00:00Z">
        <w:r>
          <w:t xml:space="preserve"> </w:t>
        </w:r>
      </w:ins>
      <w:ins w:id="16" w:author="PR Preview" w:date="2026-01-01T00:00:00Z">
        <w:r>
          <w:t xml:space="preserve">with false confidence.</w:t>
        </w:r>
      </w:ins>
    </w:p>
    <w:bookmarkEnd w:id="13"/>
    <w:bookmarkStart w:id="15" w:name="write-in-the-active-voice"/>
    <w:p>
      <w:pPr>
        <w:pStyle w:val="Heading2"/>
      </w:pPr>
      <w:r>
        <w:t xml:space="preserve">2 Write in the active voice</w:t>
      </w:r>
    </w:p>
    <w:p>
      <w:pPr>
        <w:pStyle w:val="FirstParagraph"/>
      </w:pPr>
      <w:r>
        <w:t xml:space="preserve">Use the</w:t>
      </w:r>
      <w:r>
        <w:t xml:space="preserve"> </w:t>
      </w:r>
      <w:hyperlink r:id="rId14">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6"/>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6"/>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7"/>
        </w:numPr>
      </w:pPr>
      <w:r>
        <w:t xml:space="preserve">The actor is unknown or does not matter, as in</w:t>
      </w:r>
      <w:r>
        <w:t xml:space="preserve"> </w:t>
      </w:r>
      <w:r>
        <w:t xml:space="preserve">“The samples were contaminated.”</w:t>
      </w:r>
    </w:p>
    <w:p>
      <w:pPr>
        <w:pStyle w:val="Compact"/>
        <w:numPr>
          <w:ilvl w:val="0"/>
          <w:numId w:val="1007"/>
        </w:numPr>
      </w:pPr>
      <w:r>
        <w:t xml:space="preserve">The receiver of the action is the topic of the paragraph, and the sentence is easier to follow with it as the subject.</w:t>
      </w:r>
    </w:p>
    <w:p>
      <w:pPr>
        <w:pStyle w:val="Compact"/>
        <w:numPr>
          <w:ilvl w:val="0"/>
          <w:numId w:val="1007"/>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5"/>
    <w:bookmarkStart w:id="16" w:name="lead-with-the-subject"/>
    <w:p>
      <w:pPr>
        <w:pStyle w:val="Heading2"/>
      </w:pPr>
      <w:r>
        <w:t xml:space="preserve">3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6"/>
    <w:bookmarkStart w:id="18" w:name="limit-complex-sentence-structures"/>
    <w:p>
      <w:pPr>
        <w:pStyle w:val="Heading2"/>
      </w:pPr>
      <w:r>
        <w:t xml:space="preserve">4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17"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17"/>
    <w:bookmarkEnd w:id="18"/>
    <w:bookmarkStart w:id="20" w:name="X831e99641ea6e3d916f49fb78be48dc576ff061"/>
    <w:p>
      <w:pPr>
        <w:pStyle w:val="Heading2"/>
      </w:pPr>
      <w:r>
        <w:t xml:space="preserve">5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19"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19"/>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0"/>
    <w:bookmarkStart w:id="22" w:name="avoid-double-negatives"/>
    <w:p>
      <w:pPr>
        <w:pStyle w:val="Heading2"/>
      </w:pPr>
      <w:r>
        <w:t xml:space="preserve">6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8"/>
        </w:numPr>
      </w:pPr>
      <w:r>
        <w:t xml:space="preserve">“not uncommon”</w:t>
      </w:r>
    </w:p>
    <w:p>
      <w:pPr>
        <w:pStyle w:val="Compact"/>
        <w:numPr>
          <w:ilvl w:val="0"/>
          <w:numId w:val="1008"/>
        </w:numPr>
      </w:pPr>
      <w:r>
        <w:t xml:space="preserve">“not unlikely”</w:t>
      </w:r>
    </w:p>
    <w:p>
      <w:pPr>
        <w:pStyle w:val="Compact"/>
        <w:numPr>
          <w:ilvl w:val="0"/>
          <w:numId w:val="1008"/>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1"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1"/>
    <w:bookmarkEnd w:id="22"/>
    <w:bookmarkStart w:id="25" w:name="Xa757197b9b942a803dc05820332a104a8aaeee4"/>
    <w:p>
      <w:pPr>
        <w:pStyle w:val="Heading2"/>
      </w:pPr>
      <w:r>
        <w:t xml:space="preserve">7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09"/>
        </w:numPr>
      </w:pPr>
      <w:r>
        <w:t xml:space="preserve">announce that a point is coming;</w:t>
      </w:r>
    </w:p>
    <w:p>
      <w:pPr>
        <w:pStyle w:val="Compact"/>
        <w:numPr>
          <w:ilvl w:val="0"/>
          <w:numId w:val="1009"/>
        </w:numPr>
      </w:pPr>
      <w:r>
        <w:t xml:space="preserve">rank a point;</w:t>
      </w:r>
    </w:p>
    <w:p>
      <w:pPr>
        <w:pStyle w:val="Compact"/>
        <w:numPr>
          <w:ilvl w:val="0"/>
          <w:numId w:val="1009"/>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3">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4"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4"/>
    <w:bookmarkEnd w:id="25"/>
    <w:bookmarkStart w:id="32" w:name="put-lists-in-bullet-points"/>
    <w:p>
      <w:pPr>
        <w:pStyle w:val="Heading2"/>
      </w:pPr>
      <w:r>
        <w:t xml:space="preserve">8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0"/>
        </w:numPr>
      </w:pPr>
      <w:r>
        <w:t xml:space="preserve">Keep the items grammatically parallel,</w:t>
      </w:r>
      <w:r>
        <w:t xml:space="preserve"> </w:t>
      </w:r>
      <w:r>
        <w:t xml:space="preserve">so each one completes the introducing sentence the same way.</w:t>
      </w:r>
    </w:p>
    <w:p>
      <w:pPr>
        <w:pStyle w:val="Compact"/>
        <w:numPr>
          <w:ilvl w:val="0"/>
          <w:numId w:val="1010"/>
        </w:numPr>
      </w:pPr>
      <w:r>
        <w:t xml:space="preserve">Leave a blank line before the list;</w:t>
      </w:r>
      <w:r>
        <w:t xml:space="preserve"> </w:t>
      </w:r>
      <w:r>
        <w:t xml:space="preserve">without it, Markdown reads the list as part of the paragraph above.</w:t>
      </w:r>
    </w:p>
    <w:p>
      <w:pPr>
        <w:pStyle w:val="Compact"/>
        <w:numPr>
          <w:ilvl w:val="0"/>
          <w:numId w:val="1010"/>
        </w:numPr>
      </w:pPr>
      <w:r>
        <w:t xml:space="preserve">Keep a short series of single words inline,</w:t>
      </w:r>
      <w:r>
        <w:t xml:space="preserve"> </w:t>
      </w:r>
      <w:r>
        <w:t xml:space="preserve">such as</w:t>
      </w:r>
      <w:r>
        <w:t xml:space="preserve"> </w:t>
      </w:r>
      <w:r>
        <w:t xml:space="preserve">“R, Julia, or Python”</w:t>
      </w:r>
      <w:r>
        <w:t xml:space="preserve">.</w:t>
      </w:r>
    </w:p>
    <w:bookmarkStart w:id="26" w:name="exm-bullet-lists"/>
    <w:p>
      <w:pPr>
        <w:pStyle w:val="FirstParagraph"/>
      </w:pPr>
      <w:r>
        <w:rPr>
          <w:b/>
          <w:bCs/>
        </w:rPr>
        <w:t xml:space="preserve">Example 5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1"/>
        </w:numPr>
      </w:pPr>
      <w:r>
        <w:t xml:space="preserve">data to learn from;</w:t>
      </w:r>
    </w:p>
    <w:p>
      <w:pPr>
        <w:pStyle w:val="Compact"/>
        <w:numPr>
          <w:ilvl w:val="0"/>
          <w:numId w:val="1011"/>
        </w:numPr>
      </w:pPr>
      <w:r>
        <w:t xml:space="preserve">statistics to say what a finite sample of data supports;</w:t>
      </w:r>
    </w:p>
    <w:p>
      <w:pPr>
        <w:pStyle w:val="Compact"/>
        <w:numPr>
          <w:ilvl w:val="0"/>
          <w:numId w:val="1011"/>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26"/>
    <w:bookmarkStart w:id="30" w:name="exm-resource-lists"/>
    <w:p>
      <w:pPr>
        <w:pStyle w:val="BodyText"/>
      </w:pPr>
      <w:r>
        <w:rPr>
          <w:b/>
          <w:bCs/>
        </w:rPr>
        <w:t xml:space="preserve">Example 6 (Turning a run of resource sentences into bullet points)</w:t>
      </w:r>
      <w:r>
        <w:t xml:space="preserve"> </w:t>
      </w:r>
      <w:r>
        <w:t xml:space="preserve"> </w:t>
      </w:r>
    </w:p>
    <w:p>
      <w:pPr>
        <w:pStyle w:val="BlockText"/>
      </w:pPr>
      <w:r>
        <w:t xml:space="preserve">❌ Hastie and Tibshirani</w:t>
      </w:r>
      <w:r>
        <w:t xml:space="preserve"> </w:t>
      </w:r>
      <w:hyperlink r:id="rId27">
        <w:r>
          <w:rPr>
            <w:rStyle w:val="Hyperlink"/>
          </w:rPr>
          <w:t xml:space="preserve">extend least squares to several predictors</w:t>
        </w:r>
      </w:hyperlink>
      <w:r>
        <w:t xml:space="preserve">. Starmer explains</w:t>
      </w:r>
      <w:r>
        <w:t xml:space="preserve"> </w:t>
      </w:r>
      <w:hyperlink r:id="rId28">
        <w:r>
          <w:rPr>
            <w:rStyle w:val="Hyperlink"/>
          </w:rPr>
          <w:t xml:space="preserve">multiple regression</w:t>
        </w:r>
      </w:hyperlink>
      <w:r>
        <w:t xml:space="preserve">.</w:t>
      </w:r>
    </w:p>
    <w:p>
      <w:pPr>
        <w:pStyle w:val="BlockText"/>
      </w:pPr>
      <w:r>
        <w:t xml:space="preserve">✅ Videos:</w:t>
      </w:r>
    </w:p>
    <w:p>
      <w:pPr>
        <w:pStyle w:val="Compact"/>
        <w:numPr>
          <w:ilvl w:val="0"/>
          <w:numId w:val="1012"/>
        </w:numPr>
      </w:pPr>
      <w:r>
        <w:t xml:space="preserve">Hastie and Tibshirani</w:t>
      </w:r>
      <w:r>
        <w:t xml:space="preserve"> </w:t>
      </w:r>
      <w:hyperlink r:id="rId27">
        <w:r>
          <w:rPr>
            <w:rStyle w:val="Hyperlink"/>
          </w:rPr>
          <w:t xml:space="preserve">extend least squares to several predictors</w:t>
        </w:r>
      </w:hyperlink>
      <w:r>
        <w:t xml:space="preserve">.</w:t>
      </w:r>
    </w:p>
    <w:p>
      <w:pPr>
        <w:pStyle w:val="Compact"/>
        <w:numPr>
          <w:ilvl w:val="0"/>
          <w:numId w:val="1012"/>
        </w:numPr>
      </w:pPr>
      <w:r>
        <w:t xml:space="preserve">Starmer explains</w:t>
      </w:r>
      <w:r>
        <w:t xml:space="preserve"> </w:t>
      </w:r>
      <w:hyperlink r:id="rId28">
        <w:r>
          <w:rPr>
            <w:rStyle w:val="Hyperlink"/>
          </w:rPr>
          <w:t xml:space="preserve">multiple regression</w:t>
        </w:r>
      </w:hyperlink>
      <w:r>
        <w:t xml:space="preserve">.</w:t>
      </w:r>
    </w:p>
    <w:p>
      <w:pPr>
        <w:pStyle w:val="FirstParagraph"/>
      </w:pPr>
      <w:r>
        <w:t xml:space="preserve">This example is adapted from video notes in the DATA 571 chapter on</w:t>
      </w:r>
      <w:r>
        <w:t xml:space="preserve"> </w:t>
      </w:r>
      <w:hyperlink r:id="rId2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30"/>
    <w:bookmarkStart w:id="31" w:name="exm-numbered-lists"/>
    <w:p>
      <w:pPr>
        <w:pStyle w:val="BodyText"/>
      </w:pPr>
      <w:r>
        <w:rPr>
          <w:b/>
          <w:bCs/>
        </w:rPr>
        <w:t xml:space="preserve">Example 7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3"/>
        </w:numPr>
      </w:pPr>
      <w:r>
        <w:t xml:space="preserve">assign each point to its nearest center;</w:t>
      </w:r>
    </w:p>
    <w:p>
      <w:pPr>
        <w:pStyle w:val="Compact"/>
        <w:numPr>
          <w:ilvl w:val="0"/>
          <w:numId w:val="1013"/>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31"/>
    <w:bookmarkEnd w:id="32"/>
    <w:bookmarkStart w:id="38" w:name="examples-of-concise-writing"/>
    <w:p>
      <w:pPr>
        <w:pStyle w:val="Heading2"/>
      </w:pPr>
      <w:r>
        <w:t xml:space="preserve">9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37" w:name="refs"/>
    <w:bookmarkStart w:id="34"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3">
        <w:r>
          <w:rPr>
            <w:rStyle w:val="Hyperlink"/>
          </w:rPr>
          <w:t xml:space="preserve">https://en.wikipedia.org/wiki/Ernest_Hemingway#Writing_style</w:t>
        </w:r>
      </w:hyperlink>
      <w:r>
        <w:t xml:space="preserve">.</w:t>
      </w:r>
    </w:p>
    <w:bookmarkEnd w:id="34"/>
    <w:bookmarkStart w:id="36"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35">
        <w:r>
          <w:rPr>
            <w:rStyle w:val="Hyperlink"/>
          </w:rPr>
          <w:t xml:space="preserve">https://en.wikipedia.org/wiki/Julius_Caesar#Literary_works</w:t>
        </w:r>
      </w:hyperlink>
      <w:r>
        <w:t xml:space="preserve">.</w:t>
      </w:r>
    </w:p>
    <w:bookmarkEnd w:id="36"/>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3" Type="http://schemas.openxmlformats.org/officeDocument/2006/relationships/hyperlink" Target="avoid-cliches.qmd#rhetorical-reflexes" TargetMode="External"/><Relationship Id="rId14" Type="http://schemas.openxmlformats.org/officeDocument/2006/relationships/hyperlink" Target="defining-terms.qmd#def-active-voice" TargetMode="External"/><Relationship Id="rId33" Type="http://schemas.openxmlformats.org/officeDocument/2006/relationships/hyperlink" Target="https://en.wikipedia.org/wiki/Ernest_Hemingway#Writing_style" TargetMode="External"/><Relationship Id="rId35" Type="http://schemas.openxmlformats.org/officeDocument/2006/relationships/hyperlink" Target="https://en.wikipedia.org/wiki/Julius_Caesar#Literary_works" TargetMode="External"/><Relationship Id="rId29" Type="http://schemas.openxmlformats.org/officeDocument/2006/relationships/hyperlink" Target="https://morrison-lab.github.io/lds/chapters/linear-regression.html" TargetMode="External"/><Relationship Id="rId27" Type="http://schemas.openxmlformats.org/officeDocument/2006/relationships/hyperlink" Target="https://www.youtube.com/watch?v=o9hoLdylWKo" TargetMode="External"/><Relationship Id="rId28" Type="http://schemas.openxmlformats.org/officeDocument/2006/relationships/hyperlink" Target="https://www.youtube.com/watch?v=zITIFTsivN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2026-10-16T02:28:01Z</dcterms:created>
  <dcterms:modified xsi:type="dcterms:W3CDTF">2026-10-16T02:28:01Z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2026-10-15 19:24:54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