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teaching</w:t>
      </w:r>
    </w:p>
    <w:p>
      <w:pPr>
        <w:pStyle w:val="Date"/>
      </w:pPr>
      <w:del w:id="1" w:author="PR Preview" w:date="2026-01-01T00:00:00Z">
        <w:r>
          <w:delText xml:space="preserve">Last modified: 2026-10-15 18:53:39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19:24:54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Lecture notes, slides, and problem sets teach rather than report.</w:t>
      </w:r>
      <w:r>
        <w:t xml:space="preserve"> </w:t>
      </w:r>
      <w:r>
        <w:t xml:space="preserve">The general rules for scientific writing in the other chapters still apply.</w:t>
      </w:r>
      <w:r>
        <w:t xml:space="preserve"> </w:t>
      </w:r>
      <w:r>
        <w:t xml:space="preserve">This chapter adds the rules that apply to teaching materials in particular.</w:t>
      </w:r>
    </w:p>
    <w:bookmarkStart w:id="13" w:name="X54d80540a68b433948113395869433e0fc9698c"/>
    <w:p>
      <w:pPr>
        <w:pStyle w:val="Heading2"/>
      </w:pPr>
      <w:r>
        <w:t xml:space="preserve">1 Build the lecture from exercises and solutions</w:t>
      </w:r>
    </w:p>
    <w:p>
      <w:pPr>
        <w:pStyle w:val="FirstParagraph"/>
      </w:pPr>
      <w:r>
        <w:t xml:space="preserve">Active learning, in which students work through tasks themselves during class,</w:t>
      </w:r>
      <w:r>
        <w:t xml:space="preserve"> </w:t>
      </w:r>
      <w:r>
        <w:t xml:space="preserve">improves exam performance over lecture alone</w:t>
      </w:r>
      <w:r>
        <w:t xml:space="preserve"> </w:t>
      </w:r>
      <w:r>
        <w:t xml:space="preserve">(Freeman et al. 2014)</w:t>
      </w:r>
      <w:r>
        <w:t xml:space="preserve">.</w:t>
      </w:r>
      <w:r>
        <w:t xml:space="preserve"> </w:t>
      </w:r>
      <w:r>
        <w:t xml:space="preserve">The exercise-first structure is this guide’s own convention</w:t>
      </w:r>
      <w:r>
        <w:t xml:space="preserve"> </w:t>
      </w:r>
      <w:r>
        <w:t xml:space="preserve">for putting that result into practice.</w:t>
      </w:r>
      <w:r>
        <w:t xml:space="preserve"> </w:t>
      </w:r>
      <w:r>
        <w:t xml:space="preserve">Pose each task as an exercise, give students time to try it, and then show the solution.</w:t>
      </w:r>
    </w:p>
    <w:p>
      <w:pPr>
        <w:pStyle w:val="Compact"/>
        <w:numPr>
          <w:ilvl w:val="0"/>
          <w:numId w:val="1001"/>
        </w:numPr>
      </w:pPr>
      <w:r>
        <w:t xml:space="preserve">Pose every data manipulation or analysis as an exercise,</w:t>
      </w:r>
      <w:r>
        <w:t xml:space="preserve"> </w:t>
      </w:r>
      <w:r>
        <w:t xml:space="preserve">and show the code in the solution.</w:t>
      </w:r>
      <w:r>
        <w:t xml:space="preserve"> </w:t>
      </w:r>
      <w:r>
        <w:t xml:space="preserve">Do not show the code first and explain it afterwards.</w:t>
      </w:r>
    </w:p>
    <w:p>
      <w:pPr>
        <w:pStyle w:val="Compact"/>
        <w:numPr>
          <w:ilvl w:val="0"/>
          <w:numId w:val="1001"/>
        </w:numPr>
      </w:pPr>
      <w:r>
        <w:t xml:space="preserve">Pose every calculation, derivation, or proof as an exercise,</w:t>
      </w:r>
      <w:r>
        <w:t xml:space="preserve"> </w:t>
      </w:r>
      <w:r>
        <w:t xml:space="preserve">and put the worked steps in the solution.</w:t>
      </w:r>
    </w:p>
    <w:p>
      <w:pPr>
        <w:pStyle w:val="Compact"/>
        <w:numPr>
          <w:ilvl w:val="0"/>
          <w:numId w:val="1001"/>
        </w:numPr>
      </w:pPr>
      <w:r>
        <w:t xml:space="preserve">Ask the question that a definition or theorem answers before stating it.</w:t>
      </w:r>
      <w:r>
        <w:t xml:space="preserve"> </w:t>
      </w:r>
      <w:r>
        <w:t xml:space="preserve">The solution answers informally, in plain words,</w:t>
      </w:r>
      <w:r>
        <w:t xml:space="preserve"> </w:t>
      </w:r>
      <w:r>
        <w:t xml:space="preserve">and the formal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 </w:t>
      </w:r>
      <w:r>
        <w:t xml:space="preserve">div follows the solution div.</w:t>
      </w:r>
    </w:p>
    <w:p>
      <w:pPr>
        <w:pStyle w:val="Compact"/>
        <w:numPr>
          <w:ilvl w:val="0"/>
          <w:numId w:val="1001"/>
        </w:numPr>
      </w:pPr>
      <w:r>
        <w:t xml:space="preserve">Give each bottom-level prompt its own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 </w:t>
      </w:r>
      <w:r>
        <w:t xml:space="preserve">div and its own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div,</w:t>
      </w:r>
      <w:r>
        <w:t xml:space="preserve"> </w:t>
      </w:r>
      <w:r>
        <w:t xml:space="preserve">in order, rather than one exercise with parts (a) through (e).</w:t>
      </w:r>
      <w:r>
        <w:t xml:space="preserve"> </w:t>
      </w:r>
      <w:r>
        <w:t xml:space="preserve">Later exercises can use earlier results through cross-references.</w:t>
      </w:r>
    </w:p>
    <w:p>
      <w:pPr>
        <w:pStyle w:val="Compact"/>
        <w:numPr>
          <w:ilvl w:val="0"/>
          <w:numId w:val="1001"/>
        </w:numPr>
      </w:pPr>
      <w:r>
        <w:t xml:space="preserve">On slides, put a slide break between an exercise and its solution,</w:t>
      </w:r>
      <w:r>
        <w:t xml:space="preserve"> </w:t>
      </w:r>
      <w:r>
        <w:t xml:space="preserve">so the prompt is on screen alone while students work.</w:t>
      </w:r>
    </w:p>
    <w:p>
      <w:pPr>
        <w:pStyle w:val="Compact"/>
        <w:numPr>
          <w:ilvl w:val="0"/>
          <w:numId w:val="1001"/>
        </w:numPr>
      </w:pPr>
      <w:r>
        <w:t xml:space="preserve">Give each solution the slug of its exercise, with</w:t>
      </w:r>
      <w:r>
        <w:t xml:space="preserve"> </w:t>
      </w:r>
      <w:r>
        <w:rPr>
          <w:rStyle w:val="VerbatimChar"/>
        </w:rPr>
        <w:t xml:space="preserve">sol-</w:t>
      </w:r>
      <w:r>
        <w:t xml:space="preserve"> </w:t>
      </w:r>
      <w:r>
        <w:t xml:space="preserve">in place of</w:t>
      </w:r>
      <w:r>
        <w:t xml:space="preserve"> </w:t>
      </w:r>
      <w:r>
        <w:rPr>
          <w:rStyle w:val="VerbatimChar"/>
        </w:rPr>
        <w:t xml:space="preserve">exr-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Put a hint in a callout titled</w:t>
      </w:r>
      <w:r>
        <w:t xml:space="preserve"> </w:t>
      </w:r>
      <w:r>
        <w:t xml:space="preserve">“Hint”</w:t>
      </w:r>
      <w:r>
        <w:t xml:space="preserve"> </w:t>
      </w:r>
      <w:r>
        <w:t xml:space="preserve">inside the exercise div,</w:t>
      </w:r>
      <w:r>
        <w:t xml:space="preserve"> </w:t>
      </w:r>
      <w:r>
        <w:t xml:space="preserve">not in italic text.</w:t>
      </w:r>
    </w:p>
    <w:bookmarkStart w:id="12" w:name="exm-exercise-before-definition"/>
    <w:p>
      <w:pPr>
        <w:pStyle w:val="FirstParagraph"/>
      </w:pPr>
      <w:r>
        <w:rPr>
          <w:b/>
          <w:bCs/>
        </w:rPr>
        <w:t xml:space="preserve">Example 1 (Asking before defining)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Generalization</w:t>
      </w:r>
      <w:r>
        <w:t xml:space="preserve"> </w:t>
      </w:r>
      <w:r>
        <w:t xml:space="preserve">is the ability of a model to perform well on new data.</w:t>
      </w:r>
    </w:p>
    <w:p>
      <w:pPr>
        <w:pStyle w:val="BlockText"/>
      </w:pPr>
      <w:r>
        <w:t xml:space="preserve">✅</w:t>
      </w:r>
    </w:p>
    <w:p>
      <w:pPr>
        <w:pStyle w:val="SourceCode"/>
      </w:pPr>
      <w:r>
        <w:rPr>
          <w:rStyle w:val="NormalTok"/>
        </w:rPr>
        <w:t xml:space="preserve">::: {#exr-generalization}</w:t>
      </w:r>
      <w:r>
        <w:br/>
      </w:r>
      <w:r>
        <w:rPr>
          <w:rStyle w:val="NormalTok"/>
        </w:rPr>
        <w:t xml:space="preserve">What does it mean for a model to generalize?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{#sol-generalization}</w:t>
      </w:r>
      <w:r>
        <w:br/>
      </w:r>
      <w:r>
        <w:rPr>
          <w:rStyle w:val="NormalTok"/>
        </w:rPr>
        <w:t xml:space="preserve">A model generalizes when it predicts well on data it was not fit to.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{#def-generalization}</w:t>
      </w:r>
      <w:r>
        <w:br/>
      </w:r>
      <w:r>
        <w:rPr>
          <w:rStyle w:val="NormalTok"/>
        </w:rPr>
        <w:t xml:space="preserve">(the formal definition)</w:t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The revised version lets students attempt the idea</w:t>
      </w:r>
      <w:r>
        <w:t xml:space="preserve"> </w:t>
      </w:r>
      <w:r>
        <w:t xml:space="preserve">before they see the formal definition.</w:t>
      </w:r>
    </w:p>
    <w:bookmarkEnd w:id="12"/>
    <w:bookmarkEnd w:id="13"/>
    <w:bookmarkStart w:id="15" w:name="give-each-defined-term-its-own-div"/>
    <w:p>
      <w:pPr>
        <w:pStyle w:val="Heading2"/>
      </w:pPr>
      <w:r>
        <w:t xml:space="preserve">2 Give each defined term its own div</w:t>
      </w:r>
    </w:p>
    <w:p>
      <w:pPr>
        <w:pStyle w:val="FirstParagraph"/>
      </w:pPr>
      <w:hyperlink r:id="rId14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covers what a good definition contains.</w:t>
      </w:r>
      <w:r>
        <w:t xml:space="preserve"> </w:t>
      </w:r>
      <w:r>
        <w:t xml:space="preserve">For teaching materials, four further rules keep definitions findable.</w:t>
      </w:r>
    </w:p>
    <w:p>
      <w:pPr>
        <w:pStyle w:val="Compact"/>
        <w:numPr>
          <w:ilvl w:val="0"/>
          <w:numId w:val="1002"/>
        </w:numPr>
      </w:pPr>
      <w:r>
        <w:t xml:space="preserve">Replace a bolded keyword in running prose with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bolded keyword usually marks an inline definition.</w:t>
      </w:r>
    </w:p>
    <w:p>
      <w:pPr>
        <w:pStyle w:val="Compact"/>
        <w:numPr>
          <w:ilvl w:val="0"/>
          <w:numId w:val="1002"/>
        </w:numPr>
      </w:pPr>
      <w:r>
        <w:t xml:space="preserve">Define one term per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term defined inside another term’s div, or two terms joined in one title</w:t>
      </w:r>
      <w:r>
        <w:t xml:space="preserve"> </w:t>
      </w:r>
      <w:r>
        <w:t xml:space="preserve">(</w:t>
      </w:r>
      <w:r>
        <w:t xml:space="preserve">“Regression and classification”</w:t>
      </w:r>
      <w:r>
        <w:t xml:space="preserve">), has no identifier of its own,</w:t>
      </w:r>
      <w:r>
        <w:t xml:space="preserve"> </w:t>
      </w:r>
      <w:r>
        <w:t xml:space="preserve">so nothing can link to it.</w:t>
      </w:r>
    </w:p>
    <w:p>
      <w:pPr>
        <w:pStyle w:val="Compact"/>
        <w:numPr>
          <w:ilvl w:val="0"/>
          <w:numId w:val="1002"/>
        </w:numPr>
      </w:pPr>
      <w:r>
        <w:t xml:space="preserve">Never nest one theorem-type div inside another.</w:t>
      </w:r>
      <w:r>
        <w:t xml:space="preserve"> </w:t>
      </w:r>
      <w:r>
        <w:t xml:space="preserve">The rule covers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,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,</w:t>
      </w:r>
      <w:r>
        <w:t xml:space="preserve"> </w:t>
      </w:r>
      <w:r>
        <w:rPr>
          <w:rStyle w:val="VerbatimChar"/>
        </w:rPr>
        <w:t xml:space="preserve">#cnj-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.</w:t>
      </w:r>
      <w:r>
        <w:t xml:space="preserve"> </w:t>
      </w:r>
      <w:r>
        <w:t xml:space="preserve">A special case, such as a linear evaluation function,</w:t>
      </w:r>
      <w:r>
        <w:t xml:space="preserve"> </w:t>
      </w:r>
      <w:r>
        <w:t xml:space="preserve">gets its own div after the general case, and the two link to each other.</w:t>
      </w:r>
    </w:p>
    <w:p>
      <w:pPr>
        <w:pStyle w:val="Compact"/>
        <w:numPr>
          <w:ilvl w:val="0"/>
          <w:numId w:val="1002"/>
        </w:numPr>
      </w:pPr>
      <w:r>
        <w:t xml:space="preserve">Keep only the definition in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Put the properties of the defined object, such as the symmetry and idempotence of a matrix,</w:t>
      </w:r>
      <w:r>
        <w:t xml:space="preserve"> </w:t>
      </w:r>
      <w:r>
        <w:t xml:space="preserve">in a separate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 </w:t>
      </w:r>
      <w:r>
        <w:t xml:space="preserve">div after it, with a proof where one is known.</w:t>
      </w:r>
      <w:r>
        <w:t xml:space="preserve"> </w:t>
      </w:r>
      <w:r>
        <w:t xml:space="preserve">Each abstract div then gets its own example, as the rule below requires.</w:t>
      </w:r>
    </w:p>
    <w:p>
      <w:pPr>
        <w:pStyle w:val="FirstParagraph"/>
      </w:pPr>
      <w:r>
        <w:t xml:space="preserve">Every alternative name for the same concept stays in the div of the term it names</w:t>
      </w:r>
      <w:r>
        <w:t xml:space="preserve"> </w:t>
      </w:r>
      <w:r>
        <w:t xml:space="preserve">and is treated like the primary name:</w:t>
      </w:r>
      <w:r>
        <w:t xml:space="preserve"> </w:t>
      </w:r>
      <w:r>
        <w:t xml:space="preserve">it appears in the div title and is bold where it first appears in the definition.</w:t>
      </w:r>
      <w:r>
        <w:t xml:space="preserve"> </w:t>
      </w:r>
      <w:r>
        <w:t xml:space="preserve">Name synonyms and near-synonyms where the term is defined,</w:t>
      </w:r>
      <w:r>
        <w:t xml:space="preserve"> </w:t>
      </w:r>
      <w:r>
        <w:t xml:space="preserve">and say which one the notes use.</w:t>
      </w:r>
      <w:r>
        <w:t xml:space="preserve"> </w:t>
      </w:r>
      <w:r>
        <w:t xml:space="preserve">A student who meets one name here and another in a textbook</w:t>
      </w:r>
      <w:r>
        <w:t xml:space="preserve"> </w:t>
      </w:r>
      <w:r>
        <w:t xml:space="preserve">cannot tell whether the difference matters.</w:t>
      </w:r>
      <w:r>
        <w:t xml:space="preserve"> </w:t>
      </w:r>
      <w:r>
        <w:t xml:space="preserve">For a near-synonym, name the seam:</w:t>
      </w:r>
      <w:r>
        <w:t xml:space="preserve"> </w:t>
      </w:r>
      <w:r>
        <w:t xml:space="preserve">critical points include the stationary points</w:t>
      </w:r>
      <w:r>
        <w:t xml:space="preserve"> </w:t>
      </w:r>
      <w:r>
        <w:t xml:space="preserve">and also the points where the derivative does not exist.</w:t>
      </w:r>
    </w:p>
    <w:bookmarkEnd w:id="15"/>
    <w:bookmarkStart w:id="16" w:name="state-the-notation-and-its-alternatives"/>
    <w:p>
      <w:pPr>
        <w:pStyle w:val="Heading2"/>
      </w:pPr>
      <w:r>
        <w:t xml:space="preserve">3 State the notation and its alternatives</w:t>
      </w:r>
    </w:p>
    <w:p>
      <w:pPr>
        <w:pStyle w:val="FirstParagraph"/>
      </w:pPr>
      <w:r>
        <w:t xml:space="preserve">When a symbol or convention has more than one common form,</w:t>
      </w:r>
      <w:r>
        <w:t xml:space="preserve"> </w:t>
      </w:r>
      <w:r>
        <w:t xml:space="preserve">state the one the notes use and name the others a reader will meet elsewhere.</w:t>
      </w:r>
      <w:r>
        <w:t xml:space="preserve"> </w:t>
      </w:r>
      <w:r>
        <w:t xml:space="preserve">Put the alternatives in the definition div or in a callout beside it.</w:t>
      </w:r>
      <w:r>
        <w:t xml:space="preserve"> </w:t>
      </w:r>
      <w:r>
        <w:t xml:space="preserve">For example, some sources include 0 in the natural numbers and others exclude it,</w:t>
      </w:r>
      <w:r>
        <w:t xml:space="preserve"> </w:t>
      </w:r>
      <w:r>
        <w:t xml:space="preserve">so write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N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to make the choice explicit.</w:t>
      </w:r>
    </w:p>
    <w:bookmarkEnd w:id="16"/>
    <w:bookmarkStart w:id="17" w:name="Xac7e4ead54b12ccf6544491699a177b7d16fa22"/>
    <w:p>
      <w:pPr>
        <w:pStyle w:val="Heading2"/>
      </w:pPr>
      <w:r>
        <w:t xml:space="preserve">4 Lead with the simplest correct form of a definition</w:t>
      </w:r>
    </w:p>
    <w:p>
      <w:pPr>
        <w:pStyle w:val="FirstParagraph"/>
      </w:pPr>
      <w:r>
        <w:t xml:space="preserve">Define a quantity in the form that needs the fewest symbols,</w:t>
      </w:r>
      <w:r>
        <w:t xml:space="preserve"> </w:t>
      </w:r>
      <w:r>
        <w:t xml:space="preserve">and state the textbook form as a theorem that follows.</w:t>
      </w:r>
      <w:r>
        <w:t xml:space="preserve"> </w:t>
      </w:r>
      <w:r>
        <w:t xml:space="preserve">For example, define variance as the mean squared deviation</w:t>
      </w:r>
      <w:r>
        <w:t xml:space="preserve"> </w:t>
      </w:r>
      <m:oMath>
        <m:r>
          <m:rPr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devn</m:t>
            </m:r>
            <m:r>
              <m:rPr>
                <m:sty m:val="p"/>
              </m:rPr>
              <m:t>(</m:t>
            </m:r>
            <m: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devn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then prove that it equals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Parsimony outranks convention when choosing a primary definition.</w:t>
      </w:r>
      <w:r>
        <w:t xml:space="preserve"> </w:t>
      </w:r>
      <w:r>
        <w:t xml:space="preserve">The conventional form still appears in the notes, as a named result.</w:t>
      </w:r>
    </w:p>
    <w:bookmarkEnd w:id="17"/>
    <w:bookmarkStart w:id="18" w:name="reuse-one-written-version-of-each-result"/>
    <w:p>
      <w:pPr>
        <w:pStyle w:val="Heading2"/>
      </w:pPr>
      <w:r>
        <w:t xml:space="preserve">5 Reuse one written version of each result</w:t>
      </w:r>
    </w:p>
    <w:p>
      <w:pPr>
        <w:pStyle w:val="FirstParagraph"/>
      </w:pPr>
      <w:r>
        <w:t xml:space="preserve">When several courses or repositories have already written the same definition, theorem, or exercise,</w:t>
      </w:r>
      <w:r>
        <w:t xml:space="preserve"> </w:t>
      </w:r>
      <w:r>
        <w:t xml:space="preserve">compare the versions on notation, decomposition, parsimony, and clarity.</w:t>
      </w:r>
      <w:r>
        <w:t xml:space="preserve"> </w:t>
      </w:r>
      <w:r>
        <w:t xml:space="preserve">Use the best one, or merge them, and make it the single copy.</w:t>
      </w:r>
      <w:r>
        <w:t xml:space="preserve"> </w:t>
      </w:r>
      <w:r>
        <w:t xml:space="preserve">Other places include or link to that copy</w:t>
      </w:r>
      <w:r>
        <w:t xml:space="preserve"> </w:t>
      </w:r>
      <w:r>
        <w:t xml:space="preserve">instead of keeping a second wording that can drift.</w:t>
      </w:r>
    </w:p>
    <w:bookmarkEnd w:id="18"/>
    <w:bookmarkStart w:id="19" w:name="use-real-data-and-compute-every-number"/>
    <w:p>
      <w:pPr>
        <w:pStyle w:val="Heading2"/>
      </w:pPr>
      <w:r>
        <w:t xml:space="preserve">6 Use real data and compute every number</w:t>
      </w:r>
    </w:p>
    <w:p>
      <w:pPr>
        <w:pStyle w:val="Compact"/>
        <w:numPr>
          <w:ilvl w:val="0"/>
          <w:numId w:val="1003"/>
        </w:numPr>
      </w:pPr>
      <w:r>
        <w:t xml:space="preserve">Where an example needs data, use a real dataset</w:t>
      </w:r>
      <w:r>
        <w:t xml:space="preserve"> </w:t>
      </w:r>
      <w:r>
        <w:t xml:space="preserve">instead of invented round numbers.</w:t>
      </w:r>
      <w:r>
        <w:t xml:space="preserve"> </w:t>
      </w:r>
      <w:r>
        <w:t xml:space="preserve">Name its original source, link to where it is published, and cite it.</w:t>
      </w:r>
    </w:p>
    <w:p>
      <w:pPr>
        <w:pStyle w:val="Compact"/>
        <w:numPr>
          <w:ilvl w:val="0"/>
          <w:numId w:val="1003"/>
        </w:numPr>
      </w:pPr>
      <w:r>
        <w:t xml:space="preserve">Show a dataset before analyzing it,</w:t>
      </w:r>
      <w:r>
        <w:t xml:space="preserve"> </w:t>
      </w:r>
      <w:r>
        <w:t xml:space="preserve">with a printed look at its first rows and its structure.</w:t>
      </w:r>
    </w:p>
    <w:p>
      <w:pPr>
        <w:pStyle w:val="Compact"/>
        <w:numPr>
          <w:ilvl w:val="0"/>
          <w:numId w:val="1003"/>
        </w:numPr>
      </w:pPr>
      <w:r>
        <w:t xml:space="preserve">Never type or paste output.</w:t>
      </w:r>
      <w:r>
        <w:t xml:space="preserve"> </w:t>
      </w:r>
      <w:r>
        <w:t xml:space="preserve">The page shows what the code printed when the page was rendered,</w:t>
      </w:r>
      <w:r>
        <w:t xml:space="preserve"> </w:t>
      </w:r>
      <w:r>
        <w:t xml:space="preserve">and each number in the prose comes from inline code.</w:t>
      </w:r>
      <w:r>
        <w:t xml:space="preserve"> </w:t>
      </w:r>
      <w:r>
        <w:t xml:space="preserve">A number typed into prose goes stale when the data or the code changes.</w:t>
      </w:r>
    </w:p>
    <w:bookmarkEnd w:id="19"/>
    <w:bookmarkStart w:id="20" w:name="Xa214254a94aa6db868b5b9577007bf4e27699b1"/>
    <w:p>
      <w:pPr>
        <w:pStyle w:val="Heading2"/>
      </w:pPr>
      <w:r>
        <w:t xml:space="preserve">7 Store structured data in structured formats</w:t>
      </w:r>
    </w:p>
    <w:p>
      <w:pPr>
        <w:pStyle w:val="FirstParagraph"/>
      </w:pPr>
      <w:r>
        <w:t xml:space="preserve">This rule applies to all teaching materials, in every course and every teaching repository.</w:t>
      </w:r>
    </w:p>
    <w:p>
      <w:pPr>
        <w:pStyle w:val="Compact"/>
        <w:numPr>
          <w:ilvl w:val="0"/>
          <w:numId w:val="1004"/>
        </w:numPr>
      </w:pPr>
      <w:r>
        <w:t xml:space="preserve">Keep a list or table of like items, such as courses, readings, channels or glossary terms,</w:t>
      </w:r>
      <w:r>
        <w:t xml:space="preserve"> </w:t>
      </w:r>
      <w:r>
        <w:t xml:space="preserve">in a CSV, YAML or JSON file with one record per item.</w:t>
      </w:r>
      <w:r>
        <w:t xml:space="preserve"> </w:t>
      </w:r>
      <w:r>
        <w:t xml:space="preserve">The page reads the file and builds the table or list with a short function,</w:t>
      </w:r>
      <w:r>
        <w:t xml:space="preserve"> </w:t>
      </w:r>
      <w:r>
        <w:t xml:space="preserve">instead of holding a hand-written Markdown table.</w:t>
      </w:r>
    </w:p>
    <w:p>
      <w:pPr>
        <w:pStyle w:val="Compact"/>
        <w:numPr>
          <w:ilvl w:val="0"/>
          <w:numId w:val="1004"/>
        </w:numPr>
      </w:pPr>
      <w:r>
        <w:t xml:space="preserve">A data file can be counted, filtered, sorted and reused by another page,</w:t>
      </w:r>
      <w:r>
        <w:t xml:space="preserve"> </w:t>
      </w:r>
      <w:r>
        <w:t xml:space="preserve">and a new row is a one-line change that a reviewer reads as data.</w:t>
      </w:r>
    </w:p>
    <w:p>
      <w:pPr>
        <w:pStyle w:val="Compact"/>
        <w:numPr>
          <w:ilvl w:val="0"/>
          <w:numId w:val="1004"/>
        </w:numPr>
      </w:pPr>
      <w:r>
        <w:t xml:space="preserve">List the file under the page’s</w:t>
      </w:r>
      <w:r>
        <w:t xml:space="preserve"> </w:t>
      </w:r>
      <w:r>
        <w:rPr>
          <w:rStyle w:val="VerbatimChar"/>
        </w:rPr>
        <w:t xml:space="preserve">resources:</w:t>
      </w:r>
      <w:r>
        <w:t xml:space="preserve"> </w:t>
      </w:r>
      <w:r>
        <w:t xml:space="preserve">when the site publishes it.</w:t>
      </w:r>
    </w:p>
    <w:p>
      <w:pPr>
        <w:pStyle w:val="Compact"/>
        <w:numPr>
          <w:ilvl w:val="0"/>
          <w:numId w:val="1004"/>
        </w:numPr>
      </w:pPr>
      <w:r>
        <w:t xml:space="preserve">Convert an existing hand-written table in its own pull request,</w:t>
      </w:r>
      <w:r>
        <w:t xml:space="preserve"> </w:t>
      </w:r>
      <w:r>
        <w:t xml:space="preserve">and render the page before and after to confirm that the output text is identical.</w:t>
      </w:r>
    </w:p>
    <w:p>
      <w:pPr>
        <w:pStyle w:val="Compact"/>
        <w:numPr>
          <w:ilvl w:val="0"/>
          <w:numId w:val="1004"/>
        </w:numPr>
      </w:pPr>
      <w:r>
        <w:t xml:space="preserve">A short list that no other page reads can stay as prose.</w:t>
      </w:r>
    </w:p>
    <w:bookmarkEnd w:id="20"/>
    <w:bookmarkStart w:id="23" w:name="show-each-idea-applied-and-in-a-figure"/>
    <w:p>
      <w:pPr>
        <w:pStyle w:val="Heading2"/>
      </w:pPr>
      <w:r>
        <w:t xml:space="preserve">8 Show each idea applied and in a figure</w:t>
      </w:r>
    </w:p>
    <w:p>
      <w:pPr>
        <w:pStyle w:val="Compact"/>
        <w:numPr>
          <w:ilvl w:val="0"/>
          <w:numId w:val="1005"/>
        </w:numPr>
      </w:pPr>
      <w:r>
        <w:t xml:space="preserve">Give every definition, method and result at least one applied example</w:t>
      </w:r>
      <w:r>
        <w:t xml:space="preserve"> </w:t>
      </w:r>
      <w:r>
        <w:t xml:space="preserve">that computes it on real data,</w:t>
      </w:r>
      <w:r>
        <w:t xml:space="preserve"> </w:t>
      </w:r>
      <w:r>
        <w:t xml:space="preserve">so the reader sees what the idea does before or beside the algebra.</w:t>
      </w:r>
    </w:p>
    <w:p>
      <w:pPr>
        <w:pStyle w:val="Compact"/>
        <w:numPr>
          <w:ilvl w:val="0"/>
          <w:numId w:val="1005"/>
        </w:numPr>
      </w:pPr>
      <w:r>
        <w:t xml:space="preserve">Follow every abstract div directly with a concrete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  <w:r>
        <w:t xml:space="preserve"> </w:t>
      </w:r>
      <w:r>
        <w:t xml:space="preserve">The rule covers each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 </w:t>
      </w:r>
      <w:r>
        <w:t xml:space="preserve">and similar div.</w:t>
      </w:r>
      <w:r>
        <w:t xml:space="preserve"> </w:t>
      </w:r>
      <w:r>
        <w:t xml:space="preserve">The example of a related result does not exempt a definition:</w:t>
      </w:r>
      <w:r>
        <w:t xml:space="preserve"> </w:t>
      </w:r>
      <w:r>
        <w:t xml:space="preserve">a theorem that uses a definition gets its own example,</w:t>
      </w:r>
      <w:r>
        <w:t xml:space="preserve"> </w:t>
      </w:r>
      <w:r>
        <w:t xml:space="preserve">and so does the definition.</w:t>
      </w:r>
      <w:r>
        <w:t xml:space="preserve"> </w:t>
      </w:r>
      <w:r>
        <w:t xml:space="preserve">The</w:t>
      </w:r>
      <w:r>
        <w:t xml:space="preserve"> </w:t>
      </w:r>
      <w:hyperlink r:id="rId21">
        <w:r>
          <w:rPr>
            <w:rStyle w:val="Hyperlink"/>
          </w:rPr>
          <w:t xml:space="preserve">ai-config rule</w:t>
        </w:r>
      </w:hyperlink>
      <w:r>
        <w:t xml:space="preserve"> </w:t>
      </w:r>
      <w:r>
        <w:t xml:space="preserve">links here.</w:t>
      </w:r>
    </w:p>
    <w:p>
      <w:pPr>
        <w:pStyle w:val="Compact"/>
        <w:numPr>
          <w:ilvl w:val="0"/>
          <w:numId w:val="1005"/>
        </w:numPr>
      </w:pPr>
      <w:r>
        <w:t xml:space="preserve">Give every topic at least one figure that shows the idea,</w:t>
      </w:r>
      <w:r>
        <w:t xml:space="preserve"> </w:t>
      </w:r>
      <w:r>
        <w:t xml:space="preserve">such as the data with a fitted curve, a distribution, or a diagram of the procedure.</w:t>
      </w:r>
      <w:r>
        <w:t xml:space="preserve"> </w:t>
      </w:r>
      <w:r>
        <w:t xml:space="preserve">A page of definitions with no figure and no data is incomplete.</w:t>
      </w:r>
    </w:p>
    <w:p>
      <w:pPr>
        <w:pStyle w:val="Compact"/>
        <w:numPr>
          <w:ilvl w:val="0"/>
          <w:numId w:val="1005"/>
        </w:numPr>
      </w:pPr>
      <w:r>
        <w:t xml:space="preserve">Prerequisite notes follow the same rule as course lectures.</w:t>
      </w:r>
      <w:r>
        <w:t xml:space="preserve"> </w:t>
      </w:r>
      <w:r>
        <w:t xml:space="preserve">A prerequisite page that is only definitions and algebra needs an applied example and a figure.</w:t>
      </w:r>
    </w:p>
    <w:p>
      <w:pPr>
        <w:pStyle w:val="Compact"/>
        <w:numPr>
          <w:ilvl w:val="0"/>
          <w:numId w:val="1005"/>
        </w:numPr>
      </w:pPr>
      <w:r>
        <w:t xml:space="preserve">Place each figure directly after the sentence that first refers to it.</w:t>
      </w:r>
      <w:r>
        <w:t xml:space="preserve"> </w:t>
      </w:r>
      <w:r>
        <w:t xml:space="preserve">Do not refer to a figure, table, or result that appears later in the document,</w:t>
      </w:r>
      <w:r>
        <w:t xml:space="preserve"> </w:t>
      </w:r>
      <w:r>
        <w:t xml:space="preserve">because the reader meets the reference before the thing it points to.</w:t>
      </w:r>
      <w:r>
        <w:t xml:space="preserve"> </w:t>
      </w:r>
      <w:r>
        <w:t xml:space="preserve">This rule is for teaching materials, which are reading copies.</w:t>
      </w:r>
      <w:r>
        <w:t xml:space="preserve"> </w:t>
      </w:r>
      <w:r>
        <w:t xml:space="preserve">A journal submission may collect its figures at the end,</w:t>
      </w:r>
      <w:r>
        <w:t xml:space="preserve"> </w:t>
      </w:r>
      <w:r>
        <w:t xml:space="preserve">as</w:t>
      </w:r>
      <w:r>
        <w:t xml:space="preserve"> </w:t>
      </w:r>
      <w:hyperlink r:id="rId22">
        <w:r>
          <w:rPr>
            <w:rStyle w:val="Hyperlink"/>
          </w:rPr>
          <w:t xml:space="preserve">Figures and tables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05"/>
        </w:numPr>
      </w:pPr>
      <w:r>
        <w:t xml:space="preserve">Make each figure follow the accessibility rules below.</w:t>
      </w:r>
    </w:p>
    <w:bookmarkEnd w:id="23"/>
    <w:bookmarkStart w:id="27" w:name="Xf27331f4c36c8d578e5fa29a37312484cc3343a"/>
    <w:p>
      <w:pPr>
        <w:pStyle w:val="Heading2"/>
      </w:pPr>
      <w:r>
        <w:t xml:space="preserve">9 Write labs for both languages and any computer</w:t>
      </w:r>
    </w:p>
    <w:p>
      <w:pPr>
        <w:pStyle w:val="FirstParagraph"/>
      </w:pPr>
      <w:r>
        <w:t xml:space="preserve">These rules apply to all teaching materials,</w:t>
      </w:r>
      <w:r>
        <w:t xml:space="preserve"> </w:t>
      </w:r>
      <w:r>
        <w:t xml:space="preserve">in every course and every teaching repository, not only to one course.</w:t>
      </w:r>
    </w:p>
    <w:p>
      <w:pPr>
        <w:pStyle w:val="Compact"/>
        <w:numPr>
          <w:ilvl w:val="0"/>
          <w:numId w:val="1006"/>
        </w:numPr>
      </w:pPr>
      <w:r>
        <w:t xml:space="preserve">Give labs and code exercises in both R and Python, side by side.</w:t>
      </w:r>
    </w:p>
    <w:p>
      <w:pPr>
        <w:pStyle w:val="Compact"/>
        <w:numPr>
          <w:ilvl w:val="0"/>
          <w:numId w:val="1006"/>
        </w:numPr>
      </w:pPr>
      <w:r>
        <w:t xml:space="preserve">Write the R code with</w:t>
      </w:r>
      <w:r>
        <w:t xml:space="preserve"> </w:t>
      </w:r>
      <w:hyperlink r:id="rId24">
        <w:r>
          <w:rPr>
            <w:rStyle w:val="Hyperlink"/>
          </w:rPr>
          <w:t xml:space="preserve">tidymodels</w:t>
        </w:r>
      </w:hyperlink>
      <w:r>
        <w:t xml:space="preserve">,</w:t>
      </w:r>
      <w:r>
        <w:t xml:space="preserve"> </w:t>
      </w:r>
      <w:r>
        <w:t xml:space="preserve">or show tidymodels and base R side by side.</w:t>
      </w:r>
      <w:r>
        <w:t xml:space="preserve"> </w:t>
      </w:r>
      <w:r>
        <w:t xml:space="preserve">Do not give base R alone.</w:t>
      </w:r>
      <w:r>
        <w:t xml:space="preserve"> </w:t>
      </w:r>
      <w:hyperlink r:id="rId25">
        <w:r>
          <w:rPr>
            <w:rStyle w:val="Hyperlink"/>
          </w:rPr>
          <w:t xml:space="preserve">ISLR-tidymodels-labs</w:t>
        </w:r>
      </w:hyperlink>
      <w:r>
        <w:t xml:space="preserve"> </w:t>
      </w:r>
      <w:r>
        <w:t xml:space="preserve">shows the style.</w:t>
      </w:r>
    </w:p>
    <w:p>
      <w:pPr>
        <w:pStyle w:val="Compact"/>
        <w:numPr>
          <w:ilvl w:val="0"/>
          <w:numId w:val="1006"/>
        </w:numPr>
      </w:pPr>
      <w:r>
        <w:t xml:space="preserve">When a lab follows a textbook’s lab, use the book’s exercises, data and fitting functions,</w:t>
      </w:r>
      <w:r>
        <w:t xml:space="preserve"> </w:t>
      </w:r>
      <w:r>
        <w:t xml:space="preserve">in the book’s order.</w:t>
      </w:r>
      <w:r>
        <w:t xml:space="preserve"> </w:t>
      </w:r>
      <w:r>
        <w:t xml:space="preserve">For the ISL labs, fit Python models with</w:t>
      </w:r>
      <w:r>
        <w:t xml:space="preserve"> </w:t>
      </w:r>
      <w:r>
        <w:rPr>
          <w:rStyle w:val="VerbatimChar"/>
        </w:rPr>
        <w:t xml:space="preserve">statsmodels</w:t>
      </w:r>
      <w:r>
        <w:t xml:space="preserve">’</w:t>
      </w:r>
      <w:r>
        <w:t xml:space="preserve"> </w:t>
      </w:r>
      <w:r>
        <w:rPr>
          <w:rStyle w:val="VerbatimChar"/>
        </w:rPr>
        <w:t xml:space="preserve">sm.OLS</w:t>
      </w:r>
      <w:r>
        <w:t xml:space="preserve">, as</w:t>
      </w:r>
      <w:r>
        <w:t xml:space="preserve"> </w:t>
      </w:r>
      <w:hyperlink r:id="rId26">
        <w:r>
          <w:rPr>
            <w:rStyle w:val="Hyperlink"/>
          </w:rPr>
          <w:t xml:space="preserve">ISLP_labs</w:t>
        </w:r>
      </w:hyperlink>
      <w:r>
        <w:t xml:space="preserve"> </w:t>
      </w:r>
      <w:r>
        <w:t xml:space="preserve">does.</w:t>
      </w:r>
      <w:r>
        <w:t xml:space="preserve"> </w:t>
      </w:r>
      <w:r>
        <w:t xml:space="preserve">If an exercise departs from the book, say why in the lab.</w:t>
      </w:r>
    </w:p>
    <w:p>
      <w:pPr>
        <w:pStyle w:val="Compact"/>
        <w:numPr>
          <w:ilvl w:val="0"/>
          <w:numId w:val="1006"/>
        </w:numPr>
      </w:pPr>
      <w:r>
        <w:t xml:space="preserve">Never throw away an exercise you replace.</w:t>
      </w:r>
      <w:r>
        <w:t xml:space="preserve"> </w:t>
      </w:r>
      <w:r>
        <w:t xml:space="preserve">Either keep both exercises,</w:t>
      </w:r>
      <w:r>
        <w:t xml:space="preserve"> </w:t>
      </w:r>
      <w:r>
        <w:t xml:space="preserve">or keep the replaced one as an outtake:</w:t>
      </w:r>
      <w:r>
        <w:t xml:space="preserve"> </w:t>
      </w:r>
      <w:r>
        <w:t xml:space="preserve">leave its file in place and stop including it.</w:t>
      </w:r>
    </w:p>
    <w:p>
      <w:pPr>
        <w:pStyle w:val="Compact"/>
        <w:numPr>
          <w:ilvl w:val="0"/>
          <w:numId w:val="1006"/>
        </w:numPr>
      </w:pPr>
      <w:r>
        <w:t xml:space="preserve">Tell students where to get the data.</w:t>
      </w:r>
    </w:p>
    <w:p>
      <w:pPr>
        <w:pStyle w:val="Compact"/>
        <w:numPr>
          <w:ilvl w:val="0"/>
          <w:numId w:val="1006"/>
        </w:numPr>
      </w:pPr>
      <w:r>
        <w:t xml:space="preserve">Point students only to places they can open.</w:t>
      </w:r>
      <w:r>
        <w:t xml:space="preserve"> </w:t>
      </w:r>
      <w:r>
        <w:t xml:space="preserve">Students read a course’s published site, not its repository,</w:t>
      </w:r>
      <w:r>
        <w:t xml:space="preserve"> </w:t>
      </w:r>
      <w:r>
        <w:t xml:space="preserve">which is often private.</w:t>
      </w:r>
      <w:r>
        <w:t xml:space="preserve"> </w:t>
      </w:r>
      <w:r>
        <w:t xml:space="preserve">So never send them to a file in the repository,</w:t>
      </w:r>
      <w:r>
        <w:t xml:space="preserve"> </w:t>
      </w:r>
      <w:r>
        <w:t xml:space="preserve">to a</w:t>
      </w:r>
      <w:r>
        <w:t xml:space="preserve"> </w:t>
      </w:r>
      <w:r>
        <w:rPr>
          <w:rStyle w:val="VerbatimChar"/>
        </w:rPr>
        <w:t xml:space="preserve">github.com</w:t>
      </w:r>
      <w:r>
        <w:t xml:space="preserve"> </w:t>
      </w:r>
      <w:r>
        <w:t xml:space="preserve">link into a private repository,</w:t>
      </w:r>
      <w:r>
        <w:t xml:space="preserve"> </w:t>
      </w:r>
      <w:r>
        <w:t xml:space="preserve">or to</w:t>
      </w:r>
      <w:r>
        <w:t xml:space="preserve"> </w:t>
      </w:r>
      <w:r>
        <w:t xml:space="preserve">“the copy in this repository”</w:t>
      </w:r>
      <w:r>
        <w:t xml:space="preserve">.</w:t>
      </w:r>
      <w:r>
        <w:t xml:space="preserve"> </w:t>
      </w:r>
      <w:r>
        <w:t xml:space="preserve">Link a data file from the published site,</w:t>
      </w:r>
      <w:r>
        <w:t xml:space="preserve"> </w:t>
      </w:r>
      <w:r>
        <w:t xml:space="preserve">from a public repository or package,</w:t>
      </w:r>
      <w:r>
        <w:t xml:space="preserve"> </w:t>
      </w:r>
      <w:r>
        <w:t xml:space="preserve">or from the data’s original public source.</w:t>
      </w:r>
    </w:p>
    <w:p>
      <w:pPr>
        <w:pStyle w:val="Compact"/>
        <w:numPr>
          <w:ilvl w:val="0"/>
          <w:numId w:val="1006"/>
        </w:numPr>
      </w:pPr>
      <w:r>
        <w:t xml:space="preserve">Do not assume that students own a laptop.</w:t>
      </w:r>
      <w:r>
        <w:t xml:space="preserve"> </w:t>
      </w:r>
      <w:r>
        <w:t xml:space="preserve">Assume only that they can use some computer,</w:t>
      </w:r>
      <w:r>
        <w:t xml:space="preserve"> </w:t>
      </w:r>
      <w:r>
        <w:t xml:space="preserve">so setup steps must work on a shared or hosted machine.</w:t>
      </w:r>
    </w:p>
    <w:bookmarkEnd w:id="27"/>
    <w:bookmarkStart w:id="36" w:name="present-r-results-with-modern-packages"/>
    <w:p>
      <w:pPr>
        <w:pStyle w:val="Heading2"/>
      </w:pPr>
      <w:r>
        <w:t xml:space="preserve">10 Present R results with modern packages</w:t>
      </w:r>
    </w:p>
    <w:p>
      <w:pPr>
        <w:pStyle w:val="FirstParagraph"/>
      </w:pPr>
      <w:r>
        <w:t xml:space="preserve">This rule applies to all R code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07"/>
        </w:numPr>
      </w:pPr>
      <w:r>
        <w:t xml:space="preserve">Even when you fit a model with a base R function such as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glm()</w:t>
      </w:r>
      <w:r>
        <w:t xml:space="preserve">,</w:t>
      </w:r>
      <w:r>
        <w:t xml:space="preserve"> </w:t>
      </w:r>
      <w:r>
        <w:t xml:space="preserve">show its results with modern packages, not with base R output.</w:t>
      </w:r>
    </w:p>
    <w:p>
      <w:pPr>
        <w:pStyle w:val="Compact"/>
        <w:numPr>
          <w:ilvl w:val="0"/>
          <w:numId w:val="1007"/>
        </w:numPr>
      </w:pPr>
      <w:r>
        <w:t xml:space="preserve">Show coefficient tables with</w:t>
      </w:r>
      <w:r>
        <w:t xml:space="preserve"> </w:t>
      </w:r>
      <w:hyperlink r:id="rId28">
        <w:r>
          <w:rPr>
            <w:rStyle w:val="Hyperlink"/>
          </w:rPr>
          <w:t xml:space="preserve">parameters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parameters() |&gt; print_md()</w:t>
      </w:r>
      <w:r>
        <w:t xml:space="preserve">)</w:t>
      </w:r>
      <w:r>
        <w:t xml:space="preserve"> </w:t>
      </w:r>
      <w:r>
        <w:t xml:space="preserve">or</w:t>
      </w:r>
      <w:r>
        <w:t xml:space="preserve"> </w:t>
      </w:r>
      <w:hyperlink r:id="rId29">
        <w:r>
          <w:rPr>
            <w:rStyle w:val="Hyperlink"/>
          </w:rPr>
          <w:t xml:space="preserve">gtsummary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tbl_regression()</w:t>
      </w:r>
      <w:r>
        <w:t xml:space="preserve">),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coef(summary())</w:t>
      </w:r>
      <w:r>
        <w:t xml:space="preserve"> </w:t>
      </w:r>
      <w:r>
        <w:t xml:space="preserve">printouts.</w:t>
      </w:r>
    </w:p>
    <w:p>
      <w:pPr>
        <w:pStyle w:val="Compact"/>
        <w:numPr>
          <w:ilvl w:val="0"/>
          <w:numId w:val="1007"/>
        </w:numPr>
      </w:pPr>
      <w:r>
        <w:t xml:space="preserve">Draw figures with</w:t>
      </w:r>
      <w:r>
        <w:t xml:space="preserve"> </w:t>
      </w:r>
      <w:hyperlink r:id="rId30">
        <w:r>
          <w:rPr>
            <w:rStyle w:val="Hyperlink"/>
          </w:rPr>
          <w:t xml:space="preserve">ggplot2</w:t>
        </w:r>
      </w:hyperlink>
      <w:r>
        <w:t xml:space="preserve">,</w:t>
      </w:r>
      <w:r>
        <w:t xml:space="preserve"> </w:t>
      </w:r>
      <w:r>
        <w:t xml:space="preserve">not with base graphics such as</w:t>
      </w:r>
      <w:r>
        <w:t xml:space="preserve"> </w:t>
      </w:r>
      <w:r>
        <w:rPr>
          <w:rStyle w:val="VerbatimChar"/>
        </w:rPr>
        <w:t xml:space="preserve">plot()</w:t>
      </w:r>
      <w:r>
        <w:t xml:space="preserve">,</w:t>
      </w:r>
      <w:r>
        <w:t xml:space="preserve"> </w:t>
      </w:r>
      <w:r>
        <w:rPr>
          <w:rStyle w:val="VerbatimChar"/>
        </w:rPr>
        <w:t xml:space="preserve">lines()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abline()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Draw model plots with packages built on ggplot2:</w:t>
      </w:r>
      <w:r>
        <w:t xml:space="preserve"> </w:t>
      </w:r>
      <w:hyperlink r:id="rId31">
        <w:r>
          <w:rPr>
            <w:rStyle w:val="Hyperlink"/>
          </w:rPr>
          <w:t xml:space="preserve">sjPlot</w:t>
        </w:r>
      </w:hyperlink>
      <w:r>
        <w:t xml:space="preserve"> </w:t>
      </w:r>
      <w:r>
        <w:t xml:space="preserve">or</w:t>
      </w:r>
      <w:r>
        <w:t xml:space="preserve"> </w:t>
      </w:r>
      <w:hyperlink r:id="rId32">
        <w:r>
          <w:rPr>
            <w:rStyle w:val="Hyperlink"/>
          </w:rPr>
          <w:t xml:space="preserve">ggeffects</w:t>
        </w:r>
      </w:hyperlink>
      <w:r>
        <w:t xml:space="preserve"> </w:t>
      </w:r>
      <w:r>
        <w:t xml:space="preserve">for predictions,</w:t>
      </w:r>
      <w:r>
        <w:t xml:space="preserve"> </w:t>
      </w:r>
      <w:r>
        <w:t xml:space="preserve">and</w:t>
      </w:r>
      <w:r>
        <w:t xml:space="preserve"> </w:t>
      </w:r>
      <w:hyperlink r:id="rId33">
        <w:r>
          <w:rPr>
            <w:rStyle w:val="Hyperlink"/>
          </w:rPr>
          <w:t xml:space="preserve">performance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check_model()</w:t>
      </w:r>
      <w:r>
        <w:t xml:space="preserve"> </w:t>
      </w:r>
      <w:r>
        <w:t xml:space="preserve">for diagnostic plots.</w:t>
      </w:r>
    </w:p>
    <w:p>
      <w:pPr>
        <w:pStyle w:val="Compact"/>
        <w:numPr>
          <w:ilvl w:val="0"/>
          <w:numId w:val="1007"/>
        </w:numPr>
      </w:pPr>
      <w:r>
        <w:t xml:space="preserve">Show model fit statistics with performance’s</w:t>
      </w:r>
      <w:r>
        <w:t xml:space="preserve"> </w:t>
      </w:r>
      <w:r>
        <w:rPr>
          <w:rStyle w:val="VerbatimChar"/>
        </w:rPr>
        <w:t xml:space="preserve">model_performance()</w:t>
      </w:r>
      <w:r>
        <w:t xml:space="preserve"> </w:t>
      </w:r>
      <w:r>
        <w:t xml:space="preserve">or</w:t>
      </w:r>
      <w:r>
        <w:t xml:space="preserve"> </w:t>
      </w:r>
      <w:hyperlink r:id="rId34">
        <w:r>
          <w:rPr>
            <w:rStyle w:val="Hyperlink"/>
          </w:rPr>
          <w:t xml:space="preserve">broom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glance()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Ezra’s</w:t>
      </w:r>
      <w:r>
        <w:t xml:space="preserve"> </w:t>
      </w:r>
      <w:hyperlink r:id="rId35">
        <w:r>
          <w:rPr>
            <w:rStyle w:val="Hyperlink"/>
          </w:rPr>
          <w:t xml:space="preserve">rme</w:t>
        </w:r>
      </w:hyperlink>
      <w:r>
        <w:t xml:space="preserve"> </w:t>
      </w:r>
      <w:r>
        <w:t xml:space="preserve">notes show the style.</w:t>
      </w:r>
    </w:p>
    <w:bookmarkEnd w:id="36"/>
    <w:bookmarkStart w:id="40" w:name="manipulate-data-with-dplyr-not-base-r"/>
    <w:p>
      <w:pPr>
        <w:pStyle w:val="Heading2"/>
      </w:pPr>
      <w:r>
        <w:t xml:space="preserve">11 Manipulate data with dplyr, not base R</w:t>
      </w:r>
    </w:p>
    <w:p>
      <w:pPr>
        <w:pStyle w:val="FirstParagraph"/>
      </w:pPr>
      <w:r>
        <w:t xml:space="preserve">This rule applies to all R code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08"/>
        </w:numPr>
      </w:pPr>
      <w:r>
        <w:t xml:space="preserve">Select columns with</w:t>
      </w:r>
      <w:r>
        <w:t xml:space="preserve"> </w:t>
      </w:r>
      <w:hyperlink r:id="rId37">
        <w:r>
          <w:rPr>
            <w:rStyle w:val="Hyperlink"/>
          </w:rPr>
          <w:t xml:space="preserve">dplyr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select()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df[, c("a", "b")]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df[c("a", "b")]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Filter rows with</w:t>
      </w:r>
      <w:r>
        <w:t xml:space="preserve"> </w:t>
      </w:r>
      <w:r>
        <w:rPr>
          <w:rStyle w:val="VerbatimChar"/>
        </w:rPr>
        <w:t xml:space="preserve">filter()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df[df$x &gt; 0, 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subset()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Add or change columns with</w:t>
      </w:r>
      <w:r>
        <w:t xml:space="preserve"> </w:t>
      </w:r>
      <w:r>
        <w:rPr>
          <w:rStyle w:val="VerbatimChar"/>
        </w:rPr>
        <w:t xml:space="preserve">mutate()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df$new &lt;- ...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Drop rows with missing values with</w:t>
      </w:r>
      <w:r>
        <w:t xml:space="preserve"> </w:t>
      </w:r>
      <w:hyperlink r:id="rId38">
        <w:r>
          <w:rPr>
            <w:rStyle w:val="Hyperlink"/>
          </w:rPr>
          <w:t xml:space="preserve">tidyr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drop_na()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df[complete.cases(df), ]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Stack data frames with</w:t>
      </w:r>
      <w:r>
        <w:t xml:space="preserve"> </w:t>
      </w:r>
      <w:r>
        <w:rPr>
          <w:rStyle w:val="VerbatimChar"/>
        </w:rPr>
        <w:t xml:space="preserve">bind_rows()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rbind()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Build data frames with</w:t>
      </w:r>
      <w:r>
        <w:t xml:space="preserve"> </w:t>
      </w:r>
      <w:hyperlink r:id="rId39">
        <w:r>
          <w:rPr>
            <w:rStyle w:val="Hyperlink"/>
          </w:rPr>
          <w:t xml:space="preserve">tibble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tibble()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data.frame()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Chain steps with the native pipe</w:t>
      </w:r>
      <w:r>
        <w:t xml:space="preserve"> </w:t>
      </w:r>
      <w:r>
        <w:rPr>
          <w:rStyle w:val="VerbatimChar"/>
        </w:rPr>
        <w:t xml:space="preserve">|&gt;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Do not nest function calls.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tibble(x, y) |&gt; pander()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pander(tibble(x, y))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sizes |&gt; lapply(f) |&gt; bind_rows()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bind_rows(lapply(sizes, f))</w:t>
      </w:r>
      <w:r>
        <w:t xml:space="preserve">.</w:t>
      </w:r>
      <w:r>
        <w:t xml:space="preserve"> </w:t>
      </w:r>
      <w:r>
        <w:t xml:space="preserve">Give a call that would sit inside an argument,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data = filter(df, train)</w:t>
      </w:r>
      <w:r>
        <w:t xml:space="preserve"> </w:t>
      </w:r>
      <w:r>
        <w:t xml:space="preserve">in a model call, a name on its own line first.</w:t>
      </w:r>
    </w:p>
    <w:p>
      <w:pPr>
        <w:pStyle w:val="Compact"/>
        <w:numPr>
          <w:ilvl w:val="0"/>
          <w:numId w:val="1008"/>
        </w:numPr>
      </w:pPr>
      <w:r>
        <w:t xml:space="preserve">Reading one value out of a data frame for inline code is fine,</w:t>
      </w:r>
      <w:r>
        <w:t xml:space="preserve"> </w:t>
      </w:r>
      <w:r>
        <w:t xml:space="preserve">as is indexing a matrix or a vector.</w:t>
      </w:r>
      <w:r>
        <w:t xml:space="preserve"> </w:t>
      </w:r>
      <w:r>
        <w:t xml:space="preserve">The rule is about selecting, filtering and building data frames.</w:t>
      </w:r>
    </w:p>
    <w:bookmarkEnd w:id="40"/>
    <w:bookmarkStart w:id="42" w:name="X2bc6121e3a2f39a37d8a6591d77df16bd22bd0b"/>
    <w:p>
      <w:pPr>
        <w:pStyle w:val="Heading2"/>
      </w:pPr>
      <w:r>
        <w:t xml:space="preserve">12 Include code from files instead of copying it</w:t>
      </w:r>
    </w:p>
    <w:p>
      <w:pPr>
        <w:pStyle w:val="FirstParagraph"/>
      </w:pPr>
      <w:r>
        <w:t xml:space="preserve">This rule applies to code that appears in more than one place in teaching materials.</w:t>
      </w:r>
    </w:p>
    <w:p>
      <w:pPr>
        <w:pStyle w:val="Compact"/>
        <w:numPr>
          <w:ilvl w:val="0"/>
          <w:numId w:val="1009"/>
        </w:numPr>
      </w:pPr>
      <w:r>
        <w:t xml:space="preserve">When the same code appears in several pages, or in a page and a script,</w:t>
      </w:r>
      <w:r>
        <w:t xml:space="preserve"> </w:t>
      </w:r>
      <w:r>
        <w:t xml:space="preserve">keep one source file and include it where it is shown.</w:t>
      </w:r>
      <w:r>
        <w:t xml:space="preserve"> </w:t>
      </w:r>
      <w:r>
        <w:t xml:space="preserve">A copy in each place drifts when one copy is fixed and the others are not</w:t>
      </w:r>
      <w:r>
        <w:t xml:space="preserve"> </w:t>
      </w:r>
      <w:r>
        <w:t xml:space="preserve">(see</w:t>
      </w:r>
      <w:r>
        <w:t xml:space="preserve"> </w:t>
      </w:r>
      <w:hyperlink w:anchor="reuse-one-written-version-of-each-result">
        <w:r>
          <w:rPr>
            <w:rStyle w:val="Hyperlink"/>
          </w:rPr>
          <w:t xml:space="preserve">Reuse one written version of each result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w:r>
        <w:t xml:space="preserve">Code that the page runs should be an executed chunk, as above.</w:t>
      </w:r>
      <w:r>
        <w:t xml:space="preserve"> </w:t>
      </w:r>
      <w:r>
        <w:t xml:space="preserve">For code that is displayed but not executed on the page,</w:t>
      </w:r>
      <w:r>
        <w:t xml:space="preserve"> </w:t>
      </w:r>
      <w:r>
        <w:t xml:space="preserve">such as a standalone script or a configuration file,</w:t>
      </w:r>
      <w:r>
        <w:t xml:space="preserve"> </w:t>
      </w:r>
      <w:r>
        <w:t xml:space="preserve">Quarto’s</w:t>
      </w:r>
      <w:r>
        <w:t xml:space="preserve"> </w:t>
      </w:r>
      <w:hyperlink r:id="rId41">
        <w:r>
          <w:rPr>
            <w:rStyle w:val="Hyperlink"/>
          </w:rPr>
          <w:t xml:space="preserve">include-code-files</w:t>
        </w:r>
      </w:hyperlink>
      <w:r>
        <w:t xml:space="preserve"> </w:t>
      </w:r>
      <w:r>
        <w:t xml:space="preserve">extension</w:t>
      </w:r>
      <w:r>
        <w:t xml:space="preserve"> </w:t>
      </w:r>
      <w:r>
        <w:t xml:space="preserve">fills a code block from a file.</w:t>
      </w:r>
      <w:r>
        <w:t xml:space="preserve"> </w:t>
      </w:r>
      <w:r>
        <w:t xml:space="preserve">Add</w:t>
      </w:r>
      <w:r>
        <w:t xml:space="preserve"> </w:t>
      </w:r>
      <w:r>
        <w:rPr>
          <w:rStyle w:val="VerbatimChar"/>
        </w:rPr>
        <w:t xml:space="preserve">filters: [include-code-files]</w:t>
      </w:r>
      <w:r>
        <w:t xml:space="preserve"> </w:t>
      </w:r>
      <w:r>
        <w:t xml:space="preserve">to the front matter,</w:t>
      </w:r>
      <w:r>
        <w:t xml:space="preserve"> </w:t>
      </w:r>
      <w:r>
        <w:t xml:space="preserve">then write a code block with an</w:t>
      </w:r>
      <w:r>
        <w:t xml:space="preserve"> </w:t>
      </w:r>
      <w:r>
        <w:rPr>
          <w:rStyle w:val="VerbatimChar"/>
        </w:rPr>
        <w:t xml:space="preserve">include</w:t>
      </w:r>
      <w:r>
        <w:t xml:space="preserve"> </w:t>
      </w:r>
      <w:r>
        <w:t xml:space="preserve">attribute,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```{.python include="script.py"}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The extension also takes</w:t>
      </w:r>
      <w:r>
        <w:t xml:space="preserve"> </w:t>
      </w:r>
      <w:r>
        <w:rPr>
          <w:rStyle w:val="VerbatimChar"/>
        </w:rPr>
        <w:t xml:space="preserve">start-line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end-line</w:t>
      </w:r>
      <w:r>
        <w:t xml:space="preserve">, to show part of a file.</w:t>
      </w:r>
      <w:r>
        <w:t xml:space="preserve"> </w:t>
      </w:r>
      <w:r>
        <w:t xml:space="preserve">Prefer a range that names the lines you want over a copy of those lines.</w:t>
      </w:r>
    </w:p>
    <w:p>
      <w:pPr>
        <w:pStyle w:val="Compact"/>
        <w:numPr>
          <w:ilvl w:val="0"/>
          <w:numId w:val="1009"/>
        </w:numPr>
      </w:pPr>
      <w:r>
        <w:t xml:space="preserve">The extension is a new dependency of the site:</w:t>
      </w:r>
      <w:r>
        <w:t xml:space="preserve"> </w:t>
      </w:r>
      <w:r>
        <w:t xml:space="preserve">install it with</w:t>
      </w:r>
      <w:r>
        <w:t xml:space="preserve"> </w:t>
      </w:r>
      <w:r>
        <w:rPr>
          <w:rStyle w:val="VerbatimChar"/>
        </w:rPr>
        <w:t xml:space="preserve">quarto add quarto-ext/include-code-files</w:t>
      </w:r>
      <w:r>
        <w:t xml:space="preserve">,</w:t>
      </w:r>
      <w:r>
        <w:t xml:space="preserve"> </w:t>
      </w:r>
      <w:r>
        <w:t xml:space="preserve">and commit the</w:t>
      </w:r>
      <w:r>
        <w:t xml:space="preserve"> </w:t>
      </w:r>
      <w:r>
        <w:rPr>
          <w:rStyle w:val="VerbatimChar"/>
        </w:rPr>
        <w:t xml:space="preserve">_extensions</w:t>
      </w:r>
      <w:r>
        <w:t xml:space="preserve"> </w:t>
      </w:r>
      <w:r>
        <w:t xml:space="preserve">directory it creates.</w:t>
      </w:r>
    </w:p>
    <w:bookmarkEnd w:id="42"/>
    <w:bookmarkStart w:id="43" w:name="X7c0de8eaf50a5b2644eabf66f1f9b734b8a4a71"/>
    <w:p>
      <w:pPr>
        <w:pStyle w:val="Heading2"/>
      </w:pPr>
      <w:r>
        <w:t xml:space="preserve">13 Comment every code chunk to say what and why</w:t>
      </w:r>
    </w:p>
    <w:p>
      <w:pPr>
        <w:pStyle w:val="FirstParagraph"/>
      </w:pPr>
      <w:r>
        <w:t xml:space="preserve">This rule applies to all reader-facing code in teaching materials,</w:t>
      </w:r>
      <w:r>
        <w:t xml:space="preserve"> </w:t>
      </w:r>
      <w:r>
        <w:t xml:space="preserve">in every course and every teaching repository, in every language.</w:t>
      </w:r>
    </w:p>
    <w:p>
      <w:pPr>
        <w:pStyle w:val="Compact"/>
        <w:numPr>
          <w:ilvl w:val="0"/>
          <w:numId w:val="1010"/>
        </w:numPr>
      </w:pPr>
      <w:r>
        <w:t xml:space="preserve">Put comments in each code chunk that explain both</w:t>
      </w:r>
      <w:r>
        <w:t xml:space="preserve"> </w:t>
      </w:r>
      <w:r>
        <w:t xml:space="preserve">what the code is doing and why it does it.</w:t>
      </w:r>
    </w:p>
    <w:p>
      <w:pPr>
        <w:pStyle w:val="Compact"/>
        <w:numPr>
          <w:ilvl w:val="0"/>
          <w:numId w:val="1010"/>
        </w:numPr>
      </w:pPr>
      <w:r>
        <w:t xml:space="preserve">Leave out a comment that would give away the solution in an exercise prompt.</w:t>
      </w:r>
      <w:r>
        <w:t xml:space="preserve"> </w:t>
      </w:r>
      <w:r>
        <w:t xml:space="preserve">Add the comments to the solution’s code instead.</w:t>
      </w:r>
    </w:p>
    <w:p>
      <w:pPr>
        <w:pStyle w:val="Compact"/>
        <w:numPr>
          <w:ilvl w:val="0"/>
          <w:numId w:val="1010"/>
        </w:numPr>
      </w:pPr>
      <w:r>
        <w:t xml:space="preserve">A comment that only restates the code, such as</w:t>
      </w:r>
      <w:r>
        <w:t xml:space="preserve"> </w:t>
      </w:r>
      <w:r>
        <w:rPr>
          <w:rStyle w:val="VerbatimChar"/>
        </w:rPr>
        <w:t xml:space="preserve"># add 1 to x</w:t>
      </w:r>
      <w:r>
        <w:t xml:space="preserve"> </w:t>
      </w:r>
      <w:r>
        <w:t xml:space="preserve">above</w:t>
      </w:r>
      <w:r>
        <w:t xml:space="preserve"> </w:t>
      </w:r>
      <w:r>
        <w:rPr>
          <w:rStyle w:val="VerbatimChar"/>
        </w:rPr>
        <w:t xml:space="preserve">x &lt;- x + 1</w:t>
      </w:r>
      <w:r>
        <w:t xml:space="preserve">,</w:t>
      </w:r>
      <w:r>
        <w:t xml:space="preserve"> </w:t>
      </w:r>
      <w:r>
        <w:t xml:space="preserve">gives the</w:t>
      </w:r>
      <w:r>
        <w:t xml:space="preserve"> </w:t>
      </w:r>
      <w:r>
        <w:rPr>
          <w:i/>
          <w:iCs/>
        </w:rPr>
        <w:t xml:space="preserve">what</w:t>
      </w:r>
      <w:r>
        <w:t xml:space="preserve"> </w:t>
      </w:r>
      <w:r>
        <w:t xml:space="preserve">without the</w:t>
      </w:r>
      <w:r>
        <w:t xml:space="preserve"> </w:t>
      </w:r>
      <w:r>
        <w:rPr>
          <w:i/>
          <w:iCs/>
        </w:rPr>
        <w:t xml:space="preserve">why</w:t>
      </w:r>
      <w:r>
        <w:t xml:space="preserve">.</w:t>
      </w:r>
      <w:r>
        <w:t xml:space="preserve"> </w:t>
      </w:r>
      <w:r>
        <w:t xml:space="preserve">Say what the step accomplishes and why the analysis needs it,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# center age so the intercept is the mean outcome at the average age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Comment each step that a student could not reconstruct from its name,</w:t>
      </w:r>
      <w:r>
        <w:t xml:space="preserve"> </w:t>
      </w:r>
      <w:r>
        <w:t xml:space="preserve">such as a transformation, a modeling choice, a tuning value or a random seed.</w:t>
      </w:r>
    </w:p>
    <w:bookmarkEnd w:id="43"/>
    <w:bookmarkStart w:id="44" w:name="Xffa5a3357c8672d830c88e1e58a0ef107550647"/>
    <w:p>
      <w:pPr>
        <w:pStyle w:val="Heading2"/>
      </w:pPr>
      <w:r>
        <w:t xml:space="preserve">14 Introduce every function in a programming primer</w:t>
      </w:r>
    </w:p>
    <w:p>
      <w:pPr>
        <w:pStyle w:val="FirstParagraph"/>
      </w:pPr>
      <w:r>
        <w:t xml:space="preserve">This rule applies to all teaching materials that run code,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11"/>
        </w:numPr>
      </w:pPr>
      <w:r>
        <w:t xml:space="preserve">Give the course a programming primer that introduces each package function the course’s chapters call.</w:t>
      </w:r>
      <w:r>
        <w:t xml:space="preserve"> </w:t>
      </w:r>
      <w:r>
        <w:t xml:space="preserve">A student meets the function there first, in a short note, a worked example and an exercise,</w:t>
      </w:r>
      <w:r>
        <w:t xml:space="preserve"> </w:t>
      </w:r>
      <w:r>
        <w:t xml:space="preserve">and then sees it used in the chapters.</w:t>
      </w:r>
    </w:p>
    <w:p>
      <w:pPr>
        <w:pStyle w:val="Compact"/>
        <w:numPr>
          <w:ilvl w:val="0"/>
          <w:numId w:val="1011"/>
        </w:numPr>
      </w:pPr>
      <w:r>
        <w:t xml:space="preserve">Keep the primer complete by computing the list of functions, not by remembering it.</w:t>
      </w:r>
      <w:r>
        <w:t xml:space="preserve"> </w:t>
      </w:r>
      <w:r>
        <w:t xml:space="preserve">Scan the code chunks of the chapters for the functions they call,</w:t>
      </w:r>
      <w:r>
        <w:t xml:space="preserve"> </w:t>
      </w:r>
      <w:r>
        <w:t xml:space="preserve">and compare the list with the functions the primer mentions.</w:t>
      </w:r>
      <w:r>
        <w:t xml:space="preserve"> </w:t>
      </w:r>
      <w:r>
        <w:t xml:space="preserve">Run the scan when a chapter adds a function, and again before a term starts.</w:t>
      </w:r>
    </w:p>
    <w:p>
      <w:pPr>
        <w:pStyle w:val="Compact"/>
        <w:numPr>
          <w:ilvl w:val="0"/>
          <w:numId w:val="1011"/>
        </w:numPr>
      </w:pPr>
      <w:r>
        <w:t xml:space="preserve">Add the missing functions in separate pull requests, one per package.</w:t>
      </w:r>
      <w:r>
        <w:t xml:space="preserve"> </w:t>
      </w:r>
      <w:r>
        <w:t xml:space="preserve">A pull request that adds a function to a chapter adds it to the primer too,</w:t>
      </w:r>
      <w:r>
        <w:t xml:space="preserve"> </w:t>
      </w:r>
      <w:r>
        <w:t xml:space="preserve">or links the primer entry that already introduces it.</w:t>
      </w:r>
    </w:p>
    <w:p>
      <w:pPr>
        <w:pStyle w:val="Compact"/>
        <w:numPr>
          <w:ilvl w:val="0"/>
          <w:numId w:val="1011"/>
        </w:numPr>
      </w:pPr>
      <w:r>
        <w:t xml:space="preserve">Functions that a chapter defines for itself are not package functions.</w:t>
      </w:r>
      <w:r>
        <w:t xml:space="preserve"> </w:t>
      </w:r>
      <w:r>
        <w:t xml:space="preserve">A chapter introduces those where it defines them.</w:t>
      </w:r>
    </w:p>
    <w:bookmarkEnd w:id="44"/>
    <w:bookmarkStart w:id="45" w:name="make-figures-accessible"/>
    <w:p>
      <w:pPr>
        <w:pStyle w:val="Heading2"/>
      </w:pPr>
      <w:r>
        <w:t xml:space="preserve">15 Make figures accessible</w:t>
      </w:r>
    </w:p>
    <w:p>
      <w:pPr>
        <w:pStyle w:val="Compact"/>
        <w:numPr>
          <w:ilvl w:val="0"/>
          <w:numId w:val="1012"/>
        </w:numPr>
      </w:pPr>
      <w:r>
        <w:t xml:space="preserve">Wrap each figure, including an interactive one, in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div with a caption.</w:t>
      </w:r>
    </w:p>
    <w:p>
      <w:pPr>
        <w:pStyle w:val="Compact"/>
        <w:numPr>
          <w:ilvl w:val="0"/>
          <w:numId w:val="1012"/>
        </w:numPr>
      </w:pPr>
      <w:r>
        <w:t xml:space="preserve">Give every plot alt text.</w:t>
      </w:r>
      <w:r>
        <w:t xml:space="preserve"> </w:t>
      </w:r>
      <w:r>
        <w:t xml:space="preserve">For Observable Plot, set</w:t>
      </w:r>
      <w:r>
        <w:t xml:space="preserve"> </w:t>
      </w:r>
      <w:r>
        <w:rPr>
          <w:rStyle w:val="VerbatimChar"/>
        </w:rPr>
        <w:t xml:space="preserve">ariaLabel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Show the code that makes each figure, and let readers fold it away.</w:t>
      </w:r>
      <w:r>
        <w:t xml:space="preserve"> </w:t>
      </w:r>
      <w:r>
        <w:t xml:space="preserve">Code folding does nothing for a cell that does not echo its code,</w:t>
      </w:r>
      <w:r>
        <w:t xml:space="preserve"> </w:t>
      </w:r>
      <w:r>
        <w:t xml:space="preserve">so do not set</w:t>
      </w:r>
      <w:r>
        <w:t xml:space="preserve"> </w:t>
      </w:r>
      <w:r>
        <w:rPr>
          <w:rStyle w:val="VerbatimChar"/>
        </w:rPr>
        <w:t xml:space="preserve">echo: false</w:t>
      </w:r>
      <w:r>
        <w:t xml:space="preserve"> </w:t>
      </w:r>
      <w:r>
        <w:t xml:space="preserve">on a cell you want students to read.</w:t>
      </w:r>
    </w:p>
    <w:p>
      <w:pPr>
        <w:pStyle w:val="Compact"/>
        <w:numPr>
          <w:ilvl w:val="0"/>
          <w:numId w:val="1012"/>
        </w:numPr>
      </w:pPr>
      <w:r>
        <w:t xml:space="preserve">Do not cross-reference an interactive figure from prose,</w:t>
      </w:r>
      <w:r>
        <w:t xml:space="preserve"> </w:t>
      </w:r>
      <w:r>
        <w:t xml:space="preserve">because the PDF format renders no figure for it,</w:t>
      </w:r>
      <w:r>
        <w:t xml:space="preserve"> </w:t>
      </w:r>
      <w:r>
        <w:t xml:space="preserve">so the reference has no target there</w:t>
      </w:r>
      <w:r>
        <w:t xml:space="preserve"> </w:t>
      </w:r>
      <w:r>
        <w:t xml:space="preserve">(observed when rendering lecture notes to PDF).</w:t>
      </w:r>
    </w:p>
    <w:bookmarkEnd w:id="45"/>
    <w:bookmarkStart w:id="47" w:name="structure-slides-for-the-reader"/>
    <w:p>
      <w:pPr>
        <w:pStyle w:val="Heading2"/>
      </w:pPr>
      <w:r>
        <w:t xml:space="preserve">16 Structure slides for the reader</w:t>
      </w:r>
    </w:p>
    <w:p>
      <w:pPr>
        <w:pStyle w:val="Compact"/>
        <w:numPr>
          <w:ilvl w:val="0"/>
          <w:numId w:val="1013"/>
        </w:numPr>
      </w:pPr>
      <w:r>
        <w:t xml:space="preserve">Check the rendered slides, not only the web page.</w:t>
      </w:r>
      <w:r>
        <w:t xml:space="preserve"> </w:t>
      </w:r>
      <w:r>
        <w:t xml:space="preserve">Slides need the same boxes and colors on theorem-type and callout divs</w:t>
      </w:r>
      <w:r>
        <w:t xml:space="preserve"> </w:t>
      </w:r>
      <w:r>
        <w:t xml:space="preserve">that the web page has,</w:t>
      </w:r>
      <w:r>
        <w:t xml:space="preserve"> </w:t>
      </w:r>
      <w:r>
        <w:t xml:space="preserve">so a reader can see where a definition ends and the commentary begins.</w:t>
      </w:r>
    </w:p>
    <w:p>
      <w:pPr>
        <w:pStyle w:val="Compact"/>
        <w:numPr>
          <w:ilvl w:val="0"/>
          <w:numId w:val="1013"/>
        </w:numPr>
      </w:pPr>
      <w:r>
        <w:t xml:space="preserve">Put a list of three or more phrases in a bullet list,</w:t>
      </w:r>
      <w:r>
        <w:t xml:space="preserve"> </w:t>
      </w:r>
      <w:r>
        <w:t xml:space="preserve">as</w:t>
      </w:r>
      <w:r>
        <w:t xml:space="preserve"> </w:t>
      </w:r>
      <w:hyperlink r:id="rId46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13"/>
        </w:numPr>
      </w:pPr>
      <w:r>
        <w:t xml:space="preserve">Put each named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</w:p>
    <w:p>
      <w:pPr>
        <w:pStyle w:val="Compact"/>
        <w:numPr>
          <w:ilvl w:val="0"/>
          <w:numId w:val="1013"/>
        </w:numPr>
      </w:pPr>
      <w:r>
        <w:t xml:space="preserve">Put on a slide only what you want the audience to look at.</w:t>
      </w:r>
      <w:r>
        <w:t xml:space="preserve"> </w:t>
      </w:r>
      <w:r>
        <w:t xml:space="preserve">Put an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 and short commentary in a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div,</w:t>
      </w:r>
      <w:r>
        <w:t xml:space="preserve"> </w:t>
      </w:r>
      <w:r>
        <w:t xml:space="preserve">because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plain text without a box on the web page.</w:t>
      </w:r>
    </w:p>
    <w:p>
      <w:pPr>
        <w:pStyle w:val="Compact"/>
        <w:numPr>
          <w:ilvl w:val="0"/>
          <w:numId w:val="1013"/>
        </w:numPr>
      </w:pPr>
      <w:r>
        <w:t xml:space="preserve">Put a long paragraph of commentary in a remark that is also speaker notes:</w:t>
      </w:r>
      <w:r>
        <w:t xml:space="preserve"> </w:t>
      </w:r>
      <w:r>
        <w:rPr>
          <w:rStyle w:val="VerbatimChar"/>
        </w:rPr>
        <w:t xml:space="preserve">::: {#rem-name .remark .notes}</w:t>
      </w:r>
      <w:r>
        <w:t xml:space="preserve">.</w:t>
      </w:r>
      <w:r>
        <w:t xml:space="preserve"> </w:t>
      </w:r>
      <w:r>
        <w:t xml:space="preserve">Reveal.js shows it only in speaker view, so the audience does not have to read it,</w:t>
      </w:r>
      <w:r>
        <w:t xml:space="preserve"> </w:t>
      </w:r>
      <w:r>
        <w:t xml:space="preserve">and the web page shows it as a boxed remark.</w:t>
      </w:r>
      <w:r>
        <w:t xml:space="preserve"> </w:t>
      </w:r>
      <w:r>
        <w:t xml:space="preserve">Readers who did not attend the lecture use the web page,</w:t>
      </w:r>
      <w:r>
        <w:t xml:space="preserve"> </w:t>
      </w:r>
      <w:r>
        <w:t xml:space="preserve">so nothing is lost, and nothing is said twice.</w:t>
      </w:r>
      <w:r>
        <w:t xml:space="preserve"> </w:t>
      </w:r>
      <w:r>
        <w:t xml:space="preserve">Give a long paragraph a separate short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 only when the slide needs a takeaway to look at.</w:t>
      </w:r>
    </w:p>
    <w:p>
      <w:pPr>
        <w:pStyle w:val="Compact"/>
        <w:numPr>
          <w:ilvl w:val="0"/>
          <w:numId w:val="1013"/>
        </w:numPr>
      </w:pPr>
      <w:r>
        <w:t xml:space="preserve">Add structure only where content has a shape.</w:t>
      </w:r>
      <w:r>
        <w:t xml:space="preserve"> </w:t>
      </w:r>
      <w:r>
        <w:t xml:space="preserve">Do not put a heading over a single item,</w:t>
      </w:r>
      <w:r>
        <w:t xml:space="preserve"> </w:t>
      </w:r>
      <w:r>
        <w:t xml:space="preserve">or over the same topic as the heading just before it.</w:t>
      </w:r>
    </w:p>
    <w:p>
      <w:pPr>
        <w:pStyle w:val="Compact"/>
        <w:numPr>
          <w:ilvl w:val="0"/>
          <w:numId w:val="1013"/>
        </w:numPr>
      </w:pPr>
      <w:r>
        <w:t xml:space="preserve">Keep body text off section and title slides.</w:t>
      </w:r>
      <w:r>
        <w:t xml:space="preserve"> </w:t>
      </w:r>
      <w:r>
        <w:t xml:space="preserve">Reveal.js centers those slides vertically and does not scroll them,</w:t>
      </w:r>
      <w:r>
        <w:t xml:space="preserve"> </w:t>
      </w:r>
      <w:r>
        <w:t xml:space="preserve">so long text is clipped at the top and bottom of the screen</w:t>
      </w:r>
      <w:r>
        <w:t xml:space="preserve"> </w:t>
      </w:r>
      <w:r>
        <w:t xml:space="preserve">(observed in lecture slides rendered with Quarto).</w:t>
      </w:r>
      <w:r>
        <w:t xml:space="preserve"> </w:t>
      </w:r>
      <w:r>
        <w:t xml:space="preserve">Put a slide break after the heading and move the text onto content slides.</w:t>
      </w:r>
    </w:p>
    <w:bookmarkEnd w:id="47"/>
    <w:bookmarkStart w:id="51" w:name="Xcb579568ef754486ebde8b41ba4528bdf380eec"/>
    <w:p>
      <w:pPr>
        <w:pStyle w:val="Heading2"/>
      </w:pPr>
      <w:r>
        <w:t xml:space="preserve">17 Credit other courses without summarizing them</w:t>
      </w:r>
    </w:p>
    <w:p>
      <w:pPr>
        <w:pStyle w:val="Compact"/>
        <w:numPr>
          <w:ilvl w:val="0"/>
          <w:numId w:val="1014"/>
        </w:numPr>
      </w:pPr>
      <w:r>
        <w:t xml:space="preserve">Write your own version of another course’s material,</w:t>
      </w:r>
      <w:r>
        <w:t xml:space="preserve"> </w:t>
      </w:r>
      <w:r>
        <w:t xml:space="preserve">and credit the source in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not in running prose.</w:t>
      </w:r>
      <w:r>
        <w:t xml:space="preserve"> </w:t>
      </w:r>
      <w:hyperlink r:id="rId48">
        <w:r>
          <w:rPr>
            <w:rStyle w:val="Hyperlink"/>
          </w:rPr>
          <w:t xml:space="preserve">Adapting another course’s material</w:t>
        </w:r>
      </w:hyperlink>
      <w:r>
        <w:t xml:space="preserve"> </w:t>
      </w:r>
      <w:r>
        <w:t xml:space="preserve">gives the details,</w:t>
      </w:r>
      <w:r>
        <w:t xml:space="preserve"> </w:t>
      </w:r>
      <w:r>
        <w:t xml:space="preserve">including when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a safe alternative.</w:t>
      </w:r>
    </w:p>
    <w:p>
      <w:pPr>
        <w:pStyle w:val="Compact"/>
        <w:numPr>
          <w:ilvl w:val="0"/>
          <w:numId w:val="1014"/>
        </w:numPr>
      </w:pPr>
      <w:r>
        <w:t xml:space="preserve">Quote the primary source directly,</w:t>
      </w:r>
      <w:r>
        <w:t xml:space="preserve"> </w:t>
      </w:r>
      <w:r>
        <w:t xml:space="preserve">and check the wording and page against the original.</w:t>
      </w:r>
      <w:r>
        <w:t xml:space="preserve"> </w:t>
      </w:r>
      <w:hyperlink r:id="rId49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14"/>
        </w:numPr>
      </w:pPr>
      <w:r>
        <w:t xml:space="preserve">Title a section by its topic, not by its author or course.</w:t>
      </w:r>
      <w:r>
        <w:t xml:space="preserve"> </w:t>
      </w:r>
      <w:hyperlink r:id="rId50">
        <w:r>
          <w:rPr>
            <w:rStyle w:val="Hyperlink"/>
          </w:rPr>
          <w:t xml:space="preserve">Put the content first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14"/>
        </w:numPr>
      </w:pPr>
      <w:r>
        <w:t xml:space="preserve">Where the book is the subject rather than its authors, name the book by its title,</w:t>
      </w:r>
      <w:r>
        <w:t xml:space="preserve"> </w:t>
      </w:r>
      <w:r>
        <w:t xml:space="preserve">because a bare citation key renders as the author list.</w:t>
      </w:r>
    </w:p>
    <w:bookmarkEnd w:id="51"/>
    <w:bookmarkStart w:id="60" w:name="rules-that-apply-to-all-writing"/>
    <w:p>
      <w:pPr>
        <w:pStyle w:val="Heading2"/>
      </w:pPr>
      <w:r>
        <w:t xml:space="preserve">18 Rules that apply to all writing</w:t>
      </w:r>
    </w:p>
    <w:p>
      <w:pPr>
        <w:pStyle w:val="FirstParagraph"/>
      </w:pPr>
      <w:r>
        <w:t xml:space="preserve">These rules from the other chapters apply to teaching materials as to any other writing:</w:t>
      </w:r>
    </w:p>
    <w:p>
      <w:pPr>
        <w:pStyle w:val="Compact"/>
        <w:numPr>
          <w:ilvl w:val="0"/>
          <w:numId w:val="1015"/>
        </w:numPr>
      </w:pPr>
      <w:hyperlink r:id="rId52">
        <w:r>
          <w:rPr>
            <w:rStyle w:val="Hyperlink"/>
          </w:rPr>
          <w:t xml:space="preserve">start a sentence with its subject</w:t>
        </w:r>
      </w:hyperlink>
      <w:r>
        <w:t xml:space="preserve">;</w:t>
      </w:r>
    </w:p>
    <w:p>
      <w:pPr>
        <w:pStyle w:val="Compact"/>
        <w:numPr>
          <w:ilvl w:val="0"/>
          <w:numId w:val="1015"/>
        </w:numPr>
      </w:pPr>
      <w:hyperlink r:id="rId53">
        <w:r>
          <w:rPr>
            <w:rStyle w:val="Hyperlink"/>
          </w:rPr>
          <w:t xml:space="preserve">name the referent</w:t>
        </w:r>
      </w:hyperlink>
      <w:r>
        <w:t xml:space="preserve"> </w:t>
      </w:r>
      <w:r>
        <w:t xml:space="preserve">instead of a bare demonstrative;</w:t>
      </w:r>
    </w:p>
    <w:p>
      <w:pPr>
        <w:pStyle w:val="Compact"/>
        <w:numPr>
          <w:ilvl w:val="0"/>
          <w:numId w:val="1015"/>
        </w:numPr>
      </w:pPr>
      <w:hyperlink r:id="rId54">
        <w:r>
          <w:rPr>
            <w:rStyle w:val="Hyperlink"/>
          </w:rPr>
          <w:t xml:space="preserve">say which thing</w:t>
        </w:r>
      </w:hyperlink>
      <w:r>
        <w:t xml:space="preserve">;</w:t>
      </w:r>
    </w:p>
    <w:p>
      <w:pPr>
        <w:pStyle w:val="Compact"/>
        <w:numPr>
          <w:ilvl w:val="0"/>
          <w:numId w:val="1015"/>
        </w:numPr>
      </w:pPr>
      <w:hyperlink r:id="rId55">
        <w:r>
          <w:rPr>
            <w:rStyle w:val="Hyperlink"/>
          </w:rPr>
          <w:t xml:space="preserve">state the literal claim</w:t>
        </w:r>
      </w:hyperlink>
      <w:r>
        <w:t xml:space="preserve"> </w:t>
      </w:r>
      <w:r>
        <w:t xml:space="preserve">instead of an idiom;</w:t>
      </w:r>
    </w:p>
    <w:p>
      <w:pPr>
        <w:pStyle w:val="Compact"/>
        <w:numPr>
          <w:ilvl w:val="0"/>
          <w:numId w:val="1015"/>
        </w:numPr>
      </w:pPr>
      <w:hyperlink r:id="rId56">
        <w:r>
          <w:rPr>
            <w:rStyle w:val="Hyperlink"/>
          </w:rPr>
          <w:t xml:space="preserve">avoid clichés</w:t>
        </w:r>
      </w:hyperlink>
      <w:r>
        <w:t xml:space="preserve">.</w:t>
      </w:r>
    </w:p>
    <w:bookmarkStart w:id="59" w:name="refs"/>
    <w:bookmarkStart w:id="58" w:name="ref-freeman2014active"/>
    <w:p>
      <w:pPr>
        <w:pStyle w:val="Bibliography"/>
      </w:pPr>
      <w:r>
        <w:t xml:space="preserve">Freeman, Scott, Sarah L. Eddy, Miles McDonough, et al. 2014.</w:t>
      </w:r>
      <w:r>
        <w:t xml:space="preserve"> </w:t>
      </w:r>
      <w:r>
        <w:t xml:space="preserve">“Active Learning Increases Student Performance in Science, Engineering, and Mathematics.”</w:t>
      </w:r>
      <w:r>
        <w:t xml:space="preserve"> </w:t>
      </w:r>
      <w:r>
        <w:rPr>
          <w:i/>
          <w:iCs/>
        </w:rPr>
        <w:t xml:space="preserve">Proceedings of the National Academy of Sciences</w:t>
      </w:r>
      <w:r>
        <w:t xml:space="preserve"> </w:t>
      </w:r>
      <w:r>
        <w:t xml:space="preserve">111 (23): 8410–15.</w:t>
      </w:r>
      <w:r>
        <w:t xml:space="preserve"> </w:t>
      </w:r>
      <w:hyperlink r:id="rId57">
        <w:r>
          <w:rPr>
            <w:rStyle w:val="Hyperlink"/>
          </w:rPr>
          <w:t xml:space="preserve">https://doi.org/10.1073/pnas.1319030111</w:t>
        </w:r>
      </w:hyperlink>
      <w:r>
        <w:t xml:space="preserve">.</w:t>
      </w:r>
    </w:p>
    <w:bookmarkEnd w:id="58"/>
    <w:bookmarkEnd w:id="59"/>
    <w:bookmarkEnd w:id="6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56" Type="http://schemas.openxmlformats.org/officeDocument/2006/relationships/hyperlink" Target="avoid-cliches.qmd" TargetMode="External"/><Relationship Id="rId48" Type="http://schemas.openxmlformats.org/officeDocument/2006/relationships/hyperlink" Target="citations-evidence.qmd#adapting-another-courses-material" TargetMode="External"/><Relationship Id="rId50" Type="http://schemas.openxmlformats.org/officeDocument/2006/relationships/hyperlink" Target="citations-evidence.qmd#put-the-content-first" TargetMode="External"/><Relationship Id="rId49" Type="http://schemas.openxmlformats.org/officeDocument/2006/relationships/hyperlink" Target="citations-evidence.qmd#quote-the-original" TargetMode="External"/><Relationship Id="rId52" Type="http://schemas.openxmlformats.org/officeDocument/2006/relationships/hyperlink" Target="conciseness.qmd#lead-with-the-subject" TargetMode="External"/><Relationship Id="rId46" Type="http://schemas.openxmlformats.org/officeDocument/2006/relationships/hyperlink" Target="conciseness.qmd#put-lists-in-bullet-points" TargetMode="External"/><Relationship Id="rId14" Type="http://schemas.openxmlformats.org/officeDocument/2006/relationships/hyperlink" Target="defining-terms.qmd#guidelines-for-defining-terms" TargetMode="External"/><Relationship Id="rId53" Type="http://schemas.openxmlformats.org/officeDocument/2006/relationships/hyperlink" Target="grammar.qmd#demonstrative-pronouns" TargetMode="External"/><Relationship Id="rId34" Type="http://schemas.openxmlformats.org/officeDocument/2006/relationships/hyperlink" Target="https://cran.r-project.org/package=broom" TargetMode="External"/><Relationship Id="rId29" Type="http://schemas.openxmlformats.org/officeDocument/2006/relationships/hyperlink" Target="https://cran.r-project.org/package=gtsummary" TargetMode="External"/><Relationship Id="rId57" Type="http://schemas.openxmlformats.org/officeDocument/2006/relationships/hyperlink" Target="https://doi.org/10.1073/pnas.1319030111" TargetMode="External"/><Relationship Id="rId37" Type="http://schemas.openxmlformats.org/officeDocument/2006/relationships/hyperlink" Target="https://dplyr.tidyverse.org/" TargetMode="External"/><Relationship Id="rId28" Type="http://schemas.openxmlformats.org/officeDocument/2006/relationships/hyperlink" Target="https://easystats.github.io/parameters/" TargetMode="External"/><Relationship Id="rId33" Type="http://schemas.openxmlformats.org/officeDocument/2006/relationships/hyperlink" Target="https://easystats.github.io/performance/" TargetMode="External"/><Relationship Id="rId30" Type="http://schemas.openxmlformats.org/officeDocument/2006/relationships/hyperlink" Target="https://ggplot2.tidyverse.org/" TargetMode="External"/><Relationship Id="rId25" Type="http://schemas.openxmlformats.org/officeDocument/2006/relationships/hyperlink" Target="https://github.com/Morrison-Lab/ISLR-tidymodels-labs" TargetMode="External"/><Relationship Id="rId21" Type="http://schemas.openxmlformats.org/officeDocument/2006/relationships/hyperlink" Target="https://github.com/Morrison-Lab/ai-config/pull/4386" TargetMode="External"/><Relationship Id="rId35" Type="http://schemas.openxmlformats.org/officeDocument/2006/relationships/hyperlink" Target="https://github.com/d-morrison/rme" TargetMode="External"/><Relationship Id="rId26" Type="http://schemas.openxmlformats.org/officeDocument/2006/relationships/hyperlink" Target="https://github.com/intro-stat-learning/ISLP_labs" TargetMode="External"/><Relationship Id="rId41" Type="http://schemas.openxmlformats.org/officeDocument/2006/relationships/hyperlink" Target="https://github.com/quarto-ext/include-code-files" TargetMode="External"/><Relationship Id="rId32" Type="http://schemas.openxmlformats.org/officeDocument/2006/relationships/hyperlink" Target="https://strengejacke.github.io/ggeffects/" TargetMode="External"/><Relationship Id="rId31" Type="http://schemas.openxmlformats.org/officeDocument/2006/relationships/hyperlink" Target="https://strengejacke.github.io/sjPlot/" TargetMode="External"/><Relationship Id="rId39" Type="http://schemas.openxmlformats.org/officeDocument/2006/relationships/hyperlink" Target="https://tibble.tidyverse.org/" TargetMode="External"/><Relationship Id="rId38" Type="http://schemas.openxmlformats.org/officeDocument/2006/relationships/hyperlink" Target="https://tidyr.tidyverse.org/" TargetMode="External"/><Relationship Id="rId24" Type="http://schemas.openxmlformats.org/officeDocument/2006/relationships/hyperlink" Target="https://www.tidymodels.org/" TargetMode="External"/><Relationship Id="rId22" Type="http://schemas.openxmlformats.org/officeDocument/2006/relationships/hyperlink" Target="paper-organization.qmd#figures-and-tables" TargetMode="External"/><Relationship Id="rId55" Type="http://schemas.openxmlformats.org/officeDocument/2006/relationships/hyperlink" Target="word-choice.qmd#avoid-vague-and-metaphorical-language" TargetMode="External"/><Relationship Id="rId54" Type="http://schemas.openxmlformats.org/officeDocument/2006/relationships/hyperlink" Target="word-choice.qmd#say-which-thing" TargetMode="External"/></Relationships>
</file>

<file path=word/_rels/footnotes.xml.rels><?xml version='1.0' encoding='UTF-8' standalone='yes'?>
<Relationships xmlns="http://schemas.openxmlformats.org/package/2006/relationships"><Relationship Id="rId56" Type="http://schemas.openxmlformats.org/officeDocument/2006/relationships/hyperlink" Target="avoid-cliches.qmd" TargetMode="External"/><Relationship Id="rId48" Type="http://schemas.openxmlformats.org/officeDocument/2006/relationships/hyperlink" Target="citations-evidence.qmd#adapting-another-courses-material" TargetMode="External"/><Relationship Id="rId50" Type="http://schemas.openxmlformats.org/officeDocument/2006/relationships/hyperlink" Target="citations-evidence.qmd#put-the-content-first" TargetMode="External"/><Relationship Id="rId49" Type="http://schemas.openxmlformats.org/officeDocument/2006/relationships/hyperlink" Target="citations-evidence.qmd#quote-the-original" TargetMode="External"/><Relationship Id="rId52" Type="http://schemas.openxmlformats.org/officeDocument/2006/relationships/hyperlink" Target="conciseness.qmd#lead-with-the-subject" TargetMode="External"/><Relationship Id="rId46" Type="http://schemas.openxmlformats.org/officeDocument/2006/relationships/hyperlink" Target="conciseness.qmd#put-lists-in-bullet-points" TargetMode="External"/><Relationship Id="rId14" Type="http://schemas.openxmlformats.org/officeDocument/2006/relationships/hyperlink" Target="defining-terms.qmd#guidelines-for-defining-terms" TargetMode="External"/><Relationship Id="rId53" Type="http://schemas.openxmlformats.org/officeDocument/2006/relationships/hyperlink" Target="grammar.qmd#demonstrative-pronouns" TargetMode="External"/><Relationship Id="rId34" Type="http://schemas.openxmlformats.org/officeDocument/2006/relationships/hyperlink" Target="https://cran.r-project.org/package=broom" TargetMode="External"/><Relationship Id="rId29" Type="http://schemas.openxmlformats.org/officeDocument/2006/relationships/hyperlink" Target="https://cran.r-project.org/package=gtsummary" TargetMode="External"/><Relationship Id="rId57" Type="http://schemas.openxmlformats.org/officeDocument/2006/relationships/hyperlink" Target="https://doi.org/10.1073/pnas.1319030111" TargetMode="External"/><Relationship Id="rId37" Type="http://schemas.openxmlformats.org/officeDocument/2006/relationships/hyperlink" Target="https://dplyr.tidyverse.org/" TargetMode="External"/><Relationship Id="rId28" Type="http://schemas.openxmlformats.org/officeDocument/2006/relationships/hyperlink" Target="https://easystats.github.io/parameters/" TargetMode="External"/><Relationship Id="rId33" Type="http://schemas.openxmlformats.org/officeDocument/2006/relationships/hyperlink" Target="https://easystats.github.io/performance/" TargetMode="External"/><Relationship Id="rId30" Type="http://schemas.openxmlformats.org/officeDocument/2006/relationships/hyperlink" Target="https://ggplot2.tidyverse.org/" TargetMode="External"/><Relationship Id="rId25" Type="http://schemas.openxmlformats.org/officeDocument/2006/relationships/hyperlink" Target="https://github.com/Morrison-Lab/ISLR-tidymodels-labs" TargetMode="External"/><Relationship Id="rId21" Type="http://schemas.openxmlformats.org/officeDocument/2006/relationships/hyperlink" Target="https://github.com/Morrison-Lab/ai-config/pull/4386" TargetMode="External"/><Relationship Id="rId35" Type="http://schemas.openxmlformats.org/officeDocument/2006/relationships/hyperlink" Target="https://github.com/d-morrison/rme" TargetMode="External"/><Relationship Id="rId26" Type="http://schemas.openxmlformats.org/officeDocument/2006/relationships/hyperlink" Target="https://github.com/intro-stat-learning/ISLP_labs" TargetMode="External"/><Relationship Id="rId41" Type="http://schemas.openxmlformats.org/officeDocument/2006/relationships/hyperlink" Target="https://github.com/quarto-ext/include-code-files" TargetMode="External"/><Relationship Id="rId32" Type="http://schemas.openxmlformats.org/officeDocument/2006/relationships/hyperlink" Target="https://strengejacke.github.io/ggeffects/" TargetMode="External"/><Relationship Id="rId31" Type="http://schemas.openxmlformats.org/officeDocument/2006/relationships/hyperlink" Target="https://strengejacke.github.io/sjPlot/" TargetMode="External"/><Relationship Id="rId39" Type="http://schemas.openxmlformats.org/officeDocument/2006/relationships/hyperlink" Target="https://tibble.tidyverse.org/" TargetMode="External"/><Relationship Id="rId38" Type="http://schemas.openxmlformats.org/officeDocument/2006/relationships/hyperlink" Target="https://tidyr.tidyverse.org/" TargetMode="External"/><Relationship Id="rId24" Type="http://schemas.openxmlformats.org/officeDocument/2006/relationships/hyperlink" Target="https://www.tidymodels.org/" TargetMode="External"/><Relationship Id="rId22" Type="http://schemas.openxmlformats.org/officeDocument/2006/relationships/hyperlink" Target="paper-organization.qmd#figures-and-tables" TargetMode="External"/><Relationship Id="rId55" Type="http://schemas.openxmlformats.org/officeDocument/2006/relationships/hyperlink" Target="word-choice.qmd#avoid-vague-and-metaphorical-language" TargetMode="External"/><Relationship Id="rId54" Type="http://schemas.openxmlformats.org/officeDocument/2006/relationships/hyperlink" Target="word-choice.qmd#say-which-th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teaching</dc:title>
  <dc:creator/>
  <cp:keywords/>
  <dcterms:created xsi:type="dcterms:W3CDTF">2026-10-16T02:29:16Z</dcterms:created>
  <dcterms:modified xsi:type="dcterms:W3CDTF">2026-10-16T02:29:16Z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19:24:54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