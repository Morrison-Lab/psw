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Direct attention</w:t>
        </w:r>
      </w:ins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Use callouts, annotations, or a sequential reveal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so the audience looks at the part of the figure you are discussing.</w:t>
        </w:r>
      </w:ins>
    </w:p>
    <w:p>
      <w:pPr>
        <w:pStyle w:val="Compact"/>
        <w:numPr>
          <w:ilvl w:val="0"/>
          <w:numId w:val="1001"/>
        </w:numPr>
      </w:pPr>
      <w:ins w:id="9" w:author="PR Preview" w:date="2026-01-01T00:00:00Z">
        <w:r>
          <w:rPr>
            <w:b/>
            <w:bCs/>
          </w:rPr>
          <w:t xml:space="preserve">Show software working</w:t>
        </w:r>
      </w:ins>
      <w:ins w:id="10" w:author="PR Preview" w:date="2026-01-01T00:00:00Z">
        <w:r>
          <w:t xml:space="preserve">: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When you present a package or a pipeline, show live output, reproducible code, or a screenshot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instead of only listing its features.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ins w:id="15" w:author="PR Preview" w:date="2026-01-01T00:00:00Z">
        <w:r>
          <w:t xml:space="preserve">Lead with a well-labeled figure or table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instead of a long paragraph that describes a pipeline or compares groups.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Use a diagram for a conceptual model, such as a directed acyclic graph (DAG),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for a process, such as a participant flow (CONSORT) diagram or a workflow schematic.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Let the text interpret what the figure shows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instead of listing every number the reader can already see in it.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Give the key estimates in the text and point to the figure for the rest.</w:t>
        </w:r>
      </w:ins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4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guidance on leading with figures, drawing diagrams, directing attention, and showing software</w:t>
            </w:r>
            <w:r>
              <w:t xml:space="preserve"> </w:t>
            </w:r>
            <w:r>
              <w:t xml:space="preserve">is adapted from the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3" w:name="refs"/>
    <w:bookmarkStart w:id="28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7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8"/>
    <w:bookmarkStart w:id="30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9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0"/>
    <w:bookmarkStart w:id="32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1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26" Type="http://schemas.openxmlformats.org/officeDocument/2006/relationships/hyperlink" Target="https://ucd-serg.github.io/lab-manual/writing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26" Type="http://schemas.openxmlformats.org/officeDocument/2006/relationships/hyperlink" Target="https://ucd-serg.github.io/lab-manual/writing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2026-10-16T02:35:19Z</dcterms:created>
  <dcterms:modified xsi:type="dcterms:W3CDTF">2026-10-16T02:35:19Z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