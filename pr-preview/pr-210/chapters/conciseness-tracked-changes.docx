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18:53:39 (PDT)</w:delText>
        </w:r>
      </w:del>
    </w:p>
    <w:p>
      <w:pPr>
        <w:pStyle w:val="Date"/>
      </w:pPr>
      <w:ins w:id="2" w:author="PR Preview" w:date="2026-01-01T00:00:00Z">
        <w:r>
          <w:t xml:space="preserve">Last modified: 2026-10-15 19:38:49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2026-10-16T02:41:34Z</dcterms:created>
  <dcterms:modified xsi:type="dcterms:W3CDTF">2026-10-16T02:41:34Z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19:38:49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