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del w:id="3" w:author="PR Preview" w:date="2026-01-01T00:00:00Z">
        <w:r>
          <w:delText xml:space="preserve">Most chapters give rules for every kind of technical writing,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such as a paper or a set of lecture notes.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Three chapters cover one kind of document:</w:delText>
        </w:r>
      </w:del>
    </w:p>
    <w:p>
      <w:pPr>
        <w:pStyle w:val="FirstParagraph"/>
      </w:pPr>
      <w:ins w:id="8" w:author="PR Preview" w:date="2026-01-01T00:00:00Z">
        <w:r>
          <w:t xml:space="preserve">Most chapters give rules for every kind of technical writing,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such as a paper or a set of lecture notes.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Four chapters cover one kind of document:</w:t>
        </w:r>
      </w:ins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Writing for code review and software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covers pull requests, issues, commit messages, READMEs, code comments, and release notes.</w:t>
        </w:r>
      </w:ins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8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del w:id="16" w:author="PR Preview" w:date="2026-01-01T00:00:00Z">
        <w:r>
          <w:delText xml:space="preserve">The chapters fall into four groups:</w:delText>
        </w:r>
      </w:del>
    </w:p>
    <w:p>
      <w:pPr>
        <w:pStyle w:val="FirstParagraph"/>
      </w:pPr>
      <w:ins w:id="17" w:author="PR Preview" w:date="2026-01-01T00:00:00Z">
        <w:r>
          <w:t xml:space="preserve">The chapters fall into five groups:</w:t>
        </w:r>
      </w:ins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ins w:id="18" w:author="PR Preview" w:date="2026-01-01T00:00:00Z">
        <w:r>
          <w:t xml:space="preserve">Software:</w:t>
        </w:r>
      </w:ins>
    </w:p>
    <w:p>
      <w:pPr>
        <w:pStyle w:val="Compact"/>
        <w:numPr>
          <w:ilvl w:val="1"/>
          <w:numId w:val="1007"/>
        </w:numPr>
      </w:pPr>
      <w:hyperlink r:id="rId15">
        <w:ins w:id="19" w:author="PR Preview" w:date="2026-01-01T00:00:00Z">
          <w:r>
            <w:rPr>
              <w:rStyle w:val="Hyperlink"/>
            </w:rPr>
            <w:t xml:space="preserve">Writing for code review and software</w:t>
          </w:r>
        </w:ins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8"/>
    <w:bookmarkStart w:id="29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9"/>
    <w:bookmarkStart w:id="35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8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8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8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5"/>
    <w:bookmarkStart w:id="44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6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3" w:name="refs"/>
    <w:bookmarkStart w:id="38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7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8"/>
    <w:bookmarkStart w:id="40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9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0"/>
    <w:bookmarkStart w:id="42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1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7" Type="http://schemas.openxmlformats.org/officeDocument/2006/relationships/hyperlink" Target="https://doi.org/10.1007/978-3-030-98175-4" TargetMode="External"/><Relationship Id="rId41" Type="http://schemas.openxmlformats.org/officeDocument/2006/relationships/hyperlink" Target="https://doi.org/10.1038/d41586-019-02918-5" TargetMode="External"/><Relationship Id="rId39" Type="http://schemas.openxmlformats.org/officeDocument/2006/relationships/hyperlink" Target="https://doi.org/10.1038/nphys724" TargetMode="External"/><Relationship Id="rId36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3" Type="http://schemas.openxmlformats.org/officeDocument/2006/relationships/hyperlink" Target="https://ucd-serg.github.io/lab-manual/resources.html" TargetMode="External"/><Relationship Id="rId30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7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7" Type="http://schemas.openxmlformats.org/officeDocument/2006/relationships/hyperlink" Target="https://doi.org/10.1007/978-3-030-98175-4" TargetMode="External"/><Relationship Id="rId41" Type="http://schemas.openxmlformats.org/officeDocument/2006/relationships/hyperlink" Target="https://doi.org/10.1038/d41586-019-02918-5" TargetMode="External"/><Relationship Id="rId39" Type="http://schemas.openxmlformats.org/officeDocument/2006/relationships/hyperlink" Target="https://doi.org/10.1038/nphys724" TargetMode="External"/><Relationship Id="rId36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3" Type="http://schemas.openxmlformats.org/officeDocument/2006/relationships/hyperlink" Target="https://ucd-serg.github.io/lab-manual/resources.html" TargetMode="External"/><Relationship Id="rId30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7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2026-10-16T02:35:11Z</dcterms:created>
  <dcterms:modified xsi:type="dcterms:W3CDTF">2026-10-16T02:35:11Z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