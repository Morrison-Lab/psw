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Writing for code review and software</w:t>
        </w:r>
      </w:ins>
    </w:p>
    <w:p>
      <w:pPr>
        <w:pStyle w:val="Date"/>
      </w:pPr>
      <w:ins w:id="2" w:author="PR Preview" w:date="2026-01-01T00:00:00Z">
        <w:r>
          <w:t xml:space="preserve">Last modified: 2026-10-15 19:38:49 (PDT)</w:t>
        </w:r>
      </w:ins>
    </w:p>
    <w:p>
      <w:pPr>
        <w:pStyle w:val="FirstParagraph"/>
      </w:pPr>
      <w:ins w:id="3" w:author="PR Preview" w:date="2026-01-01T00:00:00Z">
        <w:r>
          <w:t xml:space="preserve">Software projects depend on short documents:</w:t>
        </w:r>
      </w:ins>
    </w:p>
    <w:p>
      <w:pPr>
        <w:pStyle w:val="Compact"/>
        <w:numPr>
          <w:ilvl w:val="0"/>
          <w:numId w:val="1001"/>
        </w:numPr>
      </w:pPr>
      <w:ins w:id="4" w:author="PR Preview" w:date="2026-01-01T00:00:00Z">
        <w:r>
          <w:t xml:space="preserve">pull requests;</w:t>
        </w:r>
      </w:ins>
    </w:p>
    <w:p>
      <w:pPr>
        <w:pStyle w:val="Compact"/>
        <w:numPr>
          <w:ilvl w:val="0"/>
          <w:numId w:val="1001"/>
        </w:numPr>
      </w:pPr>
      <w:ins w:id="5" w:author="PR Preview" w:date="2026-01-01T00:00:00Z">
        <w:r>
          <w:t xml:space="preserve">issues;</w:t>
        </w:r>
      </w:ins>
    </w:p>
    <w:p>
      <w:pPr>
        <w:pStyle w:val="Compact"/>
        <w:numPr>
          <w:ilvl w:val="0"/>
          <w:numId w:val="1001"/>
        </w:numPr>
      </w:pPr>
      <w:ins w:id="6" w:author="PR Preview" w:date="2026-01-01T00:00:00Z">
        <w:r>
          <w:t xml:space="preserve">commit messages;</w:t>
        </w:r>
      </w:ins>
    </w:p>
    <w:p>
      <w:pPr>
        <w:pStyle w:val="Compact"/>
        <w:numPr>
          <w:ilvl w:val="0"/>
          <w:numId w:val="1001"/>
        </w:numPr>
      </w:pPr>
      <w:ins w:id="7" w:author="PR Preview" w:date="2026-01-01T00:00:00Z">
        <w:r>
          <w:t xml:space="preserve">READMEs;</w:t>
        </w:r>
      </w:ins>
    </w:p>
    <w:p>
      <w:pPr>
        <w:pStyle w:val="Compact"/>
        <w:numPr>
          <w:ilvl w:val="0"/>
          <w:numId w:val="1001"/>
        </w:numPr>
      </w:pPr>
      <w:ins w:id="8" w:author="PR Preview" w:date="2026-01-01T00:00:00Z">
        <w:r>
          <w:t xml:space="preserve">code comments;</w:t>
        </w:r>
      </w:ins>
    </w:p>
    <w:p>
      <w:pPr>
        <w:pStyle w:val="Compact"/>
        <w:numPr>
          <w:ilvl w:val="0"/>
          <w:numId w:val="1001"/>
        </w:numPr>
      </w:pPr>
      <w:ins w:id="9" w:author="PR Preview" w:date="2026-01-01T00:00:00Z">
        <w:r>
          <w:t xml:space="preserve">release notes.</w:t>
        </w:r>
      </w:ins>
    </w:p>
    <w:p>
      <w:pPr>
        <w:pStyle w:val="FirstParagraph"/>
      </w:pPr>
      <w:ins w:id="10" w:author="PR Preview" w:date="2026-01-01T00:00:00Z">
        <w:r>
          <w:t xml:space="preserve">The readers of these documents are busy and often unfamiliar with the change.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The rules in the other chapters apply to these documents too.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This chapter lists the general rules that matter most for them and adds a few that belong to software.</w:t>
        </w:r>
      </w:ins>
    </w:p>
    <w:bookmarkStart w:id="14" w:name="apply-the-general-rules"/>
    <w:p>
      <w:pPr>
        <w:pStyle w:val="Heading2"/>
      </w:pPr>
      <w:ins w:id="15" w:author="PR Preview" w:date="2026-01-01T00:00:00Z">
        <w:r>
          <w:t xml:space="preserve">1 Apply the general rules</w:t>
        </w:r>
      </w:ins>
    </w:p>
    <w:p>
      <w:pPr>
        <w:pStyle w:val="Compact"/>
        <w:numPr>
          <w:ilvl w:val="0"/>
          <w:numId w:val="1002"/>
        </w:numPr>
      </w:pPr>
      <w:hyperlink r:id="rId9">
        <w:ins w:id="16" w:author="PR Preview" w:date="2026-01-01T00:00:00Z">
          <w:r>
            <w:rPr>
              <w:rStyle w:val="Hyperlink"/>
            </w:rPr>
            <w:t xml:space="preserve">Write in the active voice</w:t>
          </w:r>
        </w:ins>
      </w:hyperlink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name the actor before the action.</w:t>
        </w:r>
      </w:ins>
    </w:p>
    <w:p>
      <w:pPr>
        <w:pStyle w:val="Compact"/>
        <w:numPr>
          <w:ilvl w:val="0"/>
          <w:numId w:val="1002"/>
        </w:numPr>
      </w:pPr>
      <w:hyperlink r:id="rId10">
        <w:ins w:id="19" w:author="PR Preview" w:date="2026-01-01T00:00:00Z">
          <w:r>
            <w:rPr>
              <w:rStyle w:val="Hyperlink"/>
            </w:rPr>
            <w:t xml:space="preserve">Limit complex sentence structures</w:t>
          </w:r>
        </w:ins>
      </w:hyperlink>
      <w:ins w:id="20" w:author="PR Preview" w:date="2026-01-01T00:00:00Z">
        <w:r>
          <w:t xml:space="preserve">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write one main idea per sentence and at most one subordinate clause.</w:t>
        </w:r>
      </w:ins>
    </w:p>
    <w:p>
      <w:pPr>
        <w:pStyle w:val="Compact"/>
        <w:numPr>
          <w:ilvl w:val="0"/>
          <w:numId w:val="1002"/>
        </w:numPr>
      </w:pPr>
      <w:ins w:id="23" w:author="PR Preview" w:date="2026-01-01T00:00:00Z">
        <w:r>
          <w:t xml:space="preserve">Cut filler and prefer plain words (</w:t>
        </w:r>
      </w:ins>
      <w:hyperlink r:id="rId11">
        <w:ins w:id="24" w:author="PR Preview" w:date="2026-01-01T00:00:00Z">
          <w:r>
            <w:rPr>
              <w:rStyle w:val="Hyperlink"/>
            </w:rPr>
            <w:t xml:space="preserve">Word choice</w:t>
          </w:r>
        </w:ins>
      </w:hyperlink>
      <w:ins w:id="2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hyperlink r:id="rId12">
        <w:ins w:id="26" w:author="PR Preview" w:date="2026-01-01T00:00:00Z">
          <w:r>
            <w:rPr>
              <w:rStyle w:val="Hyperlink"/>
            </w:rPr>
            <w:t xml:space="preserve">Scan for clichés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before you post non-trivial prose.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Skip the scan for code, terse status lines, and short replies.</w:t>
        </w:r>
      </w:ins>
    </w:p>
    <w:p>
      <w:pPr>
        <w:pStyle w:val="Compact"/>
        <w:numPr>
          <w:ilvl w:val="0"/>
          <w:numId w:val="1002"/>
        </w:numPr>
      </w:pPr>
      <w:hyperlink r:id="rId13">
        <w:ins w:id="31" w:author="PR Preview" w:date="2026-01-01T00:00:00Z">
          <w:r>
            <w:rPr>
              <w:rStyle w:val="Hyperlink"/>
            </w:rPr>
            <w:t xml:space="preserve">Put lists in bullet points</w:t>
          </w:r>
        </w:ins>
      </w:hyperlink>
      <w:ins w:id="32" w:author="PR Preview" w:date="2026-01-01T00:00:00Z">
        <w:r>
          <w:t xml:space="preserve">.</w:t>
        </w:r>
      </w:ins>
    </w:p>
    <w:bookmarkEnd w:id="14"/>
    <w:bookmarkStart w:id="15" w:name="say-what-changed-and-why"/>
    <w:p>
      <w:pPr>
        <w:pStyle w:val="Heading2"/>
      </w:pPr>
      <w:ins w:id="33" w:author="PR Preview" w:date="2026-01-01T00:00:00Z">
        <w:r>
          <w:t xml:space="preserve">2 Say what changed and why</w:t>
        </w:r>
      </w:ins>
    </w:p>
    <w:p>
      <w:pPr>
        <w:pStyle w:val="Compact"/>
        <w:numPr>
          <w:ilvl w:val="0"/>
          <w:numId w:val="1003"/>
        </w:numPr>
      </w:pPr>
      <w:ins w:id="34" w:author="PR Preview" w:date="2026-01-01T00:00:00Z">
        <w:r>
          <w:t xml:space="preserve">Open a pull request description with the behavior a reader would see before and after the change.</w:t>
        </w:r>
      </w:ins>
    </w:p>
    <w:p>
      <w:pPr>
        <w:pStyle w:val="Compact"/>
        <w:numPr>
          <w:ilvl w:val="0"/>
          <w:numId w:val="1003"/>
        </w:numPr>
      </w:pPr>
      <w:ins w:id="35" w:author="PR Preview" w:date="2026-01-01T00:00:00Z">
        <w:r>
          <w:t xml:space="preserve">Explain the reason for the change in the commit message, not only the content of the diff.</w:t>
        </w:r>
      </w:ins>
    </w:p>
    <w:p>
      <w:pPr>
        <w:pStyle w:val="Compact"/>
        <w:numPr>
          <w:ilvl w:val="0"/>
          <w:numId w:val="1003"/>
        </w:numPr>
      </w:pPr>
      <w:ins w:id="36" w:author="PR Preview" w:date="2026-01-01T00:00:00Z">
        <w:r>
          <w:t xml:space="preserve">State what you checked and what you did not.</w:t>
        </w:r>
      </w:ins>
    </w:p>
    <w:p>
      <w:pPr>
        <w:pStyle w:val="Compact"/>
        <w:numPr>
          <w:ilvl w:val="0"/>
          <w:numId w:val="1003"/>
        </w:numPr>
      </w:pPr>
      <w:ins w:id="37" w:author="PR Preview" w:date="2026-01-01T00:00:00Z">
        <w:r>
          <w:t xml:space="preserve">Link the issue, the data, or the document that motivates the change.</w:t>
        </w:r>
      </w:ins>
    </w:p>
    <w:bookmarkEnd w:id="15"/>
    <w:bookmarkStart w:id="16" w:name="comment-code-sparingly"/>
    <w:p>
      <w:pPr>
        <w:pStyle w:val="Heading2"/>
      </w:pPr>
      <w:ins w:id="38" w:author="PR Preview" w:date="2026-01-01T00:00:00Z">
        <w:r>
          <w:t xml:space="preserve">3 Comment code sparingly</w:t>
        </w:r>
      </w:ins>
    </w:p>
    <w:p>
      <w:pPr>
        <w:pStyle w:val="Compact"/>
        <w:numPr>
          <w:ilvl w:val="0"/>
          <w:numId w:val="1004"/>
        </w:numPr>
      </w:pPr>
      <w:ins w:id="39" w:author="PR Preview" w:date="2026-01-01T00:00:00Z">
        <w:r>
          <w:t xml:space="preserve">Write a comment that says why the code does what it does, and let the code say what it does.</w:t>
        </w:r>
      </w:ins>
    </w:p>
    <w:p>
      <w:pPr>
        <w:pStyle w:val="Compact"/>
        <w:numPr>
          <w:ilvl w:val="0"/>
          <w:numId w:val="1004"/>
        </w:numPr>
      </w:pPr>
      <w:ins w:id="40" w:author="PR Preview" w:date="2026-01-01T00:00:00Z">
        <w:r>
          <w:t xml:space="preserve">Keep each comment to one phrase where one phrase suffices.</w:t>
        </w:r>
      </w:ins>
    </w:p>
    <w:p>
      <w:pPr>
        <w:pStyle w:val="Compact"/>
        <w:numPr>
          <w:ilvl w:val="0"/>
          <w:numId w:val="1004"/>
        </w:numPr>
      </w:pPr>
      <w:ins w:id="41" w:author="PR Preview" w:date="2026-01-01T00:00:00Z">
        <w:r>
          <w:t xml:space="preserve">Update or delete a comment when the code changes.</w:t>
        </w:r>
      </w:ins>
    </w:p>
    <w:bookmarkEnd w:id="16"/>
    <w:bookmarkStart w:id="21" w:name="write-release-notes-for-the-user"/>
    <w:p>
      <w:pPr>
        <w:pStyle w:val="Heading2"/>
      </w:pPr>
      <w:ins w:id="42" w:author="PR Preview" w:date="2026-01-01T00:00:00Z">
        <w:r>
          <w:t xml:space="preserve">4 Write release notes for the user</w:t>
        </w:r>
      </w:ins>
    </w:p>
    <w:p>
      <w:pPr>
        <w:pStyle w:val="Compact"/>
        <w:numPr>
          <w:ilvl w:val="0"/>
          <w:numId w:val="1005"/>
        </w:numPr>
      </w:pPr>
      <w:ins w:id="43" w:author="PR Preview" w:date="2026-01-01T00:00:00Z">
        <w:r>
          <w:t xml:space="preserve">Describe each change by its effect on the user, not by the file that changed.</w:t>
        </w:r>
      </w:ins>
    </w:p>
    <w:p>
      <w:pPr>
        <w:pStyle w:val="Compact"/>
        <w:numPr>
          <w:ilvl w:val="0"/>
          <w:numId w:val="1005"/>
        </w:numPr>
      </w:pPr>
      <w:ins w:id="44" w:author="PR Preview" w:date="2026-01-01T00:00:00Z">
        <w:r>
          <w:t xml:space="preserve">Put breaking changes first.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scope of this chapter, plain prose for all user-facing text, comes from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</w:p>
          <w:p/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20" Type="http://schemas.openxmlformats.org/officeDocument/2006/relationships/hyperlink" Target="https://ucd-serg.github.io/lab-manual/writing.html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20" Type="http://schemas.openxmlformats.org/officeDocument/2006/relationships/hyperlink" Target="https://ucd-serg.github.io/lab-manual/writing.html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2026-10-16T02:43:00Z</dcterms:created>
  <dcterms:modified xsi:type="dcterms:W3CDTF">2026-10-16T02:43:00Z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