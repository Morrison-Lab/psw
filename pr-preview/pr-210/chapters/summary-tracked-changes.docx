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ins w:id="3" w:author="PR Preview" w:date="2026-01-01T00:00:00Z">
        <w:r>
          <w:t xml:space="preserve">8 Software text</w:t>
        </w:r>
      </w:ins>
    </w:p>
    <w:p>
      <w:pPr>
        <w:pStyle w:val="Compact"/>
        <w:numPr>
          <w:ilvl w:val="0"/>
          <w:numId w:val="1008"/>
        </w:numPr>
      </w:pPr>
      <w:hyperlink r:id="rId91">
        <w:ins w:id="4" w:author="PR Preview" w:date="2026-01-01T00:00:00Z">
          <w:r>
            <w:rPr>
              <w:rStyle w:val="Hyperlink"/>
            </w:rPr>
            <w:t xml:space="preserve">Say what changed and why</w:t>
          </w:r>
        </w:ins>
      </w:hyperlink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in a pull request or commit message.</w:t>
        </w:r>
      </w:ins>
    </w:p>
    <w:p>
      <w:pPr>
        <w:pStyle w:val="Compact"/>
        <w:numPr>
          <w:ilvl w:val="0"/>
          <w:numId w:val="1008"/>
        </w:numPr>
      </w:pPr>
      <w:hyperlink r:id="rId92">
        <w:ins w:id="7" w:author="PR Preview" w:date="2026-01-01T00:00:00Z">
          <w:r>
            <w:rPr>
              <w:rStyle w:val="Hyperlink"/>
            </w:rPr>
            <w:t xml:space="preserve">Comment why, not what</w:t>
          </w:r>
        </w:ins>
      </w:hyperlink>
      <w:ins w:id="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hyperlink r:id="rId93">
        <w:ins w:id="9" w:author="PR Preview" w:date="2026-01-01T00:00:00Z">
          <w:r>
            <w:rPr>
              <w:rStyle w:val="Hyperlink"/>
            </w:rPr>
            <w:t xml:space="preserve">Write release notes by their effect on the user</w:t>
          </w:r>
        </w:ins>
      </w:hyperlink>
      <w:ins w:id="10" w:author="PR Preview" w:date="2026-01-01T00:00:00Z">
        <w:r>
          <w:t xml:space="preserve">.</w:t>
        </w:r>
      </w:ins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2026-10-16T02:35:52Z</dcterms:created>
  <dcterms:modified xsi:type="dcterms:W3CDTF">2026-10-16T02:35:52Z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