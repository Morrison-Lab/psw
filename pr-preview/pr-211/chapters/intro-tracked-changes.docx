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2026-10-15 22:06:09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22:06:06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8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del w:id="3" w:author="PR Preview" w:date="2026-01-01T00:00:00Z">
        <w:r>
          <w:delText xml:space="preserve">The chapters fall into four groups:</w:delText>
        </w:r>
      </w:del>
    </w:p>
    <w:p>
      <w:pPr>
        <w:pStyle w:val="FirstParagraph"/>
      </w:pPr>
      <w:ins w:id="4" w:author="PR Preview" w:date="2026-01-01T00:00:00Z">
        <w:r>
          <w:t xml:space="preserve">The chapters fall into five groups:</w:t>
        </w:r>
      </w:ins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ins w:id="5" w:author="PR Preview" w:date="2026-01-01T00:00:00Z">
        <w:r>
          <w:t xml:space="preserve">Thinking:</w:t>
        </w:r>
      </w:ins>
    </w:p>
    <w:p>
      <w:pPr>
        <w:pStyle w:val="Compact"/>
        <w:numPr>
          <w:ilvl w:val="1"/>
          <w:numId w:val="1007"/>
        </w:numPr>
      </w:pPr>
      <w:hyperlink r:id="rId26">
        <w:ins w:id="6" w:author="PR Preview" w:date="2026-01-01T00:00:00Z">
          <w:r>
            <w:rPr>
              <w:rStyle w:val="Hyperlink"/>
            </w:rPr>
            <w:t xml:space="preserve">Writing to clarify your thinking</w:t>
          </w:r>
        </w:ins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8"/>
    <w:bookmarkStart w:id="29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7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9"/>
    <w:bookmarkStart w:id="35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8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8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8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8"/>
        </w:numPr>
      </w:pPr>
      <w:hyperlink r:id="rId30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5"/>
    <w:bookmarkStart w:id="44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6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3" w:name="refs"/>
    <w:bookmarkStart w:id="38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7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8"/>
    <w:bookmarkStart w:id="40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9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0"/>
    <w:bookmarkStart w:id="42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1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7" Type="http://schemas.openxmlformats.org/officeDocument/2006/relationships/hyperlink" Target="https://doi.org/10.1007/978-3-030-98175-4" TargetMode="External"/><Relationship Id="rId41" Type="http://schemas.openxmlformats.org/officeDocument/2006/relationships/hyperlink" Target="https://doi.org/10.1038/d41586-019-02918-5" TargetMode="External"/><Relationship Id="rId39" Type="http://schemas.openxmlformats.org/officeDocument/2006/relationships/hyperlink" Target="https://doi.org/10.1038/nphys724" TargetMode="External"/><Relationship Id="rId36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3" Type="http://schemas.openxmlformats.org/officeDocument/2006/relationships/hyperlink" Target="https://ucd-serg.github.io/lab-manual/resources.html" TargetMode="External"/><Relationship Id="rId30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7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Relationship Id="rId26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7" Type="http://schemas.openxmlformats.org/officeDocument/2006/relationships/hyperlink" Target="https://doi.org/10.1007/978-3-030-98175-4" TargetMode="External"/><Relationship Id="rId41" Type="http://schemas.openxmlformats.org/officeDocument/2006/relationships/hyperlink" Target="https://doi.org/10.1038/d41586-019-02918-5" TargetMode="External"/><Relationship Id="rId39" Type="http://schemas.openxmlformats.org/officeDocument/2006/relationships/hyperlink" Target="https://doi.org/10.1038/nphys724" TargetMode="External"/><Relationship Id="rId36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3" Type="http://schemas.openxmlformats.org/officeDocument/2006/relationships/hyperlink" Target="https://ucd-serg.github.io/lab-manual/resources.html" TargetMode="External"/><Relationship Id="rId30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7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Relationship Id="rId26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2026-10-16T05:09:34Z</dcterms:created>
  <dcterms:modified xsi:type="dcterms:W3CDTF">2026-10-16T05:09:34Z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