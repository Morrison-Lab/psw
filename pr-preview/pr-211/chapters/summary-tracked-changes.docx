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2026-10-15 22:06:09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22:06:06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thinking"/>
    <w:p>
      <w:pPr>
        <w:pStyle w:val="Heading2"/>
      </w:pPr>
      <w:ins w:id="3" w:author="PR Preview" w:date="2026-01-01T00:00:00Z">
        <w:r>
          <w:t xml:space="preserve">8 Thinking</w:t>
        </w:r>
      </w:ins>
    </w:p>
    <w:p>
      <w:pPr>
        <w:pStyle w:val="Compact"/>
        <w:numPr>
          <w:ilvl w:val="0"/>
          <w:numId w:val="1008"/>
        </w:numPr>
      </w:pPr>
      <w:hyperlink r:id="rId91">
        <w:ins w:id="4" w:author="PR Preview" w:date="2026-01-01T00:00:00Z">
          <w:r>
            <w:rPr>
              <w:rStyle w:val="Hyperlink"/>
            </w:rPr>
            <w:t xml:space="preserve">Write the question down first</w:t>
          </w:r>
        </w:ins>
      </w:hyperlink>
      <w:ins w:id="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hyperlink r:id="rId92">
        <w:ins w:id="6" w:author="PR Preview" w:date="2026-01-01T00:00:00Z">
          <w:r>
            <w:rPr>
              <w:rStyle w:val="Hyperlink"/>
            </w:rPr>
            <w:t xml:space="preserve">Send a written question, with the context needed to answer it</w:t>
          </w:r>
        </w:ins>
      </w:hyperlink>
      <w:ins w:id="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hyperlink r:id="rId93">
        <w:ins w:id="8" w:author="PR Preview" w:date="2026-01-01T00:00:00Z">
          <w:r>
            <w:rPr>
              <w:rStyle w:val="Hyperlink"/>
            </w:rPr>
            <w:t xml:space="preserve">Draft the plan before you run the analysis</w:t>
          </w:r>
        </w:ins>
      </w:hyperlink>
      <w:ins w:id="9" w:author="PR Preview" w:date="2026-01-01T00:00:00Z">
        <w:r>
          <w:t xml:space="preserve">.</w:t>
        </w:r>
      </w:ins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3" Type="http://schemas.openxmlformats.org/officeDocument/2006/relationships/hyperlink" Target="writing-to-think.qmd#keep-writing-as-the-work-grows" TargetMode="External"/><Relationship Id="rId92" Type="http://schemas.openxmlformats.org/officeDocument/2006/relationships/hyperlink" Target="writing-to-think.qmd#send-a-written-question" TargetMode="External"/><Relationship Id="rId91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3" Type="http://schemas.openxmlformats.org/officeDocument/2006/relationships/hyperlink" Target="writing-to-think.qmd#keep-writing-as-the-work-grows" TargetMode="External"/><Relationship Id="rId92" Type="http://schemas.openxmlformats.org/officeDocument/2006/relationships/hyperlink" Target="writing-to-think.qmd#send-a-written-question" TargetMode="External"/><Relationship Id="rId91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2026-10-16T05:10:18Z</dcterms:created>
  <dcterms:modified xsi:type="dcterms:W3CDTF">2026-10-16T05:10:18Z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