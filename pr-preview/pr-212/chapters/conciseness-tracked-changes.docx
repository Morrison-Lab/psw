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2026-10-15 22:06:09 (PDT)</w:delText>
        </w:r>
      </w:del>
    </w:p>
    <w:p>
      <w:pPr>
        <w:pStyle w:val="Date"/>
      </w:pPr>
      <w:ins w:id="2" w:author="PR Preview" w:date="2026-01-01T00:00:00Z">
        <w:r>
          <w:t xml:space="preserve">Last modified: 2026-10-15 22:08:24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2026-10-16T05:11:40Z</dcterms:created>
  <dcterms:modified xsi:type="dcterms:W3CDTF">2026-10-16T05:11:40Z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22:08:24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