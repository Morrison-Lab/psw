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23:16:48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del w:id="3" w:author="PR Preview" w:date="2026-01-01T00:00:00Z">
        <w:r>
          <w:delText xml:space="preserve">pull requests;</w:delText>
        </w:r>
      </w:del>
    </w:p>
    <w:p>
      <w:pPr>
        <w:pStyle w:val="Compact"/>
        <w:numPr>
          <w:ilvl w:val="0"/>
          <w:numId w:val="1001"/>
        </w:numPr>
      </w:pPr>
      <w:del w:id="4" w:author="PR Preview" w:date="2026-01-01T00:00:00Z">
        <w:r>
          <w:delText xml:space="preserve">issues;</w:delText>
        </w:r>
      </w:del>
    </w:p>
    <w:p>
      <w:pPr>
        <w:pStyle w:val="Compact"/>
        <w:numPr>
          <w:ilvl w:val="0"/>
          <w:numId w:val="1001"/>
        </w:numPr>
      </w:pPr>
      <w:del w:id="5" w:author="PR Preview" w:date="2026-01-01T00:00:00Z">
        <w:r>
          <w:delText xml:space="preserve">commit messages;</w:delText>
        </w:r>
      </w:del>
    </w:p>
    <w:p>
      <w:pPr>
        <w:pStyle w:val="Compact"/>
        <w:numPr>
          <w:ilvl w:val="0"/>
          <w:numId w:val="1001"/>
        </w:numPr>
      </w:pPr>
      <w:del w:id="6" w:author="PR Preview" w:date="2026-01-01T00:00:00Z">
        <w:r>
          <w:delText xml:space="preserve">READMEs;</w:delText>
        </w:r>
      </w:del>
    </w:p>
    <w:p>
      <w:pPr>
        <w:pStyle w:val="Compact"/>
        <w:numPr>
          <w:ilvl w:val="0"/>
          <w:numId w:val="1001"/>
        </w:numPr>
      </w:pPr>
      <w:del w:id="7" w:author="PR Preview" w:date="2026-01-01T00:00:00Z">
        <w:r>
          <w:delText xml:space="preserve">code comments;</w:delText>
        </w:r>
      </w:del>
    </w:p>
    <w:p>
      <w:pPr>
        <w:pStyle w:val="Compact"/>
        <w:numPr>
          <w:ilvl w:val="0"/>
          <w:numId w:val="1001"/>
        </w:numPr>
      </w:pPr>
      <w:del w:id="8" w:author="PR Preview" w:date="2026-01-01T00:00:00Z">
        <w:r>
          <w:delText xml:space="preserve">release notes.</w:delText>
        </w:r>
      </w:del>
    </w:p>
    <w:p>
      <w:pPr>
        <w:pStyle w:val="FirstParagraph"/>
      </w:pPr>
      <w:del w:id="9" w:author="PR Preview" w:date="2026-01-01T00:00:00Z">
        <w:r>
          <w:delText xml:space="preserve">The readers of these documents are busy and often unfamiliar with the change.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The rules in the other chapters apply to these documents too.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This chapter lists the general rules that matter most for them and adds a few that belong to software.</w:delText>
        </w:r>
      </w:del>
    </w:p>
    <w:p>
      <w:pPr>
        <w:pStyle w:val="Compact"/>
        <w:numPr>
          <w:ilvl w:val="0"/>
          <w:numId w:val="1001"/>
        </w:numPr>
      </w:pPr>
      <w:ins w:id="14" w:author="PR Preview" w:date="2026-01-01T00:00:00Z">
        <w:r>
          <w:t xml:space="preserve">pull requests</w:t>
        </w:r>
      </w:ins>
    </w:p>
    <w:p>
      <w:pPr>
        <w:pStyle w:val="Compact"/>
        <w:numPr>
          <w:ilvl w:val="0"/>
          <w:numId w:val="1001"/>
        </w:numPr>
      </w:pPr>
      <w:ins w:id="15" w:author="PR Preview" w:date="2026-01-01T00:00:00Z">
        <w:r>
          <w:t xml:space="preserve">issues</w:t>
        </w:r>
      </w:ins>
    </w:p>
    <w:p>
      <w:pPr>
        <w:pStyle w:val="Compact"/>
        <w:numPr>
          <w:ilvl w:val="0"/>
          <w:numId w:val="1001"/>
        </w:numPr>
      </w:pPr>
      <w:ins w:id="16" w:author="PR Preview" w:date="2026-01-01T00:00:00Z">
        <w:r>
          <w:t xml:space="preserve">commit messages</w:t>
        </w:r>
      </w:ins>
    </w:p>
    <w:p>
      <w:pPr>
        <w:pStyle w:val="Compact"/>
        <w:numPr>
          <w:ilvl w:val="0"/>
          <w:numId w:val="1001"/>
        </w:numPr>
      </w:pPr>
      <w:ins w:id="17" w:author="PR Preview" w:date="2026-01-01T00:00:00Z">
        <w:r>
          <w:t xml:space="preserve">READMEs</w:t>
        </w:r>
      </w:ins>
    </w:p>
    <w:p>
      <w:pPr>
        <w:pStyle w:val="Compact"/>
        <w:numPr>
          <w:ilvl w:val="0"/>
          <w:numId w:val="1001"/>
        </w:numPr>
      </w:pPr>
      <w:ins w:id="18" w:author="PR Preview" w:date="2026-01-01T00:00:00Z">
        <w:r>
          <w:t xml:space="preserve">code comments</w:t>
        </w:r>
      </w:ins>
    </w:p>
    <w:p>
      <w:pPr>
        <w:pStyle w:val="Compact"/>
        <w:numPr>
          <w:ilvl w:val="0"/>
          <w:numId w:val="1001"/>
        </w:numPr>
      </w:pPr>
      <w:ins w:id="19" w:author="PR Preview" w:date="2026-01-01T00:00:00Z">
        <w:r>
          <w:t xml:space="preserve">release notes</w:t>
        </w:r>
      </w:ins>
    </w:p>
    <w:p>
      <w:pPr>
        <w:pStyle w:val="FirstParagraph"/>
      </w:pPr>
      <w:ins w:id="20" w:author="PR Preview" w:date="2026-01-01T00:00:00Z">
        <w:r>
          <w:t xml:space="preserve">Readers of these documents often arrive without context on the change, so the rules in the other chapters apply to them too.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This chapter lists the general rules that matter most here and adds a few that belong to software.</w:t>
        </w:r>
      </w:ins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del w:id="23" w:author="PR Preview" w:date="2026-01-01T00:00:00Z">
          <w:r>
            <w:rPr>
              <w:rStyle w:val="Hyperlink"/>
            </w:rPr>
            <w:delText xml:space="preserve">Limit complex sentence structures</w:delText>
          </w:r>
        </w:del>
      </w:hyperlink>
      <w:del w:id="24" w:author="PR Preview" w:date="2026-01-01T00:00:00Z">
        <w:r>
          <w:delText xml:space="preserve">: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write one main idea per sentence and at most one subordinate clause.</w:delText>
        </w:r>
      </w:del>
    </w:p>
    <w:p>
      <w:pPr>
        <w:pStyle w:val="Compact"/>
        <w:numPr>
          <w:ilvl w:val="0"/>
          <w:numId w:val="1002"/>
        </w:numPr>
      </w:pPr>
      <w:hyperlink r:id="rId10">
        <w:ins w:id="27" w:author="PR Preview" w:date="2026-01-01T00:00:00Z">
          <w:r>
            <w:rPr>
              <w:rStyle w:val="Hyperlink"/>
            </w:rPr>
            <w:t xml:space="preserve">Limit complex sentence structures</w:t>
          </w:r>
        </w:ins>
      </w:hyperlink>
      <w:ins w:id="28" w:author="PR Preview" w:date="2026-01-01T00:00:00Z">
        <w:r>
          <w:t xml:space="preserve">: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write one main idea per sentence and avoid piling several subordinate clauses into one.</w:t>
        </w:r>
      </w:ins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del w:id="31" w:author="PR Preview" w:date="2026-01-01T00:00:00Z">
          <w:r>
            <w:rPr>
              <w:rStyle w:val="Hyperlink"/>
            </w:rPr>
            <w:delText xml:space="preserve">Scan for clichés</w:delText>
          </w:r>
        </w:del>
      </w:hyperlink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before you post non-trivial prose.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Skip the scan for code, terse status lines, and short replies.</w:delText>
        </w:r>
      </w:del>
    </w:p>
    <w:p>
      <w:pPr>
        <w:pStyle w:val="Compact"/>
        <w:numPr>
          <w:ilvl w:val="0"/>
          <w:numId w:val="1002"/>
        </w:numPr>
      </w:pPr>
      <w:hyperlink r:id="rId12">
        <w:ins w:id="36" w:author="PR Preview" w:date="2026-01-01T00:00:00Z">
          <w:r>
            <w:rPr>
              <w:rStyle w:val="Hyperlink"/>
            </w:rPr>
            <w:t xml:space="preserve">Scan for clichés</w:t>
          </w:r>
        </w:ins>
      </w:hyperlink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before you post non-trivial prose.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Skip the scan for code, terse status lines, and short replies,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which are too short to contain a cluster of tells.</w:t>
        </w:r>
      </w:ins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ins w:id="43" w:author="PR Preview" w:date="2026-01-01T00:00:00Z">
        <w:r>
          <w:t xml:space="preserve">❌ Update plotting code.</w:t>
        </w:r>
      </w:ins>
    </w:p>
    <w:p>
      <w:pPr>
        <w:pStyle w:val="BlockText"/>
      </w:pPr>
      <w:ins w:id="44" w:author="PR Preview" w:date="2026-01-01T00:00:00Z">
        <w:r>
          <w:t xml:space="preserve">✅ Label the y-axis in original units, so the figure no longer shows log-odds.</w:t>
        </w:r>
      </w:ins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del w:id="45" w:author="PR Preview" w:date="2026-01-01T00:00:00Z">
        <w:r>
          <w:delText xml:space="preserve">Keep each comment to one phrase where one phrase suffices.</w:delText>
        </w:r>
      </w:del>
    </w:p>
    <w:p>
      <w:pPr>
        <w:pStyle w:val="Compact"/>
        <w:numPr>
          <w:ilvl w:val="0"/>
          <w:numId w:val="1004"/>
        </w:numPr>
      </w:pPr>
      <w:ins w:id="46" w:author="PR Preview" w:date="2026-01-01T00:00:00Z">
        <w:r>
          <w:t xml:space="preserve">Keep each comment as short as it can be while still giving the reason.</w:t>
        </w:r>
      </w:ins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del w:id="47" w:author="PR Preview" w:date="2026-01-01T00:00:00Z">
        <w:r>
          <w:delText xml:space="preserve">Put breaking changes first.</w:delText>
        </w:r>
      </w:del>
    </w:p>
    <w:p>
      <w:pPr>
        <w:pStyle w:val="Compact"/>
        <w:numPr>
          <w:ilvl w:val="0"/>
          <w:numId w:val="1005"/>
        </w:numPr>
      </w:pPr>
      <w:ins w:id="48" w:author="PR Preview" w:date="2026-01-01T00:00:00Z">
        <w:r>
          <w:t xml:space="preserve">Put breaking changes first, because the user must act on them.</w:t>
        </w:r>
      </w:ins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2026-10-16T06:20:38Z</dcterms:created>
  <dcterms:modified xsi:type="dcterms:W3CDTF">2026-10-16T06:20:38Z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