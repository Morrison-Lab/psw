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05:04:39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del w:id="3" w:author="PR Preview" w:date="2026-01-01T00:00:00Z">
        <w:r>
          <w:delText xml:space="preserve">Both are correct sentences; the second puts the claim first.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first pair is from the</w:delText>
        </w:r>
      </w:del>
      <w:del w:id="6" w:author="PR Preview" w:date="2026-01-01T00:00:00Z">
        <w:r>
          <w:delText xml:space="preserve"> </w:delText>
        </w:r>
      </w:del>
      <w:hyperlink r:id="rId27">
        <w:del w:id="7" w:author="PR Preview" w:date="2026-01-01T00:00:00Z">
          <w:r>
            <w:rPr>
              <w:rStyle w:val="Hyperlink"/>
            </w:rPr>
            <w:delText xml:space="preserve">linear regression chapter of lds</w:delText>
          </w:r>
        </w:del>
      </w:hyperlink>
      <w:del w:id="8" w:author="PR Preview" w:date="2026-01-01T00:00:00Z">
        <w:r>
          <w:delText xml:space="preserve">.</w:delText>
        </w:r>
      </w:del>
    </w:p>
    <w:p>
      <w:pPr>
        <w:pStyle w:val="FirstParagraph"/>
      </w:pPr>
      <w:ins w:id="9" w:author="PR Preview" w:date="2026-01-01T00:00:00Z">
        <w:r>
          <w:t xml:space="preserve">Both are correct sentences; the second puts the claim first.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For the first pair, see the</w:t>
        </w:r>
      </w:ins>
      <w:ins w:id="12" w:author="PR Preview" w:date="2026-01-01T00:00:00Z">
        <w:r>
          <w:t xml:space="preserve"> </w:t>
        </w:r>
      </w:ins>
      <w:hyperlink r:id="rId27">
        <w:ins w:id="13" w:author="PR Preview" w:date="2026-01-01T00:00:00Z">
          <w:r>
            <w:rPr>
              <w:rStyle w:val="Hyperlink"/>
            </w:rPr>
            <w:t xml:space="preserve">linear regression chapter of lds</w:t>
          </w:r>
        </w:ins>
      </w:hyperlink>
      <w:ins w:id="14" w:author="PR Preview" w:date="2026-01-01T00:00:00Z">
        <w:r>
          <w:t xml:space="preserve">.</w:t>
        </w:r>
      </w:ins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2026-10-16T12:07:32Z</dcterms:created>
  <dcterms:modified xsi:type="dcterms:W3CDTF">2026-10-16T12:07:32Z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05:05:17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