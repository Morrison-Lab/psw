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00:10:54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r>
        <w:t xml:space="preserve">11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r>
        <w:t xml:space="preserve">12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5" w:name="adapting-another-courses-material"/>
    <w:p>
      <w:pPr>
        <w:pStyle w:val="Heading2"/>
      </w:pPr>
      <w:r>
        <w:t xml:space="preserve">13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4" w:name="material-from-your-own-work"/>
    <w:p>
      <w:pPr>
        <w:pStyle w:val="Heading3"/>
      </w:pPr>
      <w:del w:id="3" w:author="PR Preview" w:date="2026-01-01T00:00:00Z">
        <w:r>
          <w:delText xml:space="preserve">13.1 Material from your own repositories</w:delText>
        </w:r>
      </w:del>
    </w:p>
    <w:p>
      <w:pPr>
        <w:pStyle w:val="FirstParagraph"/>
      </w:pPr>
      <w:del w:id="4" w:author="PR Preview" w:date="2026-01-01T00:00:00Z">
        <w:r>
          <w:delText xml:space="preserve">Material moved between repositories you maintain needs no credit to those repositories.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When lecture notes move from one course repository to another,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leave the sister-repository credit out of the new work.</w:delText>
        </w:r>
      </w:del>
    </w:p>
    <w:p>
      <w:pPr>
        <w:pStyle w:val="BodyText"/>
      </w:pPr>
      <w:del w:id="9" w:author="PR Preview" w:date="2026-01-01T00:00:00Z">
        <w:r>
          <w:delText xml:space="preserve">Carry over what the source repository itself credits:</w:delText>
        </w:r>
      </w:del>
    </w:p>
    <w:p>
      <w:pPr>
        <w:pStyle w:val="Heading3"/>
      </w:pPr>
      <w:ins w:id="10" w:author="PR Preview" w:date="2026-01-01T00:00:00Z">
        <w:r>
          <w:t xml:space="preserve">13.1 Material from your own work</w:t>
        </w:r>
      </w:ins>
    </w:p>
    <w:p>
      <w:pPr>
        <w:pStyle w:val="FirstParagraph"/>
      </w:pPr>
      <w:ins w:id="11" w:author="PR Preview" w:date="2026-01-01T00:00:00Z">
        <w:r>
          <w:t xml:space="preserve">Do not formally acknowledge material you borrow from yourself or your own group.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Link to it, but do not credit it.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This covers:</w:t>
        </w:r>
      </w:ins>
    </w:p>
    <w:p>
      <w:pPr>
        <w:pStyle w:val="Compact"/>
        <w:numPr>
          <w:ilvl w:val="0"/>
          <w:numId w:val="1021"/>
        </w:numPr>
      </w:pPr>
      <w:ins w:id="16" w:author="PR Preview" w:date="2026-01-01T00:00:00Z">
        <w:r>
          <w:t xml:space="preserve">Material moved between repositories you maintain.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When lecture notes move from one course repository to another,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leave the sister-repository credit out of the new work.</w:t>
        </w:r>
      </w:ins>
    </w:p>
    <w:p>
      <w:pPr>
        <w:pStyle w:val="Compact"/>
        <w:numPr>
          <w:ilvl w:val="0"/>
          <w:numId w:val="1021"/>
        </w:numPr>
      </w:pPr>
      <w:ins w:id="21" w:author="PR Preview" w:date="2026-01-01T00:00:00Z">
        <w:r>
          <w:t xml:space="preserve">Work you wrote or co-wrote elsewhere,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such as a lab manual you co-author, your own papers, or your own software.</w:t>
        </w:r>
      </w:ins>
    </w:p>
    <w:p>
      <w:pPr>
        <w:pStyle w:val="FirstParagraph"/>
      </w:pPr>
      <w:ins w:id="24" w:author="PR Preview" w:date="2026-01-01T00:00:00Z">
        <w:r>
          <w:t xml:space="preserve">A formal acknowledgment tells the reader the material came from someone else,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so it does not belong on your own work, wherever that work is stored.</w:t>
        </w:r>
      </w:ins>
    </w:p>
    <w:p>
      <w:pPr>
        <w:pStyle w:val="BodyText"/>
      </w:pPr>
      <w:ins w:id="27" w:author="PR Preview" w:date="2026-01-01T00:00:00Z">
        <w:r>
          <w:t xml:space="preserve">Do not cite your own notes as the source of a definition or result either.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Cite the original publication and a modern textbook instead,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and link to your own page as further reading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(see</w:t>
        </w:r>
      </w:ins>
      <w:ins w:id="34" w:author="PR Preview" w:date="2026-01-01T00:00:00Z">
        <w:r>
          <w:t xml:space="preserve"> </w:t>
        </w:r>
      </w:ins>
      <w:hyperlink w:anchor="cite-the-original-for-named-results">
        <w:ins w:id="35" w:author="PR Preview" w:date="2026-01-01T00:00:00Z">
          <w:r>
            <w:rPr>
              <w:rStyle w:val="Hyperlink"/>
            </w:rPr>
            <w:t xml:space="preserve">Cite the original for named results</w:t>
          </w:r>
        </w:ins>
      </w:hyperlink>
      <w:ins w:id="36" w:author="PR Preview" w:date="2026-01-01T00:00:00Z">
        <w:r>
          <w:t xml:space="preserve">).</w:t>
        </w:r>
      </w:ins>
    </w:p>
    <w:p>
      <w:pPr>
        <w:pStyle w:val="BodyText"/>
      </w:pPr>
      <w:ins w:id="37" w:author="PR Preview" w:date="2026-01-01T00:00:00Z">
        <w:r>
          <w:t xml:space="preserve">❌ A bibliography entry for the group’s own notes, cited as the source:</w:t>
        </w:r>
      </w:ins>
    </w:p>
    <w:p>
      <w:pPr>
        <w:pStyle w:val="SourceCode"/>
      </w:pPr>
      <w:ins w:id="38" w:author="PR Preview" w:date="2026-01-01T00:00:00Z">
        <w:r>
          <w:rPr>
            <w:rStyle w:val="NormalTok"/>
          </w:rPr>
          <w:t xml:space="preserve">A feature vector is an element of the real coordinate space </w:t>
        </w:r>
      </w:ins>
      <w:ins w:id="39" w:author="PR Preview" w:date="2026-01-01T00:00:00Z">
        <w:r>
          <w:rPr>
            <w:rStyle w:val="CommentTok"/>
          </w:rPr>
          <w:t xml:space="preserve">[</w:t>
        </w:r>
      </w:ins>
      <w:ins w:id="40" w:author="PR Preview" w:date="2026-01-01T00:00:00Z">
        <w:r>
          <w:rPr>
            <w:rStyle w:val="OtherTok"/>
          </w:rPr>
          <w:t xml:space="preserve">@morrison2026mds</w:t>
        </w:r>
      </w:ins>
      <w:ins w:id="41" w:author="PR Preview" w:date="2026-01-01T00:00:00Z">
        <w:r>
          <w:rPr>
            <w:rStyle w:val="CommentTok"/>
          </w:rPr>
          <w:t xml:space="preserve">]</w:t>
        </w:r>
      </w:ins>
      <w:ins w:id="42" w:author="PR Preview" w:date="2026-01-01T00:00:00Z">
        <w:r>
          <w:rPr>
            <w:rStyle w:val="NormalTok"/>
          </w:rPr>
          <w:t xml:space="preserve">.</w:t>
        </w:r>
      </w:ins>
    </w:p>
    <w:p>
      <w:pPr>
        <w:pStyle w:val="FirstParagraph"/>
      </w:pPr>
      <w:ins w:id="43" w:author="PR Preview" w:date="2026-01-01T00:00:00Z">
        <w:r>
          <w:t xml:space="preserve">✅ A cross-reference link:</w:t>
        </w:r>
      </w:ins>
    </w:p>
    <w:p>
      <w:pPr>
        <w:pStyle w:val="SourceCode"/>
      </w:pPr>
      <w:ins w:id="44" w:author="PR Preview" w:date="2026-01-01T00:00:00Z">
        <w:r>
          <w:rPr>
            <w:rStyle w:val="NormalTok"/>
          </w:rPr>
          <w:t xml:space="preserve">A feature vector is an element of the</w:t>
        </w:r>
      </w:ins>
      <w:ins w:id="45" w:author="PR Preview" w:date="2026-01-01T00:00:00Z">
        <w:r>
          <w:br/>
        </w:r>
      </w:ins>
      <w:ins w:id="46" w:author="PR Preview" w:date="2026-01-01T00:00:00Z">
        <w:r>
          <w:rPr>
            <w:rStyle w:val="CommentTok"/>
          </w:rPr>
          <w:t xml:space="preserve">[</w:t>
        </w:r>
      </w:ins>
      <w:ins w:id="47" w:author="PR Preview" w:date="2026-01-01T00:00:00Z">
        <w:r>
          <w:rPr>
            <w:rStyle w:val="OtherTok"/>
          </w:rPr>
          <w:t xml:space="preserve">real coordinate space</w:t>
        </w:r>
      </w:ins>
      <w:ins w:id="48" w:author="PR Preview" w:date="2026-01-01T00:00:00Z">
        <w:r>
          <w:rPr>
            <w:rStyle w:val="CommentTok"/>
          </w:rPr>
          <w:t xml:space="preserve">](https://morrison-lab.github.io/mds/linear-algebra-vectors.html#def-real-coordinate-space)</w:t>
        </w:r>
      </w:ins>
      <w:ins w:id="49" w:author="PR Preview" w:date="2026-01-01T00:00:00Z">
        <w:r>
          <w:rPr>
            <w:rStyle w:val="NormalTok"/>
          </w:rPr>
          <w:t xml:space="preserve">.</w:t>
        </w:r>
      </w:ins>
    </w:p>
    <w:p>
      <w:pPr>
        <w:pStyle w:val="FirstParagraph"/>
      </w:pPr>
      <w:ins w:id="50" w:author="PR Preview" w:date="2026-01-01T00:00:00Z">
        <w:r>
          <w:t xml:space="preserve">A person outside your group who wrote material you reuse is the exception: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credit that person by name when you reuse their words or lectures.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A lab manual your own group maintains, such as the UCD-SERG lab manual, counts as your own work,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so it gets no credit, but what it credits, such as the Benjamin-Chung Lab Manual, is still carried.</w:t>
        </w:r>
      </w:ins>
    </w:p>
    <w:p>
      <w:pPr>
        <w:pStyle w:val="BodyText"/>
      </w:pPr>
      <w:ins w:id="57" w:author="PR Preview" w:date="2026-01-01T00:00:00Z">
        <w:r>
          <w:t xml:space="preserve">Carry over what the source itself credits:</w:t>
        </w:r>
      </w:ins>
    </w:p>
    <w:p>
      <w:pPr>
        <w:pStyle w:val="Compact"/>
        <w:numPr>
          <w:ilvl w:val="0"/>
          <w:numId w:val="1022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del w:id="58" w:author="PR Preview" w:date="2026-01-01T00:00:00Z">
        <w:r>
          <w:delText xml:space="preserve">The exception has two limits:</w:delText>
        </w:r>
      </w:del>
    </w:p>
    <w:p>
      <w:pPr>
        <w:pStyle w:val="Compact"/>
        <w:numPr>
          <w:ilvl w:val="0"/>
          <w:numId w:val="1022"/>
        </w:numPr>
      </w:pPr>
      <w:del w:id="59" w:author="PR Preview" w:date="2026-01-01T00:00:00Z">
        <w:r>
          <w:delText xml:space="preserve">It does not forbid a credit.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Leave the sister-repository credit out of new work,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but do not strip an existing credit unless the maintainer asks.</w:delText>
        </w:r>
      </w:del>
    </w:p>
    <w:p>
      <w:pPr>
        <w:pStyle w:val="Compact"/>
        <w:numPr>
          <w:ilvl w:val="0"/>
          <w:numId w:val="1022"/>
        </w:numPr>
      </w:pPr>
      <w:del w:id="64" w:author="PR Preview" w:date="2026-01-01T00:00:00Z">
        <w:r>
          <w:delText xml:space="preserve">It does not touch a link to a sister site that sends the reader to further reading.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That link is a cross-reference, not an attribution.</w:delText>
        </w:r>
      </w:del>
    </w:p>
    <w:p>
      <w:pPr>
        <w:pStyle w:val="FirstParagraph"/>
      </w:pPr>
      <w:ins w:id="67" w:author="PR Preview" w:date="2026-01-01T00:00:00Z">
        <w:r>
          <w:t xml:space="preserve">A link to a sister site that sends the reader to further reading is a cross-reference, not an attribution, so it stays.</w:t>
        </w:r>
      </w:ins>
    </w:p>
    <w:p>
      <w:pPr>
        <w:pStyle w:val="BodyText"/>
      </w:pPr>
      <w:ins w:id="68" w:author="PR Preview" w:date="2026-01-01T00:00:00Z">
        <w:r>
          <w:t xml:space="preserve">When you find an existing credit to your own work, remove it and leave the link.</w:t>
        </w:r>
      </w:ins>
    </w:p>
    <w:bookmarkEnd w:id="44"/>
    <w:bookmarkEnd w:id="45"/>
    <w:bookmarkStart w:id="46" w:name="common-citation-errors-to-avoid"/>
    <w:p>
      <w:pPr>
        <w:pStyle w:val="Heading2"/>
      </w:pPr>
      <w:r>
        <w:t xml:space="preserve">14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r>
        <w:t xml:space="preserve">15 Examples</w:t>
      </w:r>
    </w:p>
    <w:bookmarkStart w:id="47" w:name="poor-unsupported-claim"/>
    <w:p>
      <w:pPr>
        <w:pStyle w:val="Heading3"/>
      </w:pPr>
      <w:r>
        <w:t xml:space="preserve">15.1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r>
        <w:t xml:space="preserve">15.2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r>
        <w:t xml:space="preserve">15.3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r>
        <w:t xml:space="preserve">15.4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r>
        <w:t xml:space="preserve">15.5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r>
        <w:t xml:space="preserve">16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7" Type="http://schemas.openxmlformats.org/officeDocument/2006/relationships/hyperlink" Target="https://doi.org/10.1021/ci0342472" TargetMode="External"/><Relationship Id="rId59" Type="http://schemas.openxmlformats.org/officeDocument/2006/relationships/hyperlink" Target="https://doi.org/10.1093/comjnl/27.2.97" TargetMode="External"/><Relationship Id="rId55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2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0" Type="http://schemas.openxmlformats.org/officeDocument/2006/relationships/hyperlink" Target="https://www.numdam.org/" TargetMode="External"/><Relationship Id="rId53" Type="http://schemas.openxmlformats.org/officeDocument/2006/relationships/hyperlink" Target="https://www.numdam.org/item/JMPA_1867_2_12__158_0/" TargetMode="External"/><Relationship Id="rId64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6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7" Type="http://schemas.openxmlformats.org/officeDocument/2006/relationships/hyperlink" Target="https://doi.org/10.1021/ci0342472" TargetMode="External"/><Relationship Id="rId59" Type="http://schemas.openxmlformats.org/officeDocument/2006/relationships/hyperlink" Target="https://doi.org/10.1093/comjnl/27.2.97" TargetMode="External"/><Relationship Id="rId55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2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0" Type="http://schemas.openxmlformats.org/officeDocument/2006/relationships/hyperlink" Target="https://www.numdam.org/" TargetMode="External"/><Relationship Id="rId53" Type="http://schemas.openxmlformats.org/officeDocument/2006/relationships/hyperlink" Target="https://www.numdam.org/item/JMPA_1867_2_12__158_0/" TargetMode="External"/><Relationship Id="rId64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6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2026-10-16T07:13:28Z</dcterms:created>
  <dcterms:modified xsi:type="dcterms:W3CDTF">2026-10-16T07:13:28Z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