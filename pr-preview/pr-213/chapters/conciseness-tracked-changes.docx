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23:42:45 (PDT)</w:delText>
        </w:r>
      </w:del>
    </w:p>
    <w:p>
      <w:pPr>
        <w:pStyle w:val="Date"/>
      </w:pPr>
      <w:ins w:id="2" w:author="PR Preview" w:date="2026-01-01T00:00:00Z">
        <w:r>
          <w:t xml:space="preserve">Last modified: 2026-10-16 00:04:38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2026-10-16T07:07:24Z</dcterms:created>
  <dcterms:modified xsi:type="dcterms:W3CDTF">2026-10-16T07:07:24Z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00:04:38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