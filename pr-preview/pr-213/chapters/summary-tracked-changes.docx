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00:21:53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">
        <w:del w:id="3" w:author="PR Preview" w:date="2026-01-01T00:00:00Z">
          <w:r>
            <w:rPr>
              <w:rStyle w:val="Hyperlink"/>
            </w:rPr>
            <w:delText xml:space="preserve">Skip the credit for material from your own repositories</w:delText>
          </w:r>
        </w:del>
      </w:hyperlink>
      <w:del w:id="4" w:author="PR Preview" w:date="2026-01-01T00:00:00Z">
        <w:r>
          <w:delText xml:space="preserve">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but keep what those repositories credit.</w:delText>
        </w:r>
      </w:del>
    </w:p>
    <w:p>
      <w:pPr>
        <w:pStyle w:val="Compact"/>
        <w:numPr>
          <w:ilvl w:val="0"/>
          <w:numId w:val="1007"/>
        </w:numPr>
      </w:pPr>
      <w:hyperlink r:id="rId89">
        <w:ins w:id="7" w:author="PR Preview" w:date="2026-01-01T00:00:00Z">
          <w:r>
            <w:rPr>
              <w:rStyle w:val="Hyperlink"/>
            </w:rPr>
            <w:t xml:space="preserve">Do not formally acknowledge material borrowed from your own work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 remove any existing credit to it, but keep what that work itself credits.</w:t>
        </w:r>
      </w:ins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work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Relationship Id="rId10" Type="http://schemas.openxmlformats.org/officeDocument/2006/relationships/hyperlink" Target="citations-evidence.qmd#material-from-your-own-repositories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work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2026-10-16T07:26:09Z</dcterms:created>
  <dcterms:modified xsi:type="dcterms:W3CDTF">2026-10-16T07:26:09Z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00:21:53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