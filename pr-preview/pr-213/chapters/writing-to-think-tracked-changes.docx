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05:04:39 (PDT)</w:delText>
        </w:r>
      </w:del>
    </w:p>
    <w:p>
      <w:pPr>
        <w:pStyle w:val="FirstParagraph"/>
      </w:pPr>
      <w:del w:id="2" w:author="PR Preview" w:date="2026-01-01T00:00:00Z">
        <w:r>
          <w:delText xml:space="preserve">Writing helps you find out what you think, as well as report what you already know.</w:delText>
        </w:r>
      </w:del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This chapter builds on the UCD-SERG Lab Manual’s section on the topic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(UCD-SERG, n.d.)</w:delText>
        </w:r>
      </w:del>
      <w:del w:id="7" w:author="PR Preview" w:date="2026-01-01T00:00:00Z">
        <w:r>
          <w:delText xml:space="preserve">.</w:delText>
        </w:r>
      </w:del>
    </w:p>
    <w:p>
      <w:pPr>
        <w:pStyle w:val="Date"/>
      </w:pPr>
      <w:ins w:id="8" w:author="PR Preview" w:date="2026-01-01T00:00:00Z">
        <w:r>
          <w:t xml:space="preserve">Last modified: 2026-10-16 05:05:17 (PDT)</w:t>
        </w:r>
      </w:ins>
    </w:p>
    <w:p>
      <w:pPr>
        <w:pStyle w:val="FirstParagraph"/>
      </w:pPr>
      <w:ins w:id="9" w:author="PR Preview" w:date="2026-01-01T00:00:00Z">
        <w:r>
          <w:t xml:space="preserve">Writing helps you find out what you think, as well as report what you already know.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For further reading, see the section</w:t>
        </w:r>
      </w:ins>
      <w:ins w:id="12" w:author="PR Preview" w:date="2026-01-01T00:00:00Z">
        <w:r>
          <w:t xml:space="preserve"> </w:t>
        </w:r>
      </w:ins>
      <w:hyperlink r:id="rId9">
        <w:ins w:id="13" w:author="PR Preview" w:date="2026-01-01T00:00:00Z">
          <w:r>
            <w:rPr>
              <w:rStyle w:val="Hyperlink"/>
            </w:rPr>
            <w:t xml:space="preserve">Writing to clarify your thinking</w:t>
          </w:r>
        </w:ins>
      </w:hyperlink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in the UCD-SERG lab manual.</w:t>
        </w:r>
      </w:ins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p>
      <w:pPr>
        <w:pStyle w:val="Bibliography"/>
      </w:pPr>
      <w:del w:id="16" w:author="PR Preview" w:date="2026-01-01T00:00:00Z">
        <w:r>
          <w:delText xml:space="preserve">UCD-SERG. n.d.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i/>
            <w:iCs/>
          </w:rPr>
          <w:delText xml:space="preserve">Lab Manual, Section</w:delText>
        </w:r>
      </w:del>
      <w:del w:id="19" w:author="PR Preview" w:date="2026-01-01T00:00:00Z">
        <w:r>
          <w:rPr>
            <w:i/>
            <w:iCs/>
          </w:rPr>
          <w:delText xml:space="preserve"> </w:delText>
        </w:r>
      </w:del>
      <w:del w:id="20" w:author="PR Preview" w:date="2026-01-01T00:00:00Z">
        <w:r>
          <w:rPr>
            <w:i/>
            <w:iCs/>
          </w:rPr>
          <w:delText xml:space="preserve">“Writing to Clarify Your Thinking”</w:delText>
        </w:r>
      </w:del>
      <w:del w:id="21" w:author="PR Preview" w:date="2026-01-01T00:00:00Z">
        <w:r>
          <w:delText xml:space="preserve">. Online manual, University of California, Davis, Seroepidemiology Research Group. Accessed October 16, 2026.</w:delText>
        </w:r>
      </w:del>
      <w:del w:id="22" w:author="PR Preview" w:date="2026-01-01T00:00:00Z">
        <w:r>
          <w:delText xml:space="preserve"> </w:delText>
        </w:r>
      </w:del>
      <w:hyperlink r:id="rId9">
        <w:del w:id="23" w:author="PR Preview" w:date="2026-01-01T00:00:00Z">
          <w:r>
            <w:rPr>
              <w:rStyle w:val="Hyperlink"/>
            </w:rPr>
            <w:delText xml:space="preserve">https://ucd-serg.github.io/lab-manual/writing.html#writing-to-clarify-your-thinking</w:delText>
          </w:r>
        </w:del>
      </w:hyperlink>
      <w:del w:id="24" w:author="PR Preview" w:date="2026-01-01T00:00:00Z">
        <w:r>
          <w:delText xml:space="preserve">.</w:delText>
        </w:r>
      </w:del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2026-10-16T12:10:17Z</dcterms:created>
  <dcterms:modified xsi:type="dcterms:W3CDTF">2026-10-16T12:10:17Z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