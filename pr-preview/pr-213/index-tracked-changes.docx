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00:10:54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del w:id="3" w:author="PR Preview" w:date="2026-01-01T00:00:00Z">
        <w:r>
          <w:delText xml:space="preserve">The site is built from the</w:delText>
        </w:r>
      </w:del>
      <w:del w:id="4" w:author="PR Preview" w:date="2026-01-01T00:00:00Z">
        <w:r>
          <w:delText xml:space="preserve"> </w:delText>
        </w:r>
      </w:del>
      <w:hyperlink r:id="rId11">
        <w:del w:id="5" w:author="PR Preview" w:date="2026-01-01T00:00:00Z">
          <w:r>
            <w:rPr>
              <w:rStyle w:val="Hyperlink"/>
            </w:rPr>
            <w:delText xml:space="preserve">qwt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Quarto website template,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whose structure comes from the</w:delText>
        </w:r>
      </w:del>
      <w:del w:id="10" w:author="PR Preview" w:date="2026-01-01T00:00:00Z">
        <w:r>
          <w:delText xml:space="preserve"> </w:delText>
        </w:r>
      </w:del>
      <w:hyperlink r:id="rId13">
        <w:del w:id="11" w:author="PR Preview" w:date="2026-01-01T00:00:00Z">
          <w:r>
            <w:rPr>
              <w:rStyle w:val="Hyperlink"/>
            </w:rPr>
            <w:delText xml:space="preserve">UCD-SERG lab manual</w:delText>
          </w:r>
        </w:del>
      </w:hyperlink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which is in turn adapted from the</w:delText>
        </w:r>
      </w:del>
      <w:del w:id="15" w:author="PR Preview" w:date="2026-01-01T00:00:00Z">
        <w:r>
          <w:delText xml:space="preserve"> </w:delText>
        </w:r>
      </w:del>
      <w:hyperlink r:id="rId12">
        <w:del w:id="16" w:author="PR Preview" w:date="2026-01-01T00:00:00Z">
          <w:r>
            <w:rPr>
              <w:rStyle w:val="Hyperlink"/>
            </w:rPr>
            <w:delText xml:space="preserve">Benjamin-Chung Lab Manual</w:delText>
          </w:r>
        </w:del>
      </w:hyperlink>
      <w:del w:id="17" w:author="PR Preview" w:date="2026-01-01T00:00:00Z">
        <w:r>
          <w:delText xml:space="preserve">.</w:delText>
        </w:r>
      </w:del>
    </w:p>
    <w:p>
      <w:pPr>
        <w:pStyle w:val="FirstParagraph"/>
      </w:pPr>
      <w:ins w:id="18" w:author="PR Preview" w:date="2026-01-01T00:00:00Z">
        <w:r>
          <w:t xml:space="preserve">The site is built from the</w:t>
        </w:r>
      </w:ins>
      <w:ins w:id="19" w:author="PR Preview" w:date="2026-01-01T00:00:00Z">
        <w:r>
          <w:t xml:space="preserve"> </w:t>
        </w:r>
      </w:ins>
      <w:hyperlink r:id="rId11">
        <w:ins w:id="20" w:author="PR Preview" w:date="2026-01-01T00:00:00Z">
          <w:r>
            <w:rPr>
              <w:rStyle w:val="Hyperlink"/>
            </w:rPr>
            <w:t xml:space="preserve">qwt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Quarto website template,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whose structure ultimately derives from the</w:t>
        </w:r>
      </w:ins>
      <w:ins w:id="25" w:author="PR Preview" w:date="2026-01-01T00:00:00Z">
        <w:r>
          <w:t xml:space="preserve"> </w:t>
        </w:r>
      </w:ins>
      <w:hyperlink r:id="rId12">
        <w:ins w:id="26" w:author="PR Preview" w:date="2026-01-01T00:00:00Z">
          <w:r>
            <w:rPr>
              <w:rStyle w:val="Hyperlink"/>
            </w:rPr>
            <w:t xml:space="preserve">Benjamin-Chung Lab Manual</w:t>
          </w:r>
        </w:ins>
      </w:hyperlink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See also the</w:t>
        </w:r>
      </w:ins>
      <w:ins w:id="30" w:author="PR Preview" w:date="2026-01-01T00:00:00Z">
        <w:r>
          <w:t xml:space="preserve"> </w:t>
        </w:r>
      </w:ins>
      <w:hyperlink r:id="rId13">
        <w:ins w:id="31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32" w:author="PR Preview" w:date="2026-01-01T00:00:00Z">
        <w:r>
          <w:t xml:space="preserve">.</w:t>
        </w:r>
      </w:ins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2" Type="http://schemas.openxmlformats.org/officeDocument/2006/relationships/hyperlink" Target="https://jadebc.github.io/lab-manual/index.html" TargetMode="External"/><Relationship Id="rId13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2" Type="http://schemas.openxmlformats.org/officeDocument/2006/relationships/hyperlink" Target="https://jadebc.github.io/lab-manual/index.html" TargetMode="External"/><Relationship Id="rId13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2026-10-16T07:15:43Z</dcterms:created>
  <dcterms:modified xsi:type="dcterms:W3CDTF">2026-10-16T07:15:43Z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