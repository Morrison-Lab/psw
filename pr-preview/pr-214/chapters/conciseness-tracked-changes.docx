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2026-10-15 23:42:45 (PDT)</w:delText>
        </w:r>
      </w:del>
    </w:p>
    <w:p>
      <w:pPr>
        <w:pStyle w:val="Date"/>
      </w:pPr>
      <w:ins w:id="2" w:author="PR Preview" w:date="2026-01-01T00:00:00Z">
        <w:r>
          <w:t xml:space="preserve">Last modified: 2026-10-16 01:11:43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2026-10-16T08:15:06Z</dcterms:created>
  <dcterms:modified xsi:type="dcterms:W3CDTF">2026-10-16T08:15:06Z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01:11:43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