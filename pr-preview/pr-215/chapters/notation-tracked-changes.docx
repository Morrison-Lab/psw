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01:32:45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making-expressions-concise"/>
    <w:p>
      <w:pPr>
        <w:pStyle w:val="Heading2"/>
      </w:pPr>
      <w:del w:id="3" w:author="PR Preview" w:date="2026-01-01T00:00:00Z">
        <w:r>
          <w:delText xml:space="preserve">7 Writing dot products</w:delText>
        </w:r>
      </w:del>
    </w:p>
    <w:p>
      <w:pPr>
        <w:pStyle w:val="Heading2"/>
      </w:pPr>
      <w:ins w:id="4" w:author="PR Preview" w:date="2026-01-01T00:00:00Z">
        <w:r>
          <w:t xml:space="preserve">7 Making expressions concise</w:t>
        </w:r>
      </w:ins>
    </w:p>
    <w:p>
      <w:pPr>
        <w:pStyle w:val="FirstParagraph"/>
      </w:pPr>
      <w:ins w:id="5" w:author="PR Preview" w:date="2026-01-01T00:00:00Z">
        <w:r>
          <w:t xml:space="preserve">Make each expression as concise as possible.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The less clutter an expression has, the easier it is to read.</w:t>
        </w:r>
      </w:ins>
    </w:p>
    <w:p>
      <w:pPr>
        <w:pStyle w:val="BodyText"/>
      </w:pPr>
      <w:ins w:id="8" w:author="PR Preview" w:date="2026-01-01T00:00:00Z">
        <w:r>
          <w:t xml:space="preserve">Before you finish a definition, theorem or proof,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scan it for a sub-expression that is written out in full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more than once,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or that is a conceptually coherent chunk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even if it appears only once,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such as the prediction error (the fitted value minus the outcome)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or the loss of a prediction on one observation.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Give the chunk a name and a macro,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and write the macro everywhere the chunk appears.</w:t>
        </w:r>
      </w:ins>
    </w:p>
    <w:bookmarkStart w:id="43" w:name="exm-concise-expression"/>
    <w:p>
      <w:pPr>
        <w:pStyle w:val="BodyText"/>
      </w:pPr>
      <w:ins w:id="25" w:author="PR Preview" w:date="2026-01-01T00:00:00Z">
        <w:r>
          <w:rPr>
            <w:b/>
            <w:bCs/>
          </w:rPr>
          <w:t xml:space="preserve">Example 16 (Naming a repeated chunk)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 </w:t>
        </w:r>
      </w:ins>
    </w:p>
    <w:p>
      <w:pPr>
        <w:pStyle w:val="BlockText"/>
      </w:pPr>
      <w:ins w:id="28" w:author="PR Preview" w:date="2026-01-01T00:00:00Z">
        <w:r>
          <w:t xml:space="preserve">❌ Source: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rPr>
            <w:rStyle w:val="VerbatimChar"/>
          </w:rPr>
          <w:t xml:space="preserve">The loss is $\frac{1}{n} \sum_{i=1}^n \paren{\eoutvar_i - \outvar_i}^2$, and its derivative is $\frac{2}{n} \sum_{i=1}^n \paren{\eoutvar_i - \outvar_i} \predvar_i$.</w:t>
        </w:r>
      </w:ins>
    </w:p>
    <w:p>
      <w:pPr>
        <w:pStyle w:val="BlockText"/>
      </w:pPr>
      <w:ins w:id="31" w:author="PR Preview" w:date="2026-01-01T00:00:00Z">
        <w:r>
          <w:t xml:space="preserve">✅ Source: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rPr>
            <w:rStyle w:val="VerbatimChar"/>
          </w:rPr>
          <w:t xml:space="preserve">The loss is $\frac{1}{n} \sum_{i=1}^n \prederr_i^2$, and its derivative is $\frac{2}{n} \sum_{i=1}^n \prederr_i \predvar_i$.</w:t>
        </w:r>
      </w:ins>
    </w:p>
    <w:p>
      <w:pPr>
        <w:pStyle w:val="FirstParagraph"/>
      </w:pPr>
      <w:ins w:id="34" w:author="PR Preview" w:date="2026-01-01T00:00:00Z">
        <w:r>
          <w:t xml:space="preserve">Both versions print the same quantities.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The ❌ version writes the difference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rPr>
            <w:rStyle w:val="VerbatimChar"/>
          </w:rPr>
          <w:t xml:space="preserve">\eoutvar_i - \outvar_i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out twice.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The ✅ version names it once, as the prediction error,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and each formula shows at a glance what it is built from.</w:t>
        </w:r>
      </w:ins>
    </w:p>
    <w:bookmarkEnd w:id="43"/>
    <w:p>
      <w:pPr>
        <w:pStyle w:val="BodyText"/>
      </w:pPr>
      <w:ins w:id="45" w:author="PR Preview" w:date="2026-01-01T00:00:00Z">
        <w:r>
          <w:t xml:space="preserve">Add the macro to the shared macro file before you use it,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never as a local macro in one document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(see</w:t>
        </w:r>
      </w:ins>
      <w:ins w:id="50" w:author="PR Preview" w:date="2026-01-01T00:00:00Z">
        <w:r>
          <w:t xml:space="preserve"> </w:t>
        </w:r>
      </w:ins>
      <w:hyperlink w:anchor="using-shared-macros">
        <w:ins w:id="51" w:author="PR Preview" w:date="2026-01-01T00:00:00Z">
          <w:r>
            <w:rPr>
              <w:rStyle w:val="Hyperlink"/>
            </w:rPr>
            <w:t xml:space="preserve">Using shared macros</w:t>
          </w:r>
        </w:ins>
      </w:hyperlink>
      <w:ins w:id="52" w:author="PR Preview" w:date="2026-01-01T00:00:00Z">
        <w:r>
          <w:t xml:space="preserve">),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and record its meaning in that file’s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rPr>
            <w:rStyle w:val="VerbatimChar"/>
          </w:rPr>
          <w:t xml:space="preserve">interpretations.tsv</w:t>
        </w:r>
      </w:ins>
      <w:ins w:id="57" w:author="PR Preview" w:date="2026-01-01T00:00:00Z">
        <w:r>
          <w:t xml:space="preserve">.</w:t>
        </w:r>
      </w:ins>
    </w:p>
    <w:bookmarkEnd w:id="44"/>
    <w:bookmarkStart w:id="46" w:name="writing-dot-products"/>
    <w:p>
      <w:pPr>
        <w:pStyle w:val="Heading2"/>
      </w:pPr>
      <w:ins w:id="58" w:author="PR Preview" w:date="2026-01-01T00:00:00Z">
        <w:r>
          <w:t xml:space="preserve">8 Writing dot products</w:t>
        </w:r>
      </w:ins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5" w:name="exm-dot-product"/>
    <w:p>
      <w:pPr>
        <w:pStyle w:val="BodyText"/>
      </w:pPr>
      <w:del w:id="59" w:author="PR Preview" w:date="2026-01-01T00:00:00Z">
        <w:r>
          <w:rPr>
            <w:b/>
            <w:bCs/>
          </w:rPr>
          <w:delText xml:space="preserve">Example 16 (Writing a dot product)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 </w:delText>
        </w:r>
      </w:del>
    </w:p>
    <w:p>
      <w:pPr>
        <w:pStyle w:val="BodyText"/>
      </w:pPr>
      <w:ins w:id="62" w:author="PR Preview" w:date="2026-01-01T00:00:00Z">
        <w:r>
          <w:rPr>
            <w:b/>
            <w:bCs/>
          </w:rPr>
          <w:t xml:space="preserve">Example 17 (Writing a dot product)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5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6"/>
    <w:bookmarkStart w:id="49" w:name="writing-out-notational-shorthands"/>
    <w:p>
      <w:pPr>
        <w:pStyle w:val="Heading2"/>
      </w:pPr>
      <w:del w:id="65" w:author="PR Preview" w:date="2026-01-01T00:00:00Z">
        <w:r>
          <w:delText xml:space="preserve">8 Writing out notational shorthands</w:delText>
        </w:r>
      </w:del>
    </w:p>
    <w:p>
      <w:pPr>
        <w:pStyle w:val="Heading2"/>
      </w:pPr>
      <w:ins w:id="66" w:author="PR Preview" w:date="2026-01-01T00:00:00Z">
        <w:r>
          <w:t xml:space="preserve">9 Writing out notational shorthands</w:t>
        </w:r>
      </w:ins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8" w:name="exm-notational-shorthand"/>
    <w:p>
      <w:pPr>
        <w:pStyle w:val="BodyText"/>
      </w:pPr>
      <w:del w:id="67" w:author="PR Preview" w:date="2026-01-01T00:00:00Z">
        <w:r>
          <w:rPr>
            <w:b/>
            <w:bCs/>
          </w:rPr>
          <w:delText xml:space="preserve">Example 17 (Writing out the limits of a sum and the range of an index)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For a discrete random variable</w:delText>
        </w:r>
      </w:del>
      <w:del w:id="70" w:author="PR Preview" w:date="2026-01-01T00:00:00Z">
        <w:r>
          <w:delText xml:space="preserve"> </w:delText>
        </w:r>
      </w:del>
      <m:oMath>
        <m:r>
          <m:t>X</m:t>
        </m:r>
      </m:oMath>
      <w:del w:id="71" w:author="PR Preview" w:date="2026-01-01T00:00:00Z">
        <w:r>
          <w:delText xml:space="preserve">:</w:delText>
        </w:r>
      </w:del>
    </w:p>
    <w:p>
      <w:pPr>
        <w:pStyle w:val="BodyText"/>
      </w:pPr>
      <w:ins w:id="72" w:author="PR Preview" w:date="2026-01-01T00:00:00Z">
        <w:r>
          <w:rPr>
            <w:b/>
            <w:bCs/>
          </w:rPr>
          <w:t xml:space="preserve">Example 18 (Writing out the limits of a sum and the range of an index)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For a discrete random variable</w:t>
        </w:r>
      </w:ins>
      <w:ins w:id="75" w:author="PR Preview" w:date="2026-01-01T00:00:00Z">
        <w:r>
          <w:t xml:space="preserve"> </w:t>
        </w:r>
      </w:ins>
      <m:oMath>
        <m:r>
          <m:t>X</m:t>
        </m:r>
      </m:oMath>
      <w:ins w:id="76" w:author="PR Preview" w:date="2026-01-01T00:00:00Z">
        <w:r>
          <w:t xml:space="preserve">:</w:t>
        </w:r>
      </w:ins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8"/>
    <w:bookmarkEnd w:id="49"/>
    <w:bookmarkStart w:id="51" w:name="stating-assumptions-before-using-them"/>
    <w:p>
      <w:pPr>
        <w:pStyle w:val="Heading2"/>
      </w:pPr>
      <w:del w:id="77" w:author="PR Preview" w:date="2026-01-01T00:00:00Z">
        <w:r>
          <w:delText xml:space="preserve">9 Stating assumptions before using them</w:delText>
        </w:r>
      </w:del>
    </w:p>
    <w:p>
      <w:pPr>
        <w:pStyle w:val="Heading2"/>
      </w:pPr>
      <w:ins w:id="78" w:author="PR Preview" w:date="2026-01-01T00:00:00Z">
        <w:r>
          <w:t xml:space="preserve">10 Stating assumptions before using them</w:t>
        </w:r>
      </w:ins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0" w:name="exm-assumptions-first"/>
    <w:p>
      <w:pPr>
        <w:pStyle w:val="BodyText"/>
      </w:pPr>
      <w:del w:id="79" w:author="PR Preview" w:date="2026-01-01T00:00:00Z">
        <w:r>
          <w:rPr>
            <w:b/>
            <w:bCs/>
          </w:rPr>
          <w:delText xml:space="preserve">Example 18 (Stating the restriction on</w:delText>
        </w:r>
      </w:del>
      <w:del w:id="80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81" w:author="PR Preview" w:date="2026-01-01T00:00:00Z">
        <w:r>
          <w:rPr>
            <w:b/>
            <w:bCs/>
          </w:rPr>
          <w:delText xml:space="preserve"> </w:delText>
        </w:r>
      </w:del>
      <w:del w:id="82" w:author="PR Preview" w:date="2026-01-01T00:00:00Z">
        <w:r>
          <w:rPr>
            <w:b/>
            <w:bCs/>
          </w:rPr>
          <w:delText xml:space="preserve">before using it)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To show that</w:delText>
        </w:r>
      </w:del>
      <w:del w:id="8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</m:t>
        </m:r>
      </m:oMath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is a strict local minimizer of</w:delText>
        </w:r>
      </w:del>
      <w:del w:id="8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89" w:author="PR Preview" w:date="2026-01-01T00:00:00Z">
        <w:r>
          <w:delText xml:space="preserve">,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we show that</w:delText>
        </w:r>
      </w:del>
      <w:del w:id="9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for every</w:delText>
        </w:r>
      </w:del>
      <w:del w:id="95" w:author="PR Preview" w:date="2026-01-01T00:00:00Z">
        <w:r>
          <w:delText xml:space="preserve"> </w:delText>
        </w:r>
      </w:del>
      <m:oMath>
        <m:r>
          <m:t>x</m:t>
        </m:r>
      </m:oMath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near 2 other than 2 itself.</w:delText>
        </w:r>
      </w:del>
    </w:p>
    <w:p>
      <w:pPr>
        <w:pStyle w:val="BodyText"/>
      </w:pPr>
      <w:ins w:id="98" w:author="PR Preview" w:date="2026-01-01T00:00:00Z">
        <w:r>
          <w:rPr>
            <w:b/>
            <w:bCs/>
          </w:rPr>
          <w:t xml:space="preserve">Example 19 (Stating the restriction on</w:t>
        </w:r>
      </w:ins>
      <w:ins w:id="99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100" w:author="PR Preview" w:date="2026-01-01T00:00:00Z">
        <w:r>
          <w:rPr>
            <w:b/>
            <w:bCs/>
          </w:rPr>
          <w:t xml:space="preserve"> </w:t>
        </w:r>
      </w:ins>
      <w:ins w:id="101" w:author="PR Preview" w:date="2026-01-01T00:00:00Z">
        <w:r>
          <w:rPr>
            <w:b/>
            <w:bCs/>
          </w:rPr>
          <w:t xml:space="preserve">before using it)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To show that</w:t>
        </w:r>
      </w:ins>
      <w:ins w:id="10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is a strict local minimizer of</w:t>
        </w:r>
      </w:ins>
      <w:ins w:id="10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108" w:author="PR Preview" w:date="2026-01-01T00:00:00Z">
        <w:r>
          <w:t xml:space="preserve">,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we show that</w:t>
        </w:r>
      </w:ins>
      <w:ins w:id="11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for every</w:t>
        </w:r>
      </w:ins>
      <w:ins w:id="114" w:author="PR Preview" w:date="2026-01-01T00:00:00Z">
        <w:r>
          <w:t xml:space="preserve"> </w:t>
        </w:r>
      </w:ins>
      <m:oMath>
        <m:r>
          <m:t>x</m:t>
        </m:r>
      </m:oMath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near 2 other than 2 itself.</w:t>
        </w:r>
      </w:ins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7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7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2026-10-16T08:36:06Z</dcterms:created>
  <dcterms:modified xsi:type="dcterms:W3CDTF">2026-10-16T08:36:06Z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01:32:45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