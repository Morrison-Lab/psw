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2026-10-15 23:42:45 (PDT)</w:delText>
        </w:r>
      </w:del>
    </w:p>
    <w:p>
      <w:pPr>
        <w:pStyle w:val="Date"/>
      </w:pPr>
      <w:ins w:id="2" w:author="PR Preview" w:date="2026-01-01T00:00:00Z">
        <w:r>
          <w:t xml:space="preserve">Last modified: 2026-10-16 01:36:37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2026-10-16T08:39:41Z</dcterms:created>
  <dcterms:modified xsi:type="dcterms:W3CDTF">2026-10-16T08:39:41Z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01:36:37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