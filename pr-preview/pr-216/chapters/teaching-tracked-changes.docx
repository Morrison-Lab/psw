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2" w:name="X2bc6121e3a2f39a37d8a6591d77df16bd22bd0b"/>
    <w:p>
      <w:pPr>
        <w:pStyle w:val="Heading2"/>
      </w:pPr>
      <w:r>
        <w:t xml:space="preserve">12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09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09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2"/>
    <w:bookmarkStart w:id="43" w:name="X7c0de8eaf50a5b2644eabf66f1f9b734b8a4a71"/>
    <w:p>
      <w:pPr>
        <w:pStyle w:val="Heading2"/>
      </w:pPr>
      <w:r>
        <w:t xml:space="preserve">13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0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0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3"/>
    <w:bookmarkStart w:id="44" w:name="Xffa5a3357c8672d830c88e1e58a0ef107550647"/>
    <w:p>
      <w:pPr>
        <w:pStyle w:val="Heading2"/>
      </w:pPr>
      <w:r>
        <w:t xml:space="preserve">14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1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1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1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4"/>
    <w:bookmarkStart w:id="45" w:name="make-figures-accessible"/>
    <w:p>
      <w:pPr>
        <w:pStyle w:val="Heading2"/>
      </w:pPr>
      <w:r>
        <w:t xml:space="preserve">15 Make figures accessible</w:t>
      </w:r>
    </w:p>
    <w:p>
      <w:pPr>
        <w:pStyle w:val="Compact"/>
        <w:numPr>
          <w:ilvl w:val="0"/>
          <w:numId w:val="1012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2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2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5"/>
    <w:bookmarkStart w:id="47" w:name="structure-slides-for-the-reader"/>
    <w:p>
      <w:pPr>
        <w:pStyle w:val="Heading2"/>
      </w:pPr>
      <w:r>
        <w:t xml:space="preserve">16 Structure slides for the reader</w:t>
      </w:r>
    </w:p>
    <w:p>
      <w:pPr>
        <w:pStyle w:val="Compact"/>
        <w:numPr>
          <w:ilvl w:val="0"/>
          <w:numId w:val="1013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3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3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3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3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3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3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7"/>
    <w:bookmarkStart w:id="48" w:name="talk-about-the-ideas-not-the-notes"/>
    <w:p>
      <w:pPr>
        <w:pStyle w:val="Heading2"/>
      </w:pPr>
      <w:del w:id="3" w:author="PR Preview" w:date="2026-01-01T00:00:00Z">
        <w:r>
          <w:delText xml:space="preserve">17 Credit other courses without summarizing them</w:delText>
        </w:r>
      </w:del>
    </w:p>
    <w:p>
      <w:pPr>
        <w:pStyle w:val="Heading2"/>
      </w:pPr>
      <w:ins w:id="4" w:author="PR Preview" w:date="2026-01-01T00:00:00Z">
        <w:r>
          <w:t xml:space="preserve">17 Talk about the ideas, not the notes</w:t>
        </w:r>
      </w:ins>
    </w:p>
    <w:p>
      <w:pPr>
        <w:pStyle w:val="FirstParagraph"/>
      </w:pPr>
      <w:ins w:id="5" w:author="PR Preview" w:date="2026-01-01T00:00:00Z">
        <w:r>
          <w:t xml:space="preserve">When a term is defined on another page or in another site,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state the idea in the sentence and link the term.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Do not write about where the definition lives.</w:t>
        </w:r>
      </w:ins>
    </w:p>
    <w:p>
      <w:pPr>
        <w:pStyle w:val="Compact"/>
        <w:numPr>
          <w:ilvl w:val="0"/>
          <w:numId w:val="1014"/>
        </w:numPr>
      </w:pPr>
      <w:ins w:id="10" w:author="PR Preview" w:date="2026-01-01T00:00:00Z">
        <w:r>
          <w:t xml:space="preserve">Write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“the bias of an estimator”</w:t>
        </w:r>
      </w:ins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linked to its definition,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not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“the statistics notes define the bias of an estimator”</w:t>
        </w:r>
      </w:ins>
      <w:ins w:id="2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21" w:author="PR Preview" w:date="2026-01-01T00:00:00Z">
        <w:r>
          <w:t xml:space="preserve">Do not write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“see the probability notes”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or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“as in our notes”</w:t>
        </w:r>
      </w:ins>
      <w:ins w:id="28" w:author="PR Preview" w:date="2026-01-01T00:00:00Z">
        <w:r>
          <w:t xml:space="preserve">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link already says where the term lives.</w:t>
        </w:r>
      </w:ins>
    </w:p>
    <w:p>
      <w:pPr>
        <w:pStyle w:val="Compact"/>
        <w:numPr>
          <w:ilvl w:val="0"/>
          <w:numId w:val="1014"/>
        </w:numPr>
      </w:pPr>
      <w:ins w:id="31" w:author="PR Preview" w:date="2026-01-01T00:00:00Z">
        <w:r>
          <w:t xml:space="preserve">Name a remark by the idea it holds,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such as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“Bias of a prediction”</w:t>
        </w:r>
      </w:ins>
      <w:ins w:id="36" w:author="PR Preview" w:date="2026-01-01T00:00:00Z">
        <w:r>
          <w:t xml:space="preserve">,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not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“Bias of a prediction in the statistics notes”</w:t>
        </w:r>
      </w:ins>
      <w:ins w:id="41" w:author="PR Preview" w:date="2026-01-01T00:00:00Z">
        <w:r>
          <w:t xml:space="preserve">.</w:t>
        </w:r>
      </w:ins>
    </w:p>
    <w:p>
      <w:pPr>
        <w:pStyle w:val="FirstParagraph"/>
      </w:pPr>
      <w:ins w:id="42" w:author="PR Preview" w:date="2026-01-01T00:00:00Z">
        <w:r>
          <w:t xml:space="preserve">Students read concepts, not the structure of the site.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 sentence about which notes define a term adds no content,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it goes stale when the definition moves.</w:t>
        </w:r>
      </w:ins>
    </w:p>
    <w:bookmarkEnd w:id="48"/>
    <w:bookmarkStart w:id="52" w:name="Xcb579568ef754486ebde8b41ba4528bdf380eec"/>
    <w:p>
      <w:pPr>
        <w:pStyle w:val="Heading2"/>
      </w:pPr>
      <w:ins w:id="47" w:author="PR Preview" w:date="2026-01-01T00:00:00Z">
        <w:r>
          <w:t xml:space="preserve">18 Credit other courses without summarizing them</w:t>
        </w:r>
      </w:ins>
    </w:p>
    <w:p>
      <w:pPr>
        <w:pStyle w:val="Compact"/>
        <w:numPr>
          <w:ilvl w:val="0"/>
          <w:numId w:val="1015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5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Title a section by its topic, not by its author or course.</w:t>
      </w:r>
      <w:r>
        <w:t xml:space="preserve"> </w:t>
      </w:r>
      <w:hyperlink r:id="rId5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5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2"/>
    <w:bookmarkStart w:id="61" w:name="rules-that-apply-to-all-writing"/>
    <w:p>
      <w:pPr>
        <w:pStyle w:val="Heading2"/>
      </w:pPr>
      <w:del w:id="48" w:author="PR Preview" w:date="2026-01-01T00:00:00Z">
        <w:r>
          <w:delText xml:space="preserve">18 Rules that apply to all writing</w:delText>
        </w:r>
      </w:del>
    </w:p>
    <w:p>
      <w:pPr>
        <w:pStyle w:val="Heading2"/>
      </w:pPr>
      <w:ins w:id="49" w:author="PR Preview" w:date="2026-01-01T00:00:00Z">
        <w:r>
          <w:t xml:space="preserve">19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6"/>
        </w:numPr>
      </w:pPr>
      <w:hyperlink r:id="rId5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6"/>
        </w:numPr>
      </w:pPr>
      <w:hyperlink r:id="rId5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hyperlink r:id="rId5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6"/>
        </w:numPr>
      </w:pPr>
      <w:hyperlink r:id="rId5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0" w:name="refs"/>
    <w:bookmarkStart w:id="5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avoid-cliches.qmd" TargetMode="External"/><Relationship Id="rId49" Type="http://schemas.openxmlformats.org/officeDocument/2006/relationships/hyperlink" Target="citations-evidence.qmd#adapting-another-courses-material" TargetMode="External"/><Relationship Id="rId51" Type="http://schemas.openxmlformats.org/officeDocument/2006/relationships/hyperlink" Target="citations-evidence.qmd#put-the-content-first" TargetMode="External"/><Relationship Id="rId50" Type="http://schemas.openxmlformats.org/officeDocument/2006/relationships/hyperlink" Target="citations-evidence.qmd#quote-the-original" TargetMode="External"/><Relationship Id="rId53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4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8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6" Type="http://schemas.openxmlformats.org/officeDocument/2006/relationships/hyperlink" Target="word-choice.qmd#avoid-vague-and-metaphorical-language" TargetMode="External"/><Relationship Id="rId5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void-cliches.qmd" TargetMode="External"/><Relationship Id="rId49" Type="http://schemas.openxmlformats.org/officeDocument/2006/relationships/hyperlink" Target="citations-evidence.qmd#adapting-another-courses-material" TargetMode="External"/><Relationship Id="rId51" Type="http://schemas.openxmlformats.org/officeDocument/2006/relationships/hyperlink" Target="citations-evidence.qmd#put-the-content-first" TargetMode="External"/><Relationship Id="rId50" Type="http://schemas.openxmlformats.org/officeDocument/2006/relationships/hyperlink" Target="citations-evidence.qmd#quote-the-original" TargetMode="External"/><Relationship Id="rId53" Type="http://schemas.openxmlformats.org/officeDocument/2006/relationships/hyperlink" Target="conciseness.qmd#lead-with-the-subject" TargetMode="External"/><Relationship Id="rId46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4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8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41" Type="http://schemas.openxmlformats.org/officeDocument/2006/relationships/hyperlink" Target="https://github.com/quarto-ext/include-code-file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6" Type="http://schemas.openxmlformats.org/officeDocument/2006/relationships/hyperlink" Target="word-choice.qmd#avoid-vague-and-metaphorical-language" TargetMode="External"/><Relationship Id="rId5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2026-10-16T08:41:03Z</dcterms:created>
  <dcterms:modified xsi:type="dcterms:W3CDTF">2026-10-16T08:41:03Z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