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2026-10-16 01:58:21 (PDT)</w:delText>
        </w:r>
      </w:del>
    </w:p>
    <w:p>
      <w:pPr>
        <w:pStyle w:val="Date"/>
      </w:pPr>
      <w:ins w:id="2" w:author="PR Preview" w:date="2026-01-01T00:00:00Z">
        <w:r>
          <w:t xml:space="preserve">Last modified: 2026-10-16 02:15:21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2026-10-16T09:17:56Z</dcterms:created>
  <dcterms:modified xsi:type="dcterms:W3CDTF">2026-10-16T09:17:56Z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02:15:21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