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del w:id="3" w:author="PR Preview" w:date="2026-01-01T00:00:00Z">
        <w:r>
          <w:delText xml:space="preserve">Make each expression as concise as possible.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less clutter an expression has, the easier it is to read.</w:delText>
        </w:r>
      </w:del>
    </w:p>
    <w:p>
      <w:pPr>
        <w:pStyle w:val="FirstParagraph"/>
      </w:pPr>
      <w:ins w:id="6" w:author="PR Preview" w:date="2026-01-01T00:00:00Z">
        <w:r>
          <w:t xml:space="preserve">Make each expression as concise as possible.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less clutter an expression has, the easier it is to read.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This is one case of</w:t>
        </w:r>
      </w:ins>
      <w:ins w:id="11" w:author="PR Preview" w:date="2026-01-01T00:00:00Z">
        <w:r>
          <w:t xml:space="preserve"> </w:t>
        </w:r>
      </w:ins>
      <w:hyperlink r:id="rId43">
        <w:ins w:id="12" w:author="PR Preview" w:date="2026-01-01T00:00:00Z">
          <w:r>
            <w:rPr>
              <w:rStyle w:val="Hyperlink"/>
            </w:rPr>
            <w:t xml:space="preserve">building every unit from smaller atomic units</w:t>
          </w:r>
        </w:ins>
      </w:hyperlink>
      <w:ins w:id="13" w:author="PR Preview" w:date="2026-01-01T00:00:00Z">
        <w:r>
          <w:t xml:space="preserve">.</w:t>
        </w:r>
      </w:ins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2026-10-16T09:18:48Z</dcterms:created>
  <dcterms:modified xsi:type="dcterms:W3CDTF">2026-10-16T09:18:48Z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