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02:15:21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del w:id="3" w:author="PR Preview" w:date="2026-01-01T00:00:00Z">
        <w:r>
          <w:delText xml:space="preserve">2 Give each defined term its own div</w:delText>
        </w:r>
      </w:del>
    </w:p>
    <w:p>
      <w:pPr>
        <w:pStyle w:val="Heading2"/>
      </w:pPr>
      <w:ins w:id="4" w:author="PR Preview" w:date="2026-01-01T00:00:00Z">
        <w:r>
          <w:t xml:space="preserve">2 Build every unit from smaller atomic units</w:t>
        </w:r>
      </w:ins>
    </w:p>
    <w:p>
      <w:pPr>
        <w:pStyle w:val="FirstParagraph"/>
      </w:pPr>
      <w:ins w:id="5" w:author="PR Preview" w:date="2026-01-01T00:00:00Z">
        <w:r>
          <w:t xml:space="preserve">Make every unit of analysis as concise and minimal as possible.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The units are mathematical expressions and divs of every kind: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definitions, theorems, lemmas, corollaries, examples, remarks and proofs.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When a unit grows complicated, do not write the complexity into it.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Abstract the complexity out into smaller, atomic definitions, results and expressions,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each with its own name and identifier,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and glue the pieces together with hyperlinks.</w:t>
        </w:r>
      </w:ins>
    </w:p>
    <w:p>
      <w:pPr>
        <w:pStyle w:val="BodyText"/>
      </w:pPr>
      <w:ins w:id="18" w:author="PR Preview" w:date="2026-01-01T00:00:00Z">
        <w:r>
          <w:t xml:space="preserve">This is the compositional approach of</w:t>
        </w:r>
      </w:ins>
      <w:ins w:id="19" w:author="PR Preview" w:date="2026-01-01T00:00:00Z">
        <w:r>
          <w:t xml:space="preserve"> </w:t>
        </w:r>
      </w:ins>
      <w:hyperlink r:id="rId14">
        <w:ins w:id="20" w:author="PR Preview" w:date="2026-01-01T00:00:00Z">
          <w:r>
            <w:rPr>
              <w:rStyle w:val="Hyperlink"/>
            </w:rPr>
            <w:t xml:space="preserve">modular programming</w:t>
          </w:r>
        </w:ins>
      </w:hyperlink>
      <w:ins w:id="21" w:author="PR Preview" w:date="2026-01-01T00:00:00Z">
        <w:r>
          <w:t xml:space="preserve">: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 program is built from small, single-purpose modules that call one another,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and a maintainer changes one module without reading the rest.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The notes work the same way.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 theorem links to the definitions it uses,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 proof links to the lemmas it uses,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 an expression is written with the named pieces it is built from.</w:t>
        </w:r>
      </w:ins>
    </w:p>
    <w:p>
      <w:pPr>
        <w:pStyle w:val="Compact"/>
        <w:numPr>
          <w:ilvl w:val="0"/>
          <w:numId w:val="1002"/>
        </w:numPr>
      </w:pPr>
      <w:ins w:id="34" w:author="PR Preview" w:date="2026-01-01T00:00:00Z">
        <w:r>
          <w:t xml:space="preserve">A display holds one idea.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Name each meaningful sub-expression, give it a macro,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and build the display from the names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(see</w:t>
        </w:r>
      </w:ins>
      <w:ins w:id="41" w:author="PR Preview" w:date="2026-01-01T00:00:00Z">
        <w:r>
          <w:t xml:space="preserve"> </w:t>
        </w:r>
      </w:ins>
      <w:hyperlink r:id="rId15">
        <w:ins w:id="42" w:author="PR Preview" w:date="2026-01-01T00:00:00Z">
          <w:r>
            <w:rPr>
              <w:rStyle w:val="Hyperlink"/>
            </w:rPr>
            <w:t xml:space="preserve">Making expressions concise</w:t>
          </w:r>
        </w:ins>
      </w:hyperlink>
      <w:ins w:id="43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2"/>
        </w:numPr>
      </w:pPr>
      <w:ins w:id="44" w:author="PR Preview" w:date="2026-01-01T00:00:00Z">
        <w:r>
          <w:t xml:space="preserve">A div holds one term or one result.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Move a second term, a side property or a long argument into its own div,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 link to it from the place that needs it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(see</w:t>
        </w:r>
      </w:ins>
      <w:ins w:id="51" w:author="PR Preview" w:date="2026-01-01T00:00:00Z">
        <w:r>
          <w:t xml:space="preserve"> </w:t>
        </w:r>
      </w:ins>
      <w:hyperlink w:anchor="give-each-defined-term-its-own-div">
        <w:ins w:id="52" w:author="PR Preview" w:date="2026-01-01T00:00:00Z">
          <w:r>
            <w:rPr>
              <w:rStyle w:val="Hyperlink"/>
            </w:rPr>
            <w:t xml:space="preserve">Give each defined term its own div</w:t>
          </w:r>
        </w:ins>
      </w:hyperlink>
      <w:ins w:id="53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2"/>
        </w:numPr>
      </w:pPr>
      <w:ins w:id="54" w:author="PR Preview" w:date="2026-01-01T00:00:00Z">
        <w:r>
          <w:t xml:space="preserve">A proof states the lemmas it needs and links to them,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instead of deriving them in the middle of the argument.</w:t>
        </w:r>
      </w:ins>
    </w:p>
    <w:p>
      <w:pPr>
        <w:pStyle w:val="Compact"/>
        <w:numPr>
          <w:ilvl w:val="0"/>
          <w:numId w:val="1002"/>
        </w:numPr>
      </w:pPr>
      <w:ins w:id="57" w:author="PR Preview" w:date="2026-01-01T00:00:00Z">
        <w:r>
          <w:t xml:space="preserve">A link replaces a repeated explanation.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If a piece is already written, link to it instead of writing it a second time.</w:t>
        </w:r>
      </w:ins>
    </w:p>
    <w:p>
      <w:pPr>
        <w:pStyle w:val="FirstParagraph"/>
      </w:pPr>
      <w:ins w:id="60" w:author="PR Preview" w:date="2026-01-01T00:00:00Z">
        <w:r>
          <w:t xml:space="preserve">When a unit still looks long, ask what could be named and moved out.</w:t>
        </w:r>
      </w:ins>
    </w:p>
    <w:bookmarkStart w:id="16" w:name="exm-atomic-units"/>
    <w:p>
      <w:pPr>
        <w:pStyle w:val="BodyText"/>
      </w:pPr>
      <w:ins w:id="61" w:author="PR Preview" w:date="2026-01-01T00:00:00Z">
        <w:r>
          <w:rPr>
            <w:b/>
            <w:bCs/>
          </w:rPr>
          <w:t xml:space="preserve">Example 2 (Splitting one long definition)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 </w:t>
        </w:r>
      </w:ins>
    </w:p>
    <w:p>
      <w:pPr>
        <w:pStyle w:val="BlockText"/>
      </w:pPr>
      <w:ins w:id="64" w:author="PR Preview" w:date="2026-01-01T00:00:00Z">
        <w:r>
          <w:t xml:space="preserve">❌ One div defines the ridge estimator, defines its penalty, and proves that it shrinks the coefficients.</w:t>
        </w:r>
      </w:ins>
    </w:p>
    <w:p>
      <w:pPr>
        <w:pStyle w:val="BlockText"/>
      </w:pPr>
      <w:ins w:id="65" w:author="PR Preview" w:date="2026-01-01T00:00:00Z">
        <w:r>
          <w:t xml:space="preserve">✅ Three divs: a definition of the penalty, a definition of the ridge estimator that links to the penalty, and a theorem on shrinkage that links to both.</w:t>
        </w:r>
      </w:ins>
    </w:p>
    <w:p>
      <w:pPr>
        <w:pStyle w:val="FirstParagraph"/>
      </w:pPr>
      <w:ins w:id="66" w:author="PR Preview" w:date="2026-01-01T00:00:00Z">
        <w:r>
          <w:t xml:space="preserve">The ✅ version lets a later chapter link to the penalty alone,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and each piece fits on a slide.</w:t>
        </w:r>
      </w:ins>
    </w:p>
    <w:bookmarkEnd w:id="16"/>
    <w:bookmarkEnd w:id="17"/>
    <w:bookmarkStart w:id="19" w:name="give-each-defined-term-its-own-div"/>
    <w:p>
      <w:pPr>
        <w:pStyle w:val="Heading2"/>
      </w:pPr>
      <w:ins w:id="69" w:author="PR Preview" w:date="2026-01-01T00:00:00Z">
        <w:r>
          <w:t xml:space="preserve">3 Give each defined term its own div</w:t>
        </w:r>
      </w:ins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del w:id="70" w:author="PR Preview" w:date="2026-01-01T00:00:00Z">
        <w:r>
          <w:delText xml:space="preserve">3 State the notation and its alternatives</w:delText>
        </w:r>
      </w:del>
    </w:p>
    <w:p>
      <w:pPr>
        <w:pStyle w:val="Heading2"/>
      </w:pPr>
      <w:ins w:id="71" w:author="PR Preview" w:date="2026-01-01T00:00:00Z">
        <w:r>
          <w:t xml:space="preserve">4 State the notation and its alternatives</w:t>
        </w:r>
      </w:ins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del w:id="72" w:author="PR Preview" w:date="2026-01-01T00:00:00Z">
        <w:r>
          <w:delText xml:space="preserve">4 Lead with the simplest correct form of a definition</w:delText>
        </w:r>
      </w:del>
    </w:p>
    <w:p>
      <w:pPr>
        <w:pStyle w:val="Heading2"/>
      </w:pPr>
      <w:ins w:id="73" w:author="PR Preview" w:date="2026-01-01T00:00:00Z">
        <w:r>
          <w:t xml:space="preserve">5 Lead with the simplest correct form of a definition</w:t>
        </w:r>
      </w:ins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del w:id="74" w:author="PR Preview" w:date="2026-01-01T00:00:00Z">
        <w:r>
          <w:delText xml:space="preserve">5 Reuse one written version of each result</w:delText>
        </w:r>
      </w:del>
    </w:p>
    <w:p>
      <w:pPr>
        <w:pStyle w:val="Heading2"/>
      </w:pPr>
      <w:ins w:id="75" w:author="PR Preview" w:date="2026-01-01T00:00:00Z">
        <w:r>
          <w:t xml:space="preserve">6 Reuse one written version of each result</w:t>
        </w:r>
      </w:ins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del w:id="76" w:author="PR Preview" w:date="2026-01-01T00:00:00Z">
        <w:r>
          <w:delText xml:space="preserve">6 Use real data and compute every number</w:delText>
        </w:r>
      </w:del>
    </w:p>
    <w:p>
      <w:pPr>
        <w:pStyle w:val="Heading2"/>
      </w:pPr>
      <w:ins w:id="77" w:author="PR Preview" w:date="2026-01-01T00:00:00Z">
        <w:r>
          <w:t xml:space="preserve">7 Use real data and compute every number</w:t>
        </w:r>
      </w:ins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del w:id="78" w:author="PR Preview" w:date="2026-01-01T00:00:00Z">
        <w:r>
          <w:delText xml:space="preserve">7 Store structured data in structured formats</w:delText>
        </w:r>
      </w:del>
    </w:p>
    <w:p>
      <w:pPr>
        <w:pStyle w:val="Heading2"/>
      </w:pPr>
      <w:ins w:id="79" w:author="PR Preview" w:date="2026-01-01T00:00:00Z">
        <w:r>
          <w:t xml:space="preserve">8 Store structured data in structured formats</w:t>
        </w:r>
      </w:ins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del w:id="80" w:author="PR Preview" w:date="2026-01-01T00:00:00Z">
        <w:r>
          <w:delText xml:space="preserve">8 Show each idea applied and in a figure</w:delText>
        </w:r>
      </w:del>
    </w:p>
    <w:p>
      <w:pPr>
        <w:pStyle w:val="Heading2"/>
      </w:pPr>
      <w:ins w:id="81" w:author="PR Preview" w:date="2026-01-01T00:00:00Z">
        <w:r>
          <w:t xml:space="preserve">9 Show each idea applied and in a figure</w:t>
        </w:r>
      </w:ins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del w:id="82" w:author="PR Preview" w:date="2026-01-01T00:00:00Z">
        <w:r>
          <w:delText xml:space="preserve">9 Write labs for both languages and any computer</w:delText>
        </w:r>
      </w:del>
    </w:p>
    <w:p>
      <w:pPr>
        <w:pStyle w:val="Heading2"/>
      </w:pPr>
      <w:ins w:id="83" w:author="PR Preview" w:date="2026-01-01T00:00:00Z">
        <w:r>
          <w:t xml:space="preserve">10 Write labs for both languages and any computer</w:t>
        </w:r>
      </w:ins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del w:id="84" w:author="PR Preview" w:date="2026-01-01T00:00:00Z">
        <w:r>
          <w:delText xml:space="preserve">10 Present R results with modern packages</w:delText>
        </w:r>
      </w:del>
    </w:p>
    <w:p>
      <w:pPr>
        <w:pStyle w:val="Heading2"/>
      </w:pPr>
      <w:ins w:id="85" w:author="PR Preview" w:date="2026-01-01T00:00:00Z">
        <w:r>
          <w:t xml:space="preserve">11 Present R results with modern packages</w:t>
        </w:r>
      </w:ins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del w:id="86" w:author="PR Preview" w:date="2026-01-01T00:00:00Z">
        <w:r>
          <w:delText xml:space="preserve">11 Manipulate data with dplyr, not base R</w:delText>
        </w:r>
      </w:del>
    </w:p>
    <w:p>
      <w:pPr>
        <w:pStyle w:val="Heading2"/>
      </w:pPr>
      <w:ins w:id="87" w:author="PR Preview" w:date="2026-01-01T00:00:00Z">
        <w:r>
          <w:t xml:space="preserve">12 Manipulate data with dplyr, not base R</w:t>
        </w:r>
      </w:ins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del w:id="88" w:author="PR Preview" w:date="2026-01-01T00:00:00Z">
        <w:r>
          <w:delText xml:space="preserve">12 Include code from files instead of copying it</w:delText>
        </w:r>
      </w:del>
    </w:p>
    <w:p>
      <w:pPr>
        <w:pStyle w:val="Heading2"/>
      </w:pPr>
      <w:ins w:id="89" w:author="PR Preview" w:date="2026-01-01T00:00:00Z">
        <w:r>
          <w:t xml:space="preserve">13 Include code from files instead of copying it</w:t>
        </w:r>
      </w:ins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del w:id="90" w:author="PR Preview" w:date="2026-01-01T00:00:00Z">
        <w:r>
          <w:delText xml:space="preserve">13 Comment every code chunk to say what and why</w:delText>
        </w:r>
      </w:del>
    </w:p>
    <w:p>
      <w:pPr>
        <w:pStyle w:val="Heading2"/>
      </w:pPr>
      <w:ins w:id="91" w:author="PR Preview" w:date="2026-01-01T00:00:00Z">
        <w:r>
          <w:t xml:space="preserve">14 Comment every code chunk to say what and why</w:t>
        </w:r>
      </w:ins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del w:id="92" w:author="PR Preview" w:date="2026-01-01T00:00:00Z">
        <w:r>
          <w:delText xml:space="preserve">14 Introduce every function in a programming primer</w:delText>
        </w:r>
      </w:del>
    </w:p>
    <w:p>
      <w:pPr>
        <w:pStyle w:val="Heading2"/>
      </w:pPr>
      <w:ins w:id="93" w:author="PR Preview" w:date="2026-01-01T00:00:00Z">
        <w:r>
          <w:t xml:space="preserve">15 Introduce every function in a programming primer</w:t>
        </w:r>
      </w:ins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del w:id="94" w:author="PR Preview" w:date="2026-01-01T00:00:00Z">
        <w:r>
          <w:delText xml:space="preserve">15 Make figures accessible</w:delText>
        </w:r>
      </w:del>
    </w:p>
    <w:p>
      <w:pPr>
        <w:pStyle w:val="Heading2"/>
      </w:pPr>
      <w:ins w:id="95" w:author="PR Preview" w:date="2026-01-01T00:00:00Z">
        <w:r>
          <w:t xml:space="preserve">16 Make figures accessible</w:t>
        </w:r>
      </w:ins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del w:id="96" w:author="PR Preview" w:date="2026-01-01T00:00:00Z">
        <w:r>
          <w:delText xml:space="preserve">16 Structure slides for the reader</w:delText>
        </w:r>
      </w:del>
    </w:p>
    <w:p>
      <w:pPr>
        <w:pStyle w:val="Heading2"/>
      </w:pPr>
      <w:ins w:id="97" w:author="PR Preview" w:date="2026-01-01T00:00:00Z">
        <w:r>
          <w:t xml:space="preserve">17 Structure slides for the reader</w:t>
        </w:r>
      </w:ins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del w:id="98" w:author="PR Preview" w:date="2026-01-01T00:00:00Z">
        <w:r>
          <w:delText xml:space="preserve">17 Talk about the ideas, not the notes</w:delText>
        </w:r>
      </w:del>
    </w:p>
    <w:p>
      <w:pPr>
        <w:pStyle w:val="Heading2"/>
      </w:pPr>
      <w:ins w:id="99" w:author="PR Preview" w:date="2026-01-01T00:00:00Z">
        <w:r>
          <w:t xml:space="preserve">18 Talk about the ideas, not the notes</w:t>
        </w:r>
      </w:ins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del w:id="100" w:author="PR Preview" w:date="2026-01-01T00:00:00Z">
        <w:r>
          <w:delText xml:space="preserve">18 Credit other courses without summarizing them</w:delText>
        </w:r>
      </w:del>
    </w:p>
    <w:p>
      <w:pPr>
        <w:pStyle w:val="Heading2"/>
      </w:pPr>
      <w:ins w:id="101" w:author="PR Preview" w:date="2026-01-01T00:00:00Z">
        <w:r>
          <w:t xml:space="preserve">19 Credit other courses without summarizing them</w:t>
        </w:r>
      </w:ins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del w:id="102" w:author="PR Preview" w:date="2026-01-01T00:00:00Z">
        <w:r>
          <w:delText xml:space="preserve">19 Rules that apply to all writing</w:delText>
        </w:r>
      </w:del>
    </w:p>
    <w:p>
      <w:pPr>
        <w:pStyle w:val="Heading2"/>
      </w:pPr>
      <w:ins w:id="103" w:author="PR Preview" w:date="2026-01-01T00:00:00Z">
        <w:r>
          <w:t xml:space="preserve">20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2026-10-16T09:19:25Z</dcterms:created>
  <dcterms:modified xsi:type="dcterms:W3CDTF">2026-10-16T09:19:25Z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