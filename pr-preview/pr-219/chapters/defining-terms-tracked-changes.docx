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2026-10-16 01:58:21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02:20:01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ins w:id="3" w:author="PR Preview" w:date="2026-01-01T00:00:00Z">
        <w:r>
          <w:rPr>
            <w:b/>
            <w:bCs/>
          </w:rPr>
          <w:t xml:space="preserve">Name the target of every estimator and predictor: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Every estimator has one target estimand, and the definition says which.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A prediction is not an estimator of a mean.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Its estimand is the observed outcome value of a new data point,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not the population mean of that outcome.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For example, the fitted model at</w:t>
        </w:r>
      </w:ins>
      <w:ins w:id="14" w:author="PR Preview" w:date="2026-01-01T00:00:00Z">
        <w:r>
          <w:t xml:space="preserve"> </w:t>
        </w:r>
      </w:ins>
      <m:oMath>
        <m:r>
          <m:t>x</m:t>
        </m:r>
      </m:oMath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is an estimator of the mean function value at</w:t>
        </w:r>
      </w:ins>
      <w:ins w:id="17" w:author="PR Preview" w:date="2026-01-01T00:00:00Z">
        <w:r>
          <w:t xml:space="preserve"> </w:t>
        </w:r>
      </w:ins>
      <m:oMath>
        <m:r>
          <m:t>x</m:t>
        </m:r>
      </m:oMath>
      <w:ins w:id="18" w:author="PR Preview" w:date="2026-01-01T00:00:00Z">
        <w:r>
          <w:t xml:space="preserve">,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so its bias is measured against that mean,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while the prediction at</w:t>
        </w:r>
      </w:ins>
      <w:ins w:id="23" w:author="PR Preview" w:date="2026-01-01T00:00:00Z">
        <w:r>
          <w:t xml:space="preserve"> </w:t>
        </w:r>
      </w:ins>
      <m:oMath>
        <m:r>
          <m:t>x</m:t>
        </m:r>
      </m:oMath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has the new outcome</w:t>
        </w:r>
      </w:ins>
      <w:ins w:id="26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as its estimand,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so its prediction error is measured against</w:t>
        </w:r>
      </w:ins>
      <w:ins w:id="31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32" w:author="PR Preview" w:date="2026-01-01T00:00:00Z">
        <w:r>
          <w:t xml:space="preserve">.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Write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“the fitted model at</w:t>
        </w:r>
      </w:ins>
      <w:ins w:id="37" w:author="PR Preview" w:date="2026-01-01T00:00:00Z">
        <w:r>
          <w:t xml:space="preserve"> </w:t>
        </w:r>
      </w:ins>
      <m:oMath>
        <m:r>
          <m:t>x</m:t>
        </m:r>
      </m:oMath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as an estimator of the mean function value”</w:t>
        </w:r>
      </w:ins>
      <w:ins w:id="40" w:author="PR Preview" w:date="2026-01-01T00:00:00Z">
        <w:r>
          <w:t xml:space="preserve">,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or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“the prediction of the new outcome”</w:t>
        </w:r>
      </w:ins>
      <w:ins w:id="45" w:author="PR Preview" w:date="2026-01-01T00:00:00Z">
        <w:r>
          <w:t xml:space="preserve">,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and never leave the target implicit.</w:t>
        </w:r>
      </w:ins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2026-10-16T09:22:53Z</dcterms:created>
  <dcterms:modified xsi:type="dcterms:W3CDTF">2026-10-16T09:22:53Z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