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01:58:21 (PDT)</w:delText>
        </w:r>
      </w:del>
    </w:p>
    <w:p>
      <w:pPr>
        <w:pStyle w:val="Date"/>
      </w:pPr>
      <w:ins w:id="2" w:author="PR Preview" w:date="2026-01-01T00:00:00Z">
        <w:r>
          <w:t xml:space="preserve">Last modified: 2026-10-16 02:30:46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2026-10-16T09:33:51Z</dcterms:created>
  <dcterms:modified xsi:type="dcterms:W3CDTF">2026-10-16T09:33:51Z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02:30:46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