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del w:id="3" w:author="PR Preview" w:date="2026-01-01T00:00:00Z">
        <w:r>
          <w:delText xml:space="preserve">Name a macro for what the symbol means, not for the letter it prints.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macro such as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rStyle w:val="VerbatimChar"/>
          </w:rPr>
          <w:delText xml:space="preserve">\vdelta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rStyle w:val="VerbatimChar"/>
          </w:rPr>
          <w:delText xml:space="preserve">\hbeta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only spells a Greek letter,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so it names no concept,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changing the symbol for that concept still means editing every use.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Outside a passage that discusses the notation itself,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do not write a Greek letter in a math expression,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either as a raw command such as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rStyle w:val="VerbatimChar"/>
          </w:rPr>
          <w:delText xml:space="preserve">\delta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or inside a letter-named macro such as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rPr>
            <w:rStyle w:val="VerbatimChar"/>
          </w:rPr>
          <w:delText xml:space="preserve">\vdelta</w:delText>
        </w:r>
      </w:del>
      <w:del w:id="30" w:author="PR Preview" w:date="2026-01-01T00:00:00Z">
        <w:r>
          <w:delText xml:space="preserve">.</w:delText>
        </w:r>
      </w:del>
    </w:p>
    <w:p>
      <w:pPr>
        <w:pStyle w:val="BodyText"/>
      </w:pPr>
      <w:ins w:id="31" w:author="PR Preview" w:date="2026-01-01T00:00:00Z">
        <w:r>
          <w:t xml:space="preserve">Name a macro for what the symbol means, not for the letter it prints.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 macro such as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rStyle w:val="VerbatimChar"/>
          </w:rPr>
          <w:t xml:space="preserve">\vdelta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or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rStyle w:val="VerbatimChar"/>
          </w:rPr>
          <w:t xml:space="preserve">\hbeta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only spells a Greek letter,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so it names no concept,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 changing the symbol for that concept still means editing every use.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Outside a passage that discusses the notation itself,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do not write a Greek letter in a math expression,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either as a raw command such as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rStyle w:val="VerbatimChar"/>
          </w:rPr>
          <w:t xml:space="preserve">\delta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or inside a letter-named macro such as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rStyle w:val="VerbatimChar"/>
          </w:rPr>
          <w:t xml:space="preserve">\vdelta</w:t>
        </w:r>
      </w:ins>
      <w:ins w:id="58" w:author="PR Preview" w:date="2026-01-01T00:00:00Z">
        <w:r>
          <w:t xml:space="preserve">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 only exception is a one-off symbol that fits no semantic category,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 the rule for Latin letters below says when that applies.</w:t>
        </w:r>
      </w:ins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del w:id="63" w:author="PR Preview" w:date="2026-01-01T00:00:00Z">
        <w:r>
          <w:delText xml:space="preserve">Latin letters with a fixed role follow the same rule.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In a regression or prediction model, use these macros:</w:delText>
        </w:r>
      </w:del>
    </w:p>
    <w:p>
      <w:pPr>
        <w:pStyle w:val="BodyText"/>
      </w:pPr>
      <w:ins w:id="66" w:author="PR Preview" w:date="2026-01-01T00:00:00Z">
        <w:r>
          <w:t xml:space="preserve">Latin letters follow the same rule, with the same single exception for letters of either alphabet.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Outside a passage that discusses the notation itself,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do not write a literal Latin or Greek letter in a math expression.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 exception is a one-off symbol that fits no semantic category.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 shared macros already name outcome variables, covariates and generic parameters,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so a one-off should almost never be needed.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When a symbol has a category but no macro, add the macro to the shared file first.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New macros always go in the group’s shared macros repository,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never in a repository that applies them,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unless that repository explicitly overrides the default meaning of one specific macro.</w:t>
        </w:r>
      </w:ins>
    </w:p>
    <w:p>
      <w:pPr>
        <w:pStyle w:val="BodyText"/>
      </w:pPr>
      <w:ins w:id="85" w:author="PR Preview" w:date="2026-01-01T00:00:00Z">
        <w:r>
          <w:t xml:space="preserve">Latin letters with a fixed role show the rule.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In a regression or prediction model, use these macros:</w:t>
        </w:r>
      </w:ins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3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3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4"/>
    <w:bookmarkStart w:id="46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5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5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6"/>
    <w:bookmarkStart w:id="49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8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8"/>
    <w:bookmarkEnd w:id="49"/>
    <w:bookmarkStart w:id="51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0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7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7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2026-10-16T09:34:51Z</dcterms:created>
  <dcterms:modified xsi:type="dcterms:W3CDTF">2026-10-16T09:34:51Z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