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02:42:44 (PDT)</w:delText>
        </w:r>
      </w:del>
    </w:p>
    <w:p>
      <w:pPr>
        <w:pStyle w:val="Date"/>
      </w:pPr>
      <w:ins w:id="2" w:author="PR Preview" w:date="2026-01-01T00:00:00Z">
        <w:r>
          <w:t xml:space="preserve">Last modified: 2026-10-16 02:42:37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27" w:name="do-not-overexplain"/>
    <w:p>
      <w:pPr>
        <w:pStyle w:val="Heading2"/>
      </w:pPr>
      <w:del w:id="3" w:author="PR Preview" w:date="2026-01-01T00:00:00Z">
        <w:r>
          <w:delText xml:space="preserve">8 Put lists in bullet points</w:delText>
        </w:r>
      </w:del>
    </w:p>
    <w:p>
      <w:pPr>
        <w:pStyle w:val="Heading2"/>
      </w:pPr>
      <w:ins w:id="4" w:author="PR Preview" w:date="2026-01-01T00:00:00Z">
        <w:r>
          <w:t xml:space="preserve">8 Do not overexplain</w:t>
        </w:r>
      </w:ins>
    </w:p>
    <w:p>
      <w:pPr>
        <w:pStyle w:val="FirstParagraph"/>
      </w:pPr>
      <w:ins w:id="5" w:author="PR Preview" w:date="2026-01-01T00:00:00Z">
        <w:r>
          <w:t xml:space="preserve">Say what the reader needs, and stop.</w:t>
        </w:r>
      </w:ins>
      <w:ins w:id="6" w:author="PR Preview" w:date="2026-01-01T00:00:00Z">
        <w:r>
          <w:t xml:space="preserve"> </w:t>
        </w:r>
      </w:ins>
      <w:ins w:id="7" w:author="PR Preview" w:date="2026-01-01T00:00:00Z">
        <w:r>
          <w:t xml:space="preserve">Cut a qualifier, a restatement or a reason that the words before it already imply.</w:t>
        </w:r>
      </w:ins>
    </w:p>
    <w:bookmarkStart w:id="26" w:name="exm-overexplain"/>
    <w:p>
      <w:pPr>
        <w:pStyle w:val="BodyText"/>
      </w:pPr>
      <w:ins w:id="8" w:author="PR Preview" w:date="2026-01-01T00:00:00Z">
        <w:r>
          <w:rPr>
            <w:b/>
            <w:bCs/>
          </w:rPr>
          <w:t xml:space="preserve">Example 5 (Cutting a clause the term already implies)</w:t>
        </w:r>
      </w:ins>
      <w:ins w:id="9" w:author="PR Preview" w:date="2026-01-01T00:00:00Z">
        <w:r>
          <w:t xml:space="preserve"> </w:t>
        </w:r>
      </w:ins>
      <w:ins w:id="10" w:author="PR Preview" w:date="2026-01-01T00:00:00Z">
        <w:r>
          <w:t xml:space="preserve"> </w:t>
        </w:r>
      </w:ins>
    </w:p>
    <w:p>
      <w:pPr>
        <w:pStyle w:val="BlockText"/>
      </w:pPr>
      <w:ins w:id="11" w:author="PR Preview" w:date="2026-01-01T00:00:00Z">
        <w:r>
          <w:t xml:space="preserve">❌ Estimated mean: the estimated value of the mean, whether or not it is a mean of an outcome.</w:t>
        </w:r>
      </w:ins>
    </w:p>
    <w:p>
      <w:pPr>
        <w:pStyle w:val="BlockText"/>
      </w:pPr>
      <w:ins w:id="12" w:author="PR Preview" w:date="2026-01-01T00:00:00Z">
        <w:r>
          <w:t xml:space="preserve">✅ Estimated mean: the estimated value of the mean.</w:t>
        </w:r>
      </w:ins>
    </w:p>
    <w:p>
      <w:pPr>
        <w:pStyle w:val="FirstParagraph"/>
      </w:pPr>
      <w:ins w:id="13" w:author="PR Preview" w:date="2026-01-01T00:00:00Z">
        <w:r>
          <w:t xml:space="preserve">The first version adds a clause that</w:t>
        </w:r>
      </w:ins>
      <w:ins w:id="14" w:author="PR Preview" w:date="2026-01-01T00:00:00Z">
        <w:r>
          <w:t xml:space="preserve"> </w:t>
        </w:r>
      </w:ins>
      <w:ins w:id="15" w:author="PR Preview" w:date="2026-01-01T00:00:00Z">
        <w:r>
          <w:t xml:space="preserve">“the mean”</w:t>
        </w:r>
      </w:ins>
      <w:ins w:id="16" w:author="PR Preview" w:date="2026-01-01T00:00:00Z">
        <w:r>
          <w:t xml:space="preserve"> </w:t>
        </w:r>
      </w:ins>
      <w:ins w:id="17" w:author="PR Preview" w:date="2026-01-01T00:00:00Z">
        <w:r>
          <w:t xml:space="preserve">already covers.</w:t>
        </w:r>
      </w:ins>
      <w:ins w:id="18" w:author="PR Preview" w:date="2026-01-01T00:00:00Z">
        <w:r>
          <w:t xml:space="preserve"> </w:t>
        </w:r>
      </w:ins>
      <w:ins w:id="19" w:author="PR Preview" w:date="2026-01-01T00:00:00Z">
        <w:r>
          <w:t xml:space="preserve">The second is complete.</w:t>
        </w:r>
      </w:ins>
    </w:p>
    <w:bookmarkEnd w:id="26"/>
    <w:bookmarkEnd w:id="27"/>
    <w:bookmarkStart w:id="34" w:name="put-lists-in-bullet-points"/>
    <w:p>
      <w:pPr>
        <w:pStyle w:val="Heading2"/>
      </w:pPr>
      <w:ins w:id="20" w:author="PR Preview" w:date="2026-01-01T00:00:00Z">
        <w:r>
          <w:t xml:space="preserve">9 Put lists in bullet points</w:t>
        </w:r>
      </w:ins>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del w:id="21" w:author="PR Preview" w:date="2026-01-01T00:00:00Z">
        <w:r>
          <w:rPr>
            <w:b/>
            <w:bCs/>
          </w:rPr>
          <w:delText xml:space="preserve">Example 5 (Turning an inline list into bullet points)</w:delText>
        </w:r>
      </w:del>
      <w:del w:id="22" w:author="PR Preview" w:date="2026-01-01T00:00:00Z">
        <w:r>
          <w:delText xml:space="preserve"> </w:delText>
        </w:r>
      </w:del>
      <w:del w:id="23" w:author="PR Preview" w:date="2026-01-01T00:00:00Z">
        <w:r>
          <w:delText xml:space="preserve"> </w:delText>
        </w:r>
      </w:del>
    </w:p>
    <w:p>
      <w:pPr>
        <w:pStyle w:val="FirstParagraph"/>
      </w:pPr>
      <w:ins w:id="24" w:author="PR Preview" w:date="2026-01-01T00:00:00Z">
        <w:r>
          <w:rPr>
            <w:b/>
            <w:bCs/>
          </w:rPr>
          <w:t xml:space="preserve">Example 6 (Turning an inline list into bullet points)</w:t>
        </w:r>
      </w:ins>
      <w:ins w:id="25" w:author="PR Preview" w:date="2026-01-01T00:00:00Z">
        <w:r>
          <w:t xml:space="preserve"> </w:t>
        </w:r>
      </w:ins>
      <w:ins w:id="26" w:author="PR Preview" w:date="2026-01-01T00:00:00Z">
        <w:r>
          <w:t xml:space="preserve"> </w:t>
        </w:r>
      </w:ins>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del w:id="27" w:author="PR Preview" w:date="2026-01-01T00:00:00Z">
        <w:r>
          <w:rPr>
            <w:b/>
            <w:bCs/>
          </w:rPr>
          <w:delText xml:space="preserve">Example 6 (Turning a run of resource sentences into bullet points)</w:delText>
        </w:r>
      </w:del>
      <w:del w:id="28" w:author="PR Preview" w:date="2026-01-01T00:00:00Z">
        <w:r>
          <w:delText xml:space="preserve"> </w:delText>
        </w:r>
      </w:del>
      <w:del w:id="29" w:author="PR Preview" w:date="2026-01-01T00:00:00Z">
        <w:r>
          <w:delText xml:space="preserve"> </w:delText>
        </w:r>
      </w:del>
    </w:p>
    <w:p>
      <w:pPr>
        <w:pStyle w:val="BodyText"/>
      </w:pPr>
      <w:ins w:id="30" w:author="PR Preview" w:date="2026-01-01T00:00:00Z">
        <w:r>
          <w:rPr>
            <w:b/>
            <w:bCs/>
          </w:rPr>
          <w:t xml:space="preserve">Example 7 (Turning a run of resource sentences into bullet points)</w:t>
        </w:r>
      </w:ins>
      <w:ins w:id="31" w:author="PR Preview" w:date="2026-01-01T00:00:00Z">
        <w:r>
          <w:t xml:space="preserve"> </w:t>
        </w:r>
      </w:ins>
      <w:ins w:id="32" w:author="PR Preview" w:date="2026-01-01T00:00:00Z">
        <w:r>
          <w:t xml:space="preserve"> </w:t>
        </w:r>
      </w:ins>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del w:id="33" w:author="PR Preview" w:date="2026-01-01T00:00:00Z">
        <w:r>
          <w:rPr>
            <w:b/>
            <w:bCs/>
          </w:rPr>
          <w:delText xml:space="preserve">Example 7 (Turning inline steps into a numbered list)</w:delText>
        </w:r>
      </w:del>
      <w:del w:id="34" w:author="PR Preview" w:date="2026-01-01T00:00:00Z">
        <w:r>
          <w:delText xml:space="preserve"> </w:delText>
        </w:r>
      </w:del>
      <w:del w:id="35" w:author="PR Preview" w:date="2026-01-01T00:00:00Z">
        <w:r>
          <w:delText xml:space="preserve"> </w:delText>
        </w:r>
      </w:del>
    </w:p>
    <w:p>
      <w:pPr>
        <w:pStyle w:val="BodyText"/>
      </w:pPr>
      <w:ins w:id="36" w:author="PR Preview" w:date="2026-01-01T00:00:00Z">
        <w:r>
          <w:rPr>
            <w:b/>
            <w:bCs/>
          </w:rPr>
          <w:t xml:space="preserve">Example 8 (Turning inline steps into a numbered list)</w:t>
        </w:r>
      </w:ins>
      <w:ins w:id="37" w:author="PR Preview" w:date="2026-01-01T00:00:00Z">
        <w:r>
          <w:t xml:space="preserve"> </w:t>
        </w:r>
      </w:ins>
      <w:ins w:id="38" w:author="PR Preview" w:date="2026-01-01T00:00:00Z">
        <w:r>
          <w:t xml:space="preserve"> </w:t>
        </w:r>
      </w:ins>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del w:id="39" w:author="PR Preview" w:date="2026-01-01T00:00:00Z">
        <w:r>
          <w:delText xml:space="preserve">9 Examples of concise writing</w:delText>
        </w:r>
      </w:del>
    </w:p>
    <w:p>
      <w:pPr>
        <w:pStyle w:val="Heading2"/>
      </w:pPr>
      <w:ins w:id="40" w:author="PR Preview" w:date="2026-01-01T00:00:00Z">
        <w:r>
          <w:t xml:space="preserve">10 Examples of concise writing</w:t>
        </w:r>
      </w:ins>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2026-10-16T09:45:31Z</dcterms:created>
  <dcterms:modified xsi:type="dcterms:W3CDTF">2026-10-16T09:45:31Z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02:42:37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