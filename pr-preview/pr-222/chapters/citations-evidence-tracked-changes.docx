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Heading2"/>
      </w:pPr>
      <w:del w:id="3" w:author="PR Preview" w:date="2026-01-01T00:00:00Z">
        <w:r>
          <w:delText xml:space="preserve">11 Cite the original for named results</w:delText>
        </w:r>
      </w:del>
    </w:p>
    <w:p>
      <w:pPr>
        <w:pStyle w:val="FirstParagraph"/>
      </w:pPr>
      <w:ins w:id="4" w:author="PR Preview" w:date="2026-01-01T00:00:00Z">
        <w:r>
          <w:t xml:space="preserve">Credit a quotation to whoever speaks it in the primary source,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even when the speaker is quoting someone else.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When attribution is in doubt, read the primary source (a transcript, the original page) first.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Uncertainty about who said a line is not evidence about who said it.</w:t>
        </w:r>
      </w:ins>
    </w:p>
    <w:bookmarkEnd w:id="39"/>
    <w:bookmarkStart w:id="40" w:name="Xdc6e961a4731f42c2c786ef03a498fc72396848"/>
    <w:p>
      <w:pPr>
        <w:pStyle w:val="Heading2"/>
      </w:pPr>
      <w:ins w:id="11" w:author="PR Preview" w:date="2026-01-01T00:00:00Z">
        <w:r>
          <w:t xml:space="preserve">11 Copy organization names from their source</w:t>
        </w:r>
      </w:ins>
    </w:p>
    <w:p>
      <w:pPr>
        <w:pStyle w:val="FirstParagraph"/>
      </w:pPr>
      <w:ins w:id="12" w:author="PR Preview" w:date="2026-01-01T00:00:00Z">
        <w:r>
          <w:t xml:space="preserve">When a bibliography entry names an organization,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copy the name from the organization’s own page (its about page, README or footer)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rather than expanding an acronym from memory.</w:t>
        </w:r>
      </w:ins>
    </w:p>
    <w:bookmarkEnd w:id="40"/>
    <w:bookmarkStart w:id="41" w:name="cite-an-alias-directly"/>
    <w:p>
      <w:pPr>
        <w:pStyle w:val="Heading2"/>
      </w:pPr>
      <w:ins w:id="17" w:author="PR Preview" w:date="2026-01-01T00:00:00Z">
        <w:r>
          <w:t xml:space="preserve">12 Cite an alias directly</w:t>
        </w:r>
      </w:ins>
    </w:p>
    <w:p>
      <w:pPr>
        <w:pStyle w:val="FirstParagraph"/>
      </w:pPr>
      <w:ins w:id="18" w:author="PR Preview" w:date="2026-01-01T00:00:00Z">
        <w:r>
          <w:t xml:space="preserve">When a source uses another name for a defined term,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write the alias in bold and cite the source after it,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as in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rStyle w:val="VerbatimChar"/>
          </w:rPr>
          <w:t xml:space="preserve">also called the **alias** [@key, section]</w:t>
        </w:r>
      </w:ins>
      <w:ins w:id="25" w:author="PR Preview" w:date="2026-01-01T00:00:00Z">
        <w:r>
          <w:t xml:space="preserve">.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The citation already says that the source uses the name,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so do not add a sentence such as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“The source uses that name”</w:t>
        </w:r>
      </w:ins>
      <w:ins w:id="32" w:author="PR Preview" w:date="2026-01-01T00:00:00Z">
        <w:r>
          <w:t xml:space="preserve">.</w:t>
        </w:r>
      </w:ins>
    </w:p>
    <w:p>
      <w:pPr>
        <w:pStyle w:val="BlockText"/>
      </w:pPr>
      <w:ins w:id="33" w:author="PR Preview" w:date="2026-01-01T00:00:00Z">
        <w:r>
          <w:t xml:space="preserve">❌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rStyle w:val="VerbatimChar"/>
          </w:rPr>
          <w:t xml:space="preserve">also called the **alias**. The cited textbook uses that name.</w:t>
        </w:r>
      </w:ins>
    </w:p>
    <w:p>
      <w:pPr>
        <w:pStyle w:val="BlockText"/>
      </w:pPr>
      <w:ins w:id="36" w:author="PR Preview" w:date="2026-01-01T00:00:00Z">
        <w:r>
          <w:t xml:space="preserve">✅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rStyle w:val="VerbatimChar"/>
          </w:rPr>
          <w:t xml:space="preserve">also called the **alias** [@key, section]</w:t>
        </w:r>
      </w:ins>
    </w:p>
    <w:bookmarkEnd w:id="41"/>
    <w:bookmarkStart w:id="44" w:name="cite-the-original-for-named-results"/>
    <w:p>
      <w:pPr>
        <w:pStyle w:val="Heading2"/>
      </w:pPr>
      <w:ins w:id="39" w:author="PR Preview" w:date="2026-01-01T00:00:00Z">
        <w:r>
          <w:t xml:space="preserve">13 Cite the original for named results</w:t>
        </w:r>
      </w:ins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del w:id="40" w:author="PR Preview" w:date="2026-01-01T00:00:00Z">
        <w:r>
          <w:delText xml:space="preserve">12 Put the content first</w:delText>
        </w:r>
      </w:del>
    </w:p>
    <w:p>
      <w:pPr>
        <w:pStyle w:val="Heading2"/>
      </w:pPr>
      <w:ins w:id="41" w:author="PR Preview" w:date="2026-01-01T00:00:00Z">
        <w:r>
          <w:t xml:space="preserve">14 Put the content first</w:t>
        </w:r>
      </w:ins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del w:id="42" w:author="PR Preview" w:date="2026-01-01T00:00:00Z">
        <w:r>
          <w:delText xml:space="preserve">13 Adapting another course’s material</w:delText>
        </w:r>
      </w:del>
    </w:p>
    <w:p>
      <w:pPr>
        <w:pStyle w:val="Heading2"/>
      </w:pPr>
      <w:ins w:id="43" w:author="PR Preview" w:date="2026-01-01T00:00:00Z">
        <w:r>
          <w:t xml:space="preserve">15 Adapting another course’s material</w:t>
        </w:r>
      </w:ins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del w:id="44" w:author="PR Preview" w:date="2026-01-01T00:00:00Z">
        <w:r>
          <w:delText xml:space="preserve">13.1 Material from your own repositories</w:delText>
        </w:r>
      </w:del>
    </w:p>
    <w:p>
      <w:pPr>
        <w:pStyle w:val="Heading3"/>
      </w:pPr>
      <w:ins w:id="45" w:author="PR Preview" w:date="2026-01-01T00:00:00Z">
        <w:r>
          <w:t xml:space="preserve">15.1 Material from your own repositories</w:t>
        </w:r>
      </w:ins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del w:id="46" w:author="PR Preview" w:date="2026-01-01T00:00:00Z">
        <w:r>
          <w:delText xml:space="preserve">14 Common citation errors to avoid</w:delText>
        </w:r>
      </w:del>
    </w:p>
    <w:p>
      <w:pPr>
        <w:pStyle w:val="Heading2"/>
      </w:pPr>
      <w:ins w:id="47" w:author="PR Preview" w:date="2026-01-01T00:00:00Z">
        <w:r>
          <w:t xml:space="preserve">16 Common citation errors to avoid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del w:id="48" w:author="PR Preview" w:date="2026-01-01T00:00:00Z">
        <w:r>
          <w:delText xml:space="preserve">15 Examples</w:delText>
        </w:r>
      </w:del>
    </w:p>
    <w:p>
      <w:pPr>
        <w:pStyle w:val="Heading3"/>
      </w:pPr>
      <w:del w:id="49" w:author="PR Preview" w:date="2026-01-01T00:00:00Z">
        <w:r>
          <w:delText xml:space="preserve">15.1 Poor (unsupported claim)</w:delText>
        </w:r>
      </w:del>
    </w:p>
    <w:p>
      <w:pPr>
        <w:pStyle w:val="Heading2"/>
      </w:pPr>
      <w:ins w:id="50" w:author="PR Preview" w:date="2026-01-01T00:00:00Z">
        <w:r>
          <w:t xml:space="preserve">17 Examples</w:t>
        </w:r>
      </w:ins>
    </w:p>
    <w:bookmarkStart w:id="49" w:name="poor-unsupported-claim"/>
    <w:p>
      <w:pPr>
        <w:pStyle w:val="Heading3"/>
      </w:pPr>
      <w:ins w:id="51" w:author="PR Preview" w:date="2026-01-01T00:00:00Z">
        <w:r>
          <w:t xml:space="preserve">17.1 Poor (unsupported claim)</w:t>
        </w:r>
      </w:ins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del w:id="52" w:author="PR Preview" w:date="2026-01-01T00:00:00Z">
        <w:r>
          <w:delText xml:space="preserve">15.2 Better (citation provided)</w:delText>
        </w:r>
      </w:del>
    </w:p>
    <w:p>
      <w:pPr>
        <w:pStyle w:val="Heading3"/>
      </w:pPr>
      <w:ins w:id="53" w:author="PR Preview" w:date="2026-01-01T00:00:00Z">
        <w:r>
          <w:t xml:space="preserve">17.2 Better (citation provided)</w:t>
        </w:r>
      </w:ins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del w:id="54" w:author="PR Preview" w:date="2026-01-01T00:00:00Z">
        <w:r>
          <w:delText xml:space="preserve">15.3 Best (citation with context)</w:delText>
        </w:r>
      </w:del>
    </w:p>
    <w:p>
      <w:pPr>
        <w:pStyle w:val="Heading3"/>
      </w:pPr>
      <w:ins w:id="55" w:author="PR Preview" w:date="2026-01-01T00:00:00Z">
        <w:r>
          <w:t xml:space="preserve">17.3 Best (citation with context)</w:t>
        </w:r>
      </w:ins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del w:id="56" w:author="PR Preview" w:date="2026-01-01T00:00:00Z">
        <w:r>
          <w:delText xml:space="preserve">15.4 Poor (irrelevant citation)</w:delText>
        </w:r>
      </w:del>
    </w:p>
    <w:p>
      <w:pPr>
        <w:pStyle w:val="Heading3"/>
      </w:pPr>
      <w:ins w:id="57" w:author="PR Preview" w:date="2026-01-01T00:00:00Z">
        <w:r>
          <w:t xml:space="preserve">17.4 Poor (irrelevant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del w:id="58" w:author="PR Preview" w:date="2026-01-01T00:00:00Z">
        <w:r>
          <w:delText xml:space="preserve">15.5 Better (relevant citation)</w:delText>
        </w:r>
      </w:del>
    </w:p>
    <w:p>
      <w:pPr>
        <w:pStyle w:val="Heading3"/>
      </w:pPr>
      <w:ins w:id="59" w:author="PR Preview" w:date="2026-01-01T00:00:00Z">
        <w:r>
          <w:t xml:space="preserve">17.5 Better (relevant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del w:id="60" w:author="PR Preview" w:date="2026-01-01T00:00:00Z">
        <w:r>
          <w:delText xml:space="preserve">16 Conclusion</w:delText>
        </w:r>
      </w:del>
    </w:p>
    <w:p>
      <w:pPr>
        <w:pStyle w:val="Heading2"/>
      </w:pPr>
      <w:ins w:id="61" w:author="PR Preview" w:date="2026-01-01T00:00:00Z">
        <w:r>
          <w:t xml:space="preserve">18 Conclusion</w:t>
        </w:r>
      </w:ins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9" Type="http://schemas.openxmlformats.org/officeDocument/2006/relationships/hyperlink" Target="https://doi.org/10.1021/ci0342472" TargetMode="External"/><Relationship Id="rId61" Type="http://schemas.openxmlformats.org/officeDocument/2006/relationships/hyperlink" Target="https://doi.org/10.1093/comjnl/27.2.97" TargetMode="External"/><Relationship Id="rId57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4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2" Type="http://schemas.openxmlformats.org/officeDocument/2006/relationships/hyperlink" Target="https://www.numdam.org/" TargetMode="External"/><Relationship Id="rId55" Type="http://schemas.openxmlformats.org/officeDocument/2006/relationships/hyperlink" Target="https://www.numdam.org/item/JMPA_1867_2_12__158_0/" TargetMode="External"/><Relationship Id="rId66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8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9" Type="http://schemas.openxmlformats.org/officeDocument/2006/relationships/hyperlink" Target="https://doi.org/10.1021/ci0342472" TargetMode="External"/><Relationship Id="rId61" Type="http://schemas.openxmlformats.org/officeDocument/2006/relationships/hyperlink" Target="https://doi.org/10.1093/comjnl/27.2.97" TargetMode="External"/><Relationship Id="rId57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4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2" Type="http://schemas.openxmlformats.org/officeDocument/2006/relationships/hyperlink" Target="https://www.numdam.org/" TargetMode="External"/><Relationship Id="rId55" Type="http://schemas.openxmlformats.org/officeDocument/2006/relationships/hyperlink" Target="https://www.numdam.org/item/JMPA_1867_2_12__158_0/" TargetMode="External"/><Relationship Id="rId66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8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2026-10-16T09:47:11Z</dcterms:created>
  <dcterms:modified xsi:type="dcterms:W3CDTF">2026-10-16T09:47:11Z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