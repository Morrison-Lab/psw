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02:42:44 (PDT)</w:delText>
        </w:r>
      </w:del>
    </w:p>
    <w:p>
      <w:pPr>
        <w:pStyle w:val="Date"/>
      </w:pPr>
      <w:ins w:id="2" w:author="PR Preview" w:date="2026-01-01T00:00:00Z">
        <w:r>
          <w:t xml:space="preserve">Last modified: 2026-10-16 02:45:02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2026-10-16T09:47:18Z</dcterms:created>
  <dcterms:modified xsi:type="dcterms:W3CDTF">2026-10-16T09:47:18Z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02:45:02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