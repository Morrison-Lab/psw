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02:49:17 (PDT)</w:delText>
        </w:r>
      </w:del>
    </w:p>
    <w:p>
      <w:pPr>
        <w:pStyle w:val="Date"/>
      </w:pPr>
      <w:ins w:id="2" w:author="PR Preview" w:date="2026-01-01T00:00:00Z">
        <w:r>
          <w:t xml:space="preserve">Last modified: 2026-10-16 02:51:31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r>
        <w:t xml:space="preserve">8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6"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6"/>
    <w:bookmarkEnd w:id="27"/>
    <w:bookmarkStart w:id="34" w:name="put-lists-in-bullet-points"/>
    <w:p>
      <w:pPr>
        <w:pStyle w:val="Heading2"/>
      </w:pPr>
      <w:r>
        <w:t xml:space="preserve">9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r>
        <w:t xml:space="preserve">10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2026-10-16T09:53:40Z</dcterms:created>
  <dcterms:modified xsi:type="dcterms:W3CDTF">2026-10-16T09:53:40Z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02:51:31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