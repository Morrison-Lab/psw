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02:49:17 (PDT)</w:delText>
        </w:r>
      </w:del>
    </w:p>
    <w:p>
      <w:pPr>
        <w:pStyle w:val="Date"/>
      </w:pPr>
      <w:ins w:id="2" w:author="PR Preview" w:date="2026-01-01T00:00:00Z">
        <w:r>
          <w:t xml:space="preserve">Last modified: 2026-10-16 02:51:58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del w:id="3" w:author="PR Preview" w:date="2026-01-01T00:00:00Z">
        <w:r>
          <w:delText xml:space="preserve">2 Write in the active voice</w:delText>
        </w:r>
      </w:del>
    </w:p>
    <w:p>
      <w:pPr>
        <w:pStyle w:val="Heading2"/>
      </w:pPr>
      <w:ins w:id="4" w:author="PR Preview" w:date="2026-01-01T00:00:00Z">
        <w:r>
          <w:t xml:space="preserve">2 Make every word tell</w:t>
        </w:r>
      </w:ins>
    </w:p>
    <w:p>
      <w:pPr>
        <w:pStyle w:val="FirstParagraph"/>
      </w:pPr>
      <w:ins w:id="5" w:author="PR Preview" w:date="2026-01-01T00:00:00Z">
        <w:r>
          <w:t xml:space="preserve">Strunk’s rule 13 states the principle:</w:t>
        </w:r>
      </w:ins>
      <w:ins w:id="6" w:author="PR Preview" w:date="2026-01-01T00:00:00Z">
        <w:r>
          <w:t xml:space="preserve"> </w:t>
        </w:r>
      </w:ins>
      <w:ins w:id="7" w:author="PR Preview" w:date="2026-01-01T00:00:00Z">
        <w:r>
          <w:t xml:space="preserve">“Vigorous writing is concise.</w:t>
        </w:r>
      </w:ins>
      <w:ins w:id="8" w:author="PR Preview" w:date="2026-01-01T00:00:00Z">
        <w:r>
          <w:t xml:space="preserve"> </w:t>
        </w:r>
      </w:ins>
      <w:ins w:id="9" w:author="PR Preview" w:date="2026-01-01T00:00:00Z">
        <w:r>
          <w:t xml:space="preserve">A sentence should contain no unnecessary words,</w:t>
        </w:r>
      </w:ins>
      <w:ins w:id="10" w:author="PR Preview" w:date="2026-01-01T00:00:00Z">
        <w:r>
          <w:t xml:space="preserve"> </w:t>
        </w:r>
      </w:ins>
      <w:ins w:id="11" w:author="PR Preview" w:date="2026-01-01T00:00:00Z">
        <w:r>
          <w:t xml:space="preserve">a paragraph no unnecessary sentences,</w:t>
        </w:r>
      </w:ins>
      <w:ins w:id="12" w:author="PR Preview" w:date="2026-01-01T00:00:00Z">
        <w:r>
          <w:t xml:space="preserve"> </w:t>
        </w:r>
      </w:ins>
      <w:ins w:id="13" w:author="PR Preview" w:date="2026-01-01T00:00:00Z">
        <w:r>
          <w:t xml:space="preserve">for the same reason that a drawing should have no unnecessary lines</w:t>
        </w:r>
      </w:ins>
      <w:ins w:id="14" w:author="PR Preview" w:date="2026-01-01T00:00:00Z">
        <w:r>
          <w:t xml:space="preserve"> </w:t>
        </w:r>
      </w:ins>
      <w:ins w:id="15" w:author="PR Preview" w:date="2026-01-01T00:00:00Z">
        <w:r>
          <w:t xml:space="preserve">and a machine no unnecessary parts.”</w:t>
        </w:r>
      </w:ins>
      <w:ins w:id="16" w:author="PR Preview" w:date="2026-01-01T00:00:00Z">
        <w:r>
          <w:t xml:space="preserve"> </w:t>
        </w:r>
      </w:ins>
      <w:ins w:id="17" w:author="PR Preview" w:date="2026-01-01T00:00:00Z">
        <w:r>
          <w:t xml:space="preserve">He adds that this</w:t>
        </w:r>
      </w:ins>
      <w:ins w:id="18" w:author="PR Preview" w:date="2026-01-01T00:00:00Z">
        <w:r>
          <w:t xml:space="preserve"> </w:t>
        </w:r>
      </w:ins>
      <w:ins w:id="19" w:author="PR Preview" w:date="2026-01-01T00:00:00Z">
        <w:r>
          <w:t xml:space="preserve">“requires not that the writer make all his sentences short,</w:t>
        </w:r>
      </w:ins>
      <w:ins w:id="20" w:author="PR Preview" w:date="2026-01-01T00:00:00Z">
        <w:r>
          <w:t xml:space="preserve"> </w:t>
        </w:r>
      </w:ins>
      <w:ins w:id="21" w:author="PR Preview" w:date="2026-01-01T00:00:00Z">
        <w:r>
          <w:t xml:space="preserve">or that he avoid all detail and treat his subjects only in outline,</w:t>
        </w:r>
      </w:ins>
      <w:ins w:id="22" w:author="PR Preview" w:date="2026-01-01T00:00:00Z">
        <w:r>
          <w:t xml:space="preserve"> </w:t>
        </w:r>
      </w:ins>
      <w:ins w:id="23" w:author="PR Preview" w:date="2026-01-01T00:00:00Z">
        <w:r>
          <w:t xml:space="preserve">but that he make every word tell”</w:t>
        </w:r>
      </w:ins>
      <w:ins w:id="24" w:author="PR Preview" w:date="2026-01-01T00:00:00Z">
        <w:r>
          <w:t xml:space="preserve"> </w:t>
        </w:r>
      </w:ins>
      <w:ins w:id="25" w:author="PR Preview" w:date="2026-01-01T00:00:00Z">
        <w:r>
          <w:t xml:space="preserve">(Strunk 1920, rule 13)</w:t>
        </w:r>
      </w:ins>
      <w:ins w:id="26" w:author="PR Preview" w:date="2026-01-01T00:00:00Z">
        <w:r>
          <w:t xml:space="preserve">.</w:t>
        </w:r>
      </w:ins>
    </w:p>
    <w:p>
      <w:pPr>
        <w:pStyle w:val="BodyText"/>
      </w:pPr>
      <w:ins w:id="27" w:author="PR Preview" w:date="2026-01-01T00:00:00Z">
        <w:r>
          <w:t xml:space="preserve">Strunk’s examples of expressions that waste words:</w:t>
        </w:r>
      </w:ins>
    </w:p>
    <w:p>
      <w:pPr>
        <w:pStyle w:val="Compact"/>
        <w:numPr>
          <w:ilvl w:val="0"/>
          <w:numId w:val="1006"/>
        </w:numPr>
      </w:pPr>
      <w:ins w:id="28" w:author="PR Preview" w:date="2026-01-01T00:00:00Z">
        <w:r>
          <w:t xml:space="preserve">“the question as to whether”</w:t>
        </w:r>
      </w:ins>
      <w:ins w:id="29" w:author="PR Preview" w:date="2026-01-01T00:00:00Z">
        <w:r>
          <w:t xml:space="preserve"> </w:t>
        </w:r>
      </w:ins>
      <w:ins w:id="30" w:author="PR Preview" w:date="2026-01-01T00:00:00Z">
        <w:r>
          <w:t xml:space="preserve">→</w:t>
        </w:r>
      </w:ins>
      <w:ins w:id="31" w:author="PR Preview" w:date="2026-01-01T00:00:00Z">
        <w:r>
          <w:t xml:space="preserve"> </w:t>
        </w:r>
      </w:ins>
      <w:ins w:id="32" w:author="PR Preview" w:date="2026-01-01T00:00:00Z">
        <w:r>
          <w:t xml:space="preserve">“whether”</w:t>
        </w:r>
      </w:ins>
    </w:p>
    <w:p>
      <w:pPr>
        <w:pStyle w:val="Compact"/>
        <w:numPr>
          <w:ilvl w:val="0"/>
          <w:numId w:val="1006"/>
        </w:numPr>
      </w:pPr>
      <w:ins w:id="33" w:author="PR Preview" w:date="2026-01-01T00:00:00Z">
        <w:r>
          <w:t xml:space="preserve">“used for fuel purposes”</w:t>
        </w:r>
      </w:ins>
      <w:ins w:id="34" w:author="PR Preview" w:date="2026-01-01T00:00:00Z">
        <w:r>
          <w:t xml:space="preserve"> </w:t>
        </w:r>
      </w:ins>
      <w:ins w:id="35" w:author="PR Preview" w:date="2026-01-01T00:00:00Z">
        <w:r>
          <w:t xml:space="preserve">→</w:t>
        </w:r>
      </w:ins>
      <w:ins w:id="36" w:author="PR Preview" w:date="2026-01-01T00:00:00Z">
        <w:r>
          <w:t xml:space="preserve"> </w:t>
        </w:r>
      </w:ins>
      <w:ins w:id="37" w:author="PR Preview" w:date="2026-01-01T00:00:00Z">
        <w:r>
          <w:t xml:space="preserve">“used for fuel”</w:t>
        </w:r>
      </w:ins>
    </w:p>
    <w:p>
      <w:pPr>
        <w:pStyle w:val="Compact"/>
        <w:numPr>
          <w:ilvl w:val="0"/>
          <w:numId w:val="1006"/>
        </w:numPr>
      </w:pPr>
      <w:ins w:id="38" w:author="PR Preview" w:date="2026-01-01T00:00:00Z">
        <w:r>
          <w:t xml:space="preserve">“in a hasty manner”</w:t>
        </w:r>
      </w:ins>
      <w:ins w:id="39" w:author="PR Preview" w:date="2026-01-01T00:00:00Z">
        <w:r>
          <w:t xml:space="preserve"> </w:t>
        </w:r>
      </w:ins>
      <w:ins w:id="40" w:author="PR Preview" w:date="2026-01-01T00:00:00Z">
        <w:r>
          <w:t xml:space="preserve">→</w:t>
        </w:r>
      </w:ins>
      <w:ins w:id="41" w:author="PR Preview" w:date="2026-01-01T00:00:00Z">
        <w:r>
          <w:t xml:space="preserve"> </w:t>
        </w:r>
      </w:ins>
      <w:ins w:id="42" w:author="PR Preview" w:date="2026-01-01T00:00:00Z">
        <w:r>
          <w:t xml:space="preserve">“hastily”</w:t>
        </w:r>
      </w:ins>
    </w:p>
    <w:p>
      <w:pPr>
        <w:pStyle w:val="Compact"/>
        <w:numPr>
          <w:ilvl w:val="0"/>
          <w:numId w:val="1006"/>
        </w:numPr>
      </w:pPr>
      <w:ins w:id="43" w:author="PR Preview" w:date="2026-01-01T00:00:00Z">
        <w:r>
          <w:t xml:space="preserve">“owing to the fact that”</w:t>
        </w:r>
      </w:ins>
      <w:ins w:id="44" w:author="PR Preview" w:date="2026-01-01T00:00:00Z">
        <w:r>
          <w:t xml:space="preserve"> </w:t>
        </w:r>
      </w:ins>
      <w:ins w:id="45" w:author="PR Preview" w:date="2026-01-01T00:00:00Z">
        <w:r>
          <w:t xml:space="preserve">→</w:t>
        </w:r>
      </w:ins>
      <w:ins w:id="46" w:author="PR Preview" w:date="2026-01-01T00:00:00Z">
        <w:r>
          <w:t xml:space="preserve"> </w:t>
        </w:r>
      </w:ins>
      <w:ins w:id="47" w:author="PR Preview" w:date="2026-01-01T00:00:00Z">
        <w:r>
          <w:t xml:space="preserve">“since”</w:t>
        </w:r>
      </w:ins>
    </w:p>
    <w:p>
      <w:pPr>
        <w:pStyle w:val="Compact"/>
        <w:numPr>
          <w:ilvl w:val="0"/>
          <w:numId w:val="1006"/>
        </w:numPr>
      </w:pPr>
      <w:ins w:id="48" w:author="PR Preview" w:date="2026-01-01T00:00:00Z">
        <w:r>
          <w:t xml:space="preserve">“the fact that he had not succeeded”</w:t>
        </w:r>
      </w:ins>
      <w:ins w:id="49" w:author="PR Preview" w:date="2026-01-01T00:00:00Z">
        <w:r>
          <w:t xml:space="preserve"> </w:t>
        </w:r>
      </w:ins>
      <w:ins w:id="50" w:author="PR Preview" w:date="2026-01-01T00:00:00Z">
        <w:r>
          <w:t xml:space="preserve">→</w:t>
        </w:r>
      </w:ins>
      <w:ins w:id="51" w:author="PR Preview" w:date="2026-01-01T00:00:00Z">
        <w:r>
          <w:t xml:space="preserve"> </w:t>
        </w:r>
      </w:ins>
      <w:ins w:id="52" w:author="PR Preview" w:date="2026-01-01T00:00:00Z">
        <w:r>
          <w:t xml:space="preserve">“his failure”</w:t>
        </w:r>
      </w:ins>
    </w:p>
    <w:p>
      <w:pPr>
        <w:pStyle w:val="Compact"/>
        <w:numPr>
          <w:ilvl w:val="0"/>
          <w:numId w:val="1006"/>
        </w:numPr>
      </w:pPr>
      <w:ins w:id="53" w:author="PR Preview" w:date="2026-01-01T00:00:00Z">
        <w:r>
          <w:t xml:space="preserve">“His brother, who is a member of the same firm”</w:t>
        </w:r>
      </w:ins>
      <w:ins w:id="54" w:author="PR Preview" w:date="2026-01-01T00:00:00Z">
        <w:r>
          <w:t xml:space="preserve"> </w:t>
        </w:r>
      </w:ins>
      <w:ins w:id="55" w:author="PR Preview" w:date="2026-01-01T00:00:00Z">
        <w:r>
          <w:t xml:space="preserve">→</w:t>
        </w:r>
      </w:ins>
      <w:ins w:id="56" w:author="PR Preview" w:date="2026-01-01T00:00:00Z">
        <w:r>
          <w:t xml:space="preserve"> </w:t>
        </w:r>
      </w:ins>
      <w:ins w:id="57" w:author="PR Preview" w:date="2026-01-01T00:00:00Z">
        <w:r>
          <w:t xml:space="preserve">“His brother, a member of the same firm”</w:t>
        </w:r>
      </w:ins>
    </w:p>
    <w:p>
      <w:pPr>
        <w:pStyle w:val="FirstParagraph"/>
      </w:pPr>
      <w:ins w:id="58" w:author="PR Preview" w:date="2026-01-01T00:00:00Z">
        <w:r>
          <w:t xml:space="preserve">The same rule applies to statistical writing:</w:t>
        </w:r>
      </w:ins>
      <w:ins w:id="59" w:author="PR Preview" w:date="2026-01-01T00:00:00Z">
        <w:r>
          <w:t xml:space="preserve"> </w:t>
        </w:r>
      </w:ins>
      <w:ins w:id="60" w:author="PR Preview" w:date="2026-01-01T00:00:00Z">
        <w:r>
          <w:t xml:space="preserve">“We conducted an analysis of the data to determine whether there is an association between smoking and lung cancer”</w:t>
        </w:r>
      </w:ins>
      <w:ins w:id="61" w:author="PR Preview" w:date="2026-01-01T00:00:00Z">
        <w:r>
          <w:t xml:space="preserve"> </w:t>
        </w:r>
      </w:ins>
      <w:ins w:id="62" w:author="PR Preview" w:date="2026-01-01T00:00:00Z">
        <w:r>
          <w:t xml:space="preserve">becomes</w:t>
        </w:r>
      </w:ins>
      <w:ins w:id="63" w:author="PR Preview" w:date="2026-01-01T00:00:00Z">
        <w:r>
          <w:t xml:space="preserve"> </w:t>
        </w:r>
      </w:ins>
      <w:ins w:id="64" w:author="PR Preview" w:date="2026-01-01T00:00:00Z">
        <w:r>
          <w:t xml:space="preserve">“We tested whether smoking is associated with lung cancer”</w:t>
        </w:r>
      </w:ins>
      <w:ins w:id="65" w:author="PR Preview" w:date="2026-01-01T00:00:00Z">
        <w:r>
          <w:t xml:space="preserve">.</w:t>
        </w:r>
      </w:ins>
    </w:p>
    <w:bookmarkEnd w:id="14"/>
    <w:bookmarkStart w:id="16" w:name="write-in-the-active-voice"/>
    <w:p>
      <w:pPr>
        <w:pStyle w:val="Heading2"/>
      </w:pPr>
      <w:ins w:id="66" w:author="PR Preview" w:date="2026-01-01T00:00:00Z">
        <w:r>
          <w:t xml:space="preserve">3 Write in the active voice</w:t>
        </w:r>
      </w:ins>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del w:id="67" w:author="PR Preview" w:date="2026-01-01T00:00:00Z">
        <w:r>
          <w:delText xml:space="preserve">3 Lead with the subject</w:delText>
        </w:r>
      </w:del>
    </w:p>
    <w:p>
      <w:pPr>
        <w:pStyle w:val="Heading2"/>
      </w:pPr>
      <w:ins w:id="68" w:author="PR Preview" w:date="2026-01-01T00:00:00Z">
        <w:r>
          <w:t xml:space="preserve">4 Lead with the subject</w:t>
        </w:r>
      </w:ins>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del w:id="69" w:author="PR Preview" w:date="2026-01-01T00:00:00Z">
        <w:r>
          <w:delText xml:space="preserve">4 Limit complex sentence structures</w:delText>
        </w:r>
      </w:del>
    </w:p>
    <w:p>
      <w:pPr>
        <w:pStyle w:val="Heading2"/>
      </w:pPr>
      <w:ins w:id="70" w:author="PR Preview" w:date="2026-01-01T00:00:00Z">
        <w:r>
          <w:t xml:space="preserve">5 Limit complex sentence structures</w:t>
        </w:r>
      </w:ins>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del w:id="71" w:author="PR Preview" w:date="2026-01-01T00:00:00Z">
        <w:r>
          <w:delText xml:space="preserve">5 Do not rule out readings no reader would make</w:delText>
        </w:r>
      </w:del>
    </w:p>
    <w:p>
      <w:pPr>
        <w:pStyle w:val="Heading2"/>
      </w:pPr>
      <w:ins w:id="72" w:author="PR Preview" w:date="2026-01-01T00:00:00Z">
        <w:r>
          <w:t xml:space="preserve">6 Do not rule out readings no reader would make</w:t>
        </w:r>
      </w:ins>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del w:id="73" w:author="PR Preview" w:date="2026-01-01T00:00:00Z">
        <w:r>
          <w:delText xml:space="preserve">6 Avoid double negatives</w:delText>
        </w:r>
      </w:del>
    </w:p>
    <w:p>
      <w:pPr>
        <w:pStyle w:val="Heading2"/>
      </w:pPr>
      <w:ins w:id="74" w:author="PR Preview" w:date="2026-01-01T00:00:00Z">
        <w:r>
          <w:t xml:space="preserve">7 Avoid double negatives</w:t>
        </w:r>
      </w:ins>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del w:id="75" w:author="PR Preview" w:date="2026-01-01T00:00:00Z">
        <w:r>
          <w:delText xml:space="preserve">7 Write about the subject, not about the text</w:delText>
        </w:r>
      </w:del>
    </w:p>
    <w:p>
      <w:pPr>
        <w:pStyle w:val="Heading2"/>
      </w:pPr>
      <w:ins w:id="76" w:author="PR Preview" w:date="2026-01-01T00:00:00Z">
        <w:r>
          <w:t xml:space="preserve">8 Write about the subject, not about the text</w:t>
        </w:r>
      </w:ins>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del w:id="77" w:author="PR Preview" w:date="2026-01-01T00:00:00Z">
        <w:r>
          <w:delText xml:space="preserve">8 Do not overexplain</w:delText>
        </w:r>
      </w:del>
    </w:p>
    <w:p>
      <w:pPr>
        <w:pStyle w:val="Heading2"/>
      </w:pPr>
      <w:ins w:id="78" w:author="PR Preview" w:date="2026-01-01T00:00:00Z">
        <w:r>
          <w:t xml:space="preserve">9 Do not overexplain</w:t>
        </w:r>
      </w:ins>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del w:id="79" w:author="PR Preview" w:date="2026-01-01T00:00:00Z">
        <w:r>
          <w:delText xml:space="preserve">9 Put lists in bullet points</w:delText>
        </w:r>
      </w:del>
    </w:p>
    <w:p>
      <w:pPr>
        <w:pStyle w:val="Heading2"/>
      </w:pPr>
      <w:ins w:id="80" w:author="PR Preview" w:date="2026-01-01T00:00:00Z">
        <w:r>
          <w:t xml:space="preserve">10 Put lists in bullet points</w:t>
        </w:r>
      </w:ins>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del w:id="81" w:author="PR Preview" w:date="2026-01-01T00:00:00Z">
        <w:r>
          <w:delText xml:space="preserve">10 Examples of concise writing</w:delText>
        </w:r>
      </w:del>
    </w:p>
    <w:p>
      <w:pPr>
        <w:pStyle w:val="Heading2"/>
      </w:pPr>
      <w:ins w:id="82" w:author="PR Preview" w:date="2026-01-01T00:00:00Z">
        <w:r>
          <w:t xml:space="preserve">11 Examples of concise writing</w:t>
        </w:r>
      </w:ins>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ins w:id="83" w:author="PR Preview" w:date="2026-01-01T00:00:00Z">
        <w:r>
          <w:t xml:space="preserve">Strunk, William, Jr. 1920.</w:t>
        </w:r>
      </w:ins>
      <w:ins w:id="84" w:author="PR Preview" w:date="2026-01-01T00:00:00Z">
        <w:r>
          <w:t xml:space="preserve"> </w:t>
        </w:r>
      </w:ins>
      <w:ins w:id="85" w:author="PR Preview" w:date="2026-01-01T00:00:00Z">
        <w:r>
          <w:rPr>
            <w:i/>
            <w:iCs/>
          </w:rPr>
          <w:t xml:space="preserve">The Elements of Style</w:t>
        </w:r>
      </w:ins>
      <w:ins w:id="86" w:author="PR Preview" w:date="2026-01-01T00:00:00Z">
        <w:r>
          <w:t xml:space="preserve">. Harcourt, Brace; Howe.</w:t>
        </w:r>
      </w:ins>
      <w:ins w:id="87" w:author="PR Preview" w:date="2026-01-01T00:00:00Z">
        <w:r>
          <w:t xml:space="preserve"> </w:t>
        </w:r>
      </w:ins>
      <w:hyperlink r:id="rId36">
        <w:ins w:id="88" w:author="PR Preview" w:date="2026-01-01T00:00:00Z">
          <w:r>
            <w:rPr>
              <w:rStyle w:val="Hyperlink"/>
            </w:rPr>
            <w:t xml:space="preserve">https://www.gutenberg.org/ebooks/37134</w:t>
          </w:r>
        </w:ins>
      </w:hyperlink>
      <w:ins w:id="89" w:author="PR Preview" w:date="2026-01-01T00:00:00Z">
        <w:r>
          <w:t xml:space="preserve">.</w:t>
        </w:r>
      </w:ins>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2026-10-16T09:54:28Z</dcterms:created>
  <dcterms:modified xsi:type="dcterms:W3CDTF">2026-10-16T09:54:28Z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02:51:58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