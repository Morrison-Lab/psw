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02:51:58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6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ins w:id="3" w:author="PR Preview" w:date="2026-01-01T00:00:00Z">
          <w:r>
            <w:rPr>
              <w:rStyle w:val="Hyperlink"/>
            </w:rPr>
            <w:t xml:space="preserve">Make every word tell</w:t>
          </w:r>
        </w:ins>
      </w:hyperlink>
      <w:ins w:id="4" w:author="PR Preview" w:date="2026-01-01T00:00:00Z">
        <w:r>
          <w:t xml:space="preserve">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cut words that carry no meaning, but keep detail that does.</w:t>
        </w:r>
      </w:ins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6"/>
    <w:bookmarkStart w:id="91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1"/>
    <w:bookmarkStart w:id="95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4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95"/>
    <w:bookmarkStart w:id="99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96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7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98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cliches.qmd" TargetMode="External"/><Relationship Id="rId48" Type="http://schemas.openxmlformats.org/officeDocument/2006/relationships/hyperlink" Target="avoid-cliches.qmd#say-what-it-is-before-what-it-is-not" TargetMode="External"/><Relationship Id="rId89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90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3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2" Type="http://schemas.openxmlformats.org/officeDocument/2006/relationships/hyperlink" Target="conciseness.qmd#limit-complex-sentence-structures" TargetMode="External"/><Relationship Id="rId71" Type="http://schemas.openxmlformats.org/officeDocument/2006/relationships/hyperlink" Target="conciseness.qmd#make-every-word-tell" TargetMode="External"/><Relationship Id="rId75" Type="http://schemas.openxmlformats.org/officeDocument/2006/relationships/hyperlink" Target="conciseness.qmd#put-lists-in-bullet-points" TargetMode="External"/><Relationship Id="rId74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9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93" Type="http://schemas.openxmlformats.org/officeDocument/2006/relationships/hyperlink" Target="software-text.qmd#comment-code-sparingly" TargetMode="External"/><Relationship Id="rId92" Type="http://schemas.openxmlformats.org/officeDocument/2006/relationships/hyperlink" Target="software-text.qmd#say-what-changed-and-why" TargetMode="External"/><Relationship Id="rId94" Type="http://schemas.openxmlformats.org/officeDocument/2006/relationships/hyperlink" Target="software-text.qmd#write-release-notes-for-the-user" TargetMode="External"/><Relationship Id="rId77" Type="http://schemas.openxmlformats.org/officeDocument/2006/relationships/hyperlink" Target="teaching.qmd#build-the-lecture-from-exercises-and-solutions" TargetMode="External"/><Relationship Id="rId78" Type="http://schemas.openxmlformats.org/officeDocument/2006/relationships/hyperlink" Target="teaching.qmd#exm-exercise-before-definition" TargetMode="External"/><Relationship Id="rId80" Type="http://schemas.openxmlformats.org/officeDocument/2006/relationships/hyperlink" Target="teaching.qmd#give-each-defined-term-its-own-div" TargetMode="External"/><Relationship Id="rId82" Type="http://schemas.openxmlformats.org/officeDocument/2006/relationships/hyperlink" Target="teaching.qmd#lead-with-the-simplest-correct-form-of-a-definition" TargetMode="External"/><Relationship Id="rId87" Type="http://schemas.openxmlformats.org/officeDocument/2006/relationships/hyperlink" Target="teaching.qmd#make-figures-accessible" TargetMode="External"/><Relationship Id="rId83" Type="http://schemas.openxmlformats.org/officeDocument/2006/relationships/hyperlink" Target="teaching.qmd#reuse-one-written-version-of-each-result" TargetMode="External"/><Relationship Id="rId85" Type="http://schemas.openxmlformats.org/officeDocument/2006/relationships/hyperlink" Target="teaching.qmd#show-each-idea-applied-and-in-a-figure" TargetMode="External"/><Relationship Id="rId81" Type="http://schemas.openxmlformats.org/officeDocument/2006/relationships/hyperlink" Target="teaching.qmd#state-the-notation-and-its-alternatives" TargetMode="External"/><Relationship Id="rId88" Type="http://schemas.openxmlformats.org/officeDocument/2006/relationships/hyperlink" Target="teaching.qmd#structure-slides-for-the-reader" TargetMode="External"/><Relationship Id="rId84" Type="http://schemas.openxmlformats.org/officeDocument/2006/relationships/hyperlink" Target="teaching.qmd#use-real-data-and-compute-every-number" TargetMode="External"/><Relationship Id="rId86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Relationship Id="rId98" Type="http://schemas.openxmlformats.org/officeDocument/2006/relationships/hyperlink" Target="writing-to-think.qmd#keep-writing-as-the-work-grows" TargetMode="External"/><Relationship Id="rId97" Type="http://schemas.openxmlformats.org/officeDocument/2006/relationships/hyperlink" Target="writing-to-think.qmd#send-a-written-question" TargetMode="External"/><Relationship Id="rId96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2026-10-16T09:55:27Z</dcterms:created>
  <dcterms:modified xsi:type="dcterms:W3CDTF">2026-10-16T09:55:27Z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