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2026-10-16 04:14:45 (PDT)</w:delText>
        </w:r>
      </w:del>
    </w:p>
    <w:p>
      <w:pPr>
        <w:pStyle w:val="Date"/>
      </w:pPr>
      <w:ins w:id="2" w:author="PR Preview" w:date="2026-01-01T00:00:00Z">
        <w:r>
          <w:t xml:space="preserve">Last modified: 2026-10-16 04:17:41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7" w:name="lead-with-the-subject"/>
    <w:p>
      <w:pPr>
        <w:pStyle w:val="Heading2"/>
      </w:pPr>
      <w:r>
        <w:t xml:space="preserve">4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7"/>
    <w:bookmarkStart w:id="19" w:name="limit-complex-sentence-structures"/>
    <w:p>
      <w:pPr>
        <w:pStyle w:val="Heading2"/>
      </w:pPr>
      <w:r>
        <w:t xml:space="preserve">5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8"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8"/>
    <w:bookmarkEnd w:id="19"/>
    <w:bookmarkStart w:id="21" w:name="X831e99641ea6e3d916f49fb78be48dc576ff061"/>
    <w:p>
      <w:pPr>
        <w:pStyle w:val="Heading2"/>
      </w:pPr>
      <w:r>
        <w:t xml:space="preserve">6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0"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0"/>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1"/>
    <w:bookmarkStart w:id="23" w:name="avoid-double-negatives"/>
    <w:p>
      <w:pPr>
        <w:pStyle w:val="Heading2"/>
      </w:pPr>
      <w:r>
        <w:t xml:space="preserve">7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2"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2"/>
    <w:bookmarkEnd w:id="23"/>
    <w:bookmarkStart w:id="26" w:name="Xa757197b9b942a803dc05820332a104a8aaeee4"/>
    <w:p>
      <w:pPr>
        <w:pStyle w:val="Heading2"/>
      </w:pPr>
      <w:r>
        <w:t xml:space="preserve">8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4">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5"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5"/>
    <w:bookmarkEnd w:id="26"/>
    <w:bookmarkStart w:id="28" w:name="do-not-overexplain"/>
    <w:p>
      <w:pPr>
        <w:pStyle w:val="Heading2"/>
      </w:pPr>
      <w:r>
        <w:t xml:space="preserve">9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27" w:name="exm-overexplain"/>
    <w:p>
      <w:pPr>
        <w:pStyle w:val="BodyText"/>
      </w:pPr>
      <w:r>
        <w:rPr>
          <w:b/>
          <w:bCs/>
        </w:rPr>
        <w:t xml:space="preserve">Example 5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27"/>
    <w:bookmarkEnd w:id="28"/>
    <w:bookmarkStart w:id="35" w:name="put-lists-in-bullet-points"/>
    <w:p>
      <w:pPr>
        <w:pStyle w:val="Heading2"/>
      </w:pPr>
      <w:r>
        <w:t xml:space="preserve">10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29" w:name="exm-bullet-lists"/>
    <w:p>
      <w:pPr>
        <w:pStyle w:val="FirstParagraph"/>
      </w:pPr>
      <w:r>
        <w:rPr>
          <w:b/>
          <w:bCs/>
        </w:rPr>
        <w:t xml:space="preserve">Example 6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9"/>
    <w:bookmarkStart w:id="33" w:name="exm-resource-lists"/>
    <w:p>
      <w:pPr>
        <w:pStyle w:val="BodyText"/>
      </w:pPr>
      <w:r>
        <w:rPr>
          <w:b/>
          <w:bCs/>
        </w:rPr>
        <w:t xml:space="preserve">Example 7 (Turning a run of resource sentences into bullet points)</w:t>
      </w:r>
      <w:r>
        <w:t xml:space="preserve"> </w:t>
      </w:r>
      <w:r>
        <w:t xml:space="preserve"> </w:t>
      </w:r>
    </w:p>
    <w:p>
      <w:pPr>
        <w:pStyle w:val="BlockText"/>
      </w:pPr>
      <w:r>
        <w:t xml:space="preserve">❌ Hastie and Tibshirani</w:t>
      </w:r>
      <w:r>
        <w:t xml:space="preserve"> </w:t>
      </w:r>
      <w:hyperlink r:id="rId30">
        <w:r>
          <w:rPr>
            <w:rStyle w:val="Hyperlink"/>
          </w:rPr>
          <w:t xml:space="preserve">extend least squares to several predictors</w:t>
        </w:r>
      </w:hyperlink>
      <w:r>
        <w:t xml:space="preserve">. Starmer explains</w:t>
      </w:r>
      <w:r>
        <w:t xml:space="preserve"> </w:t>
      </w:r>
      <w:hyperlink r:id="rId31">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0">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1">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32">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33"/>
    <w:bookmarkStart w:id="34" w:name="exm-numbered-lists"/>
    <w:p>
      <w:pPr>
        <w:pStyle w:val="BodyText"/>
      </w:pPr>
      <w:r>
        <w:rPr>
          <w:b/>
          <w:bCs/>
        </w:rPr>
        <w:t xml:space="preserve">Example 8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34"/>
    <w:bookmarkEnd w:id="35"/>
    <w:bookmarkStart w:id="43" w:name="examples-of-concise-writing"/>
    <w:p>
      <w:pPr>
        <w:pStyle w:val="Heading2"/>
      </w:pPr>
      <w:r>
        <w:t xml:space="preserve">11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2" w:name="refs"/>
    <w:bookmarkStart w:id="37"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36">
        <w:r>
          <w:rPr>
            <w:rStyle w:val="Hyperlink"/>
          </w:rPr>
          <w:t xml:space="preserve">https://www.gutenberg.org/ebooks/37134</w:t>
        </w:r>
      </w:hyperlink>
      <w:r>
        <w:t xml:space="preserve">.</w:t>
      </w:r>
    </w:p>
    <w:bookmarkEnd w:id="37"/>
    <w:bookmarkStart w:id="39"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8">
        <w:r>
          <w:rPr>
            <w:rStyle w:val="Hyperlink"/>
          </w:rPr>
          <w:t xml:space="preserve">https://en.wikipedia.org/wiki/Ernest_Hemingway#Writing_style</w:t>
        </w:r>
      </w:hyperlink>
      <w:r>
        <w:t xml:space="preserve">.</w:t>
      </w:r>
    </w:p>
    <w:bookmarkEnd w:id="39"/>
    <w:bookmarkStart w:id="41"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0">
        <w:r>
          <w:rPr>
            <w:rStyle w:val="Hyperlink"/>
          </w:rPr>
          <w:t xml:space="preserve">https://en.wikipedia.org/wiki/Julius_Caesar#Literary_works</w:t>
        </w:r>
      </w:hyperlink>
      <w:r>
        <w:t xml:space="preserve">.</w:t>
      </w:r>
    </w:p>
    <w:bookmarkEnd w:id="41"/>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4"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38" Type="http://schemas.openxmlformats.org/officeDocument/2006/relationships/hyperlink" Target="https://en.wikipedia.org/wiki/Ernest_Hemingway#Writing_style" TargetMode="External"/><Relationship Id="rId40" Type="http://schemas.openxmlformats.org/officeDocument/2006/relationships/hyperlink" Target="https://en.wikipedia.org/wiki/Julius_Caesar#Literary_works" TargetMode="External"/><Relationship Id="rId32" Type="http://schemas.openxmlformats.org/officeDocument/2006/relationships/hyperlink" Target="https://morrison-lab.github.io/lds/chapters/linear-regression.html" TargetMode="External"/><Relationship Id="rId36" Type="http://schemas.openxmlformats.org/officeDocument/2006/relationships/hyperlink" Target="https://www.gutenberg.org/ebooks/37134" TargetMode="External"/><Relationship Id="rId30" Type="http://schemas.openxmlformats.org/officeDocument/2006/relationships/hyperlink" Target="https://www.youtube.com/watch?v=o9hoLdylWKo" TargetMode="External"/><Relationship Id="rId31" Type="http://schemas.openxmlformats.org/officeDocument/2006/relationships/hyperlink" Target="https://www.youtube.com/watch?v=zITIFTsivN8"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4"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38" Type="http://schemas.openxmlformats.org/officeDocument/2006/relationships/hyperlink" Target="https://en.wikipedia.org/wiki/Ernest_Hemingway#Writing_style" TargetMode="External"/><Relationship Id="rId40" Type="http://schemas.openxmlformats.org/officeDocument/2006/relationships/hyperlink" Target="https://en.wikipedia.org/wiki/Julius_Caesar#Literary_works" TargetMode="External"/><Relationship Id="rId32" Type="http://schemas.openxmlformats.org/officeDocument/2006/relationships/hyperlink" Target="https://morrison-lab.github.io/lds/chapters/linear-regression.html" TargetMode="External"/><Relationship Id="rId36" Type="http://schemas.openxmlformats.org/officeDocument/2006/relationships/hyperlink" Target="https://www.gutenberg.org/ebooks/37134" TargetMode="External"/><Relationship Id="rId30" Type="http://schemas.openxmlformats.org/officeDocument/2006/relationships/hyperlink" Target="https://www.youtube.com/watch?v=o9hoLdylWKo" TargetMode="External"/><Relationship Id="rId31" Type="http://schemas.openxmlformats.org/officeDocument/2006/relationships/hyperlink" Target="https://www.youtube.com/watch?v=zITIFTsivN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2026-10-16T11:19:44Z</dcterms:created>
  <dcterms:modified xsi:type="dcterms:W3CDTF">2026-10-16T11:19:44Z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2026-10-16 04:17:41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