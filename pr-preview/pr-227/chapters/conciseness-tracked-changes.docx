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02:56:58 (PDT)</w:delText>
        </w:r>
      </w:del>
    </w:p>
    <w:p>
      <w:pPr>
        <w:pStyle w:val="Date"/>
      </w:pPr>
      <w:ins w:id="2" w:author="PR Preview" w:date="2026-01-01T00:00:00Z">
        <w:r>
          <w:t xml:space="preserve">Last modified: 2026-10-16 03:10:54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27" w:name="do-not-overexplain"/>
    <w:p>
      <w:pPr>
        <w:pStyle w:val="Heading2"/>
      </w:pPr>
      <w:r>
        <w:t xml:space="preserve">8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6"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6"/>
    <w:bookmarkEnd w:id="27"/>
    <w:bookmarkStart w:id="34" w:name="put-lists-in-bullet-points"/>
    <w:p>
      <w:pPr>
        <w:pStyle w:val="Heading2"/>
      </w:pPr>
      <w:r>
        <w:t xml:space="preserve">9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8"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8"/>
    <w:bookmarkStart w:id="32"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29">
        <w:r>
          <w:rPr>
            <w:rStyle w:val="Hyperlink"/>
          </w:rPr>
          <w:t xml:space="preserve">extend least squares to several predictors</w:t>
        </w:r>
      </w:hyperlink>
      <w:r>
        <w:t xml:space="preserve">. Starmer explains</w:t>
      </w:r>
      <w:r>
        <w:t xml:space="preserve"> </w:t>
      </w:r>
      <w:hyperlink r:id="rId30">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9">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30">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2"/>
    <w:bookmarkStart w:id="33"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3"/>
    <w:bookmarkEnd w:id="34"/>
    <w:bookmarkStart w:id="40" w:name="examples-of-concise-writing"/>
    <w:p>
      <w:pPr>
        <w:pStyle w:val="Heading2"/>
      </w:pPr>
      <w:r>
        <w:t xml:space="preserve">10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9" w:name="refs"/>
    <w:bookmarkStart w:id="3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https://en.wikipedia.org/wiki/Ernest_Hemingway#Writing_style</w:t>
        </w:r>
      </w:hyperlink>
      <w:r>
        <w:t xml:space="preserve">.</w:t>
      </w:r>
    </w:p>
    <w:bookmarkEnd w:id="36"/>
    <w:bookmarkStart w:id="3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7">
        <w:r>
          <w:rPr>
            <w:rStyle w:val="Hyperlink"/>
          </w:rPr>
          <w:t xml:space="preserve">https://en.wikipedia.org/wiki/Julius_Caesar#Literary_works</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5" Type="http://schemas.openxmlformats.org/officeDocument/2006/relationships/hyperlink" Target="https://en.wikipedia.org/wiki/Ernest_Hemingway#Writing_style" TargetMode="External"/><Relationship Id="rId37" Type="http://schemas.openxmlformats.org/officeDocument/2006/relationships/hyperlink" Target="https://en.wikipedia.org/wiki/Julius_Caesar#Literary_works" TargetMode="External"/><Relationship Id="rId31" Type="http://schemas.openxmlformats.org/officeDocument/2006/relationships/hyperlink" Target="https://morrison-lab.github.io/lds/chapters/linear-regression.html" TargetMode="External"/><Relationship Id="rId29" Type="http://schemas.openxmlformats.org/officeDocument/2006/relationships/hyperlink" Target="https://www.youtube.com/watch?v=o9hoLdylWKo" TargetMode="External"/><Relationship Id="rId30"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5" Type="http://schemas.openxmlformats.org/officeDocument/2006/relationships/hyperlink" Target="https://en.wikipedia.org/wiki/Ernest_Hemingway#Writing_style" TargetMode="External"/><Relationship Id="rId37" Type="http://schemas.openxmlformats.org/officeDocument/2006/relationships/hyperlink" Target="https://en.wikipedia.org/wiki/Julius_Caesar#Literary_works" TargetMode="External"/><Relationship Id="rId31" Type="http://schemas.openxmlformats.org/officeDocument/2006/relationships/hyperlink" Target="https://morrison-lab.github.io/lds/chapters/linear-regression.html" TargetMode="External"/><Relationship Id="rId29" Type="http://schemas.openxmlformats.org/officeDocument/2006/relationships/hyperlink" Target="https://www.youtube.com/watch?v=o9hoLdylWKo" TargetMode="External"/><Relationship Id="rId30"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2026-10-16T10:14:00Z</dcterms:created>
  <dcterms:modified xsi:type="dcterms:W3CDTF">2026-10-16T10:14:00Z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03:10:54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