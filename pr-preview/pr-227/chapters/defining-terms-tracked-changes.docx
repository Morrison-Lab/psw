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02:56:58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03:10:54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del w:id="3" w:author="PR Preview" w:date="2026-01-01T00:00:00Z">
        <w:r>
          <w:rPr>
            <w:b/>
            <w:bCs/>
          </w:rPr>
          <w:delText xml:space="preserve">Link every technical term to its formal definition at its first use in each div: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Inside a definition, theorem, example or other div,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link a technical term the first time it appears in that div.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Outside divs, link it the first time it appears in each prose passage.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 link in an earlier div does not carry over,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because readers jump into the middle of a page.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Link once per div or passage, not at every mention.</w:delText>
        </w:r>
      </w:del>
    </w:p>
    <w:p>
      <w:pPr>
        <w:numPr>
          <w:ilvl w:val="0"/>
          <w:numId w:val="1001"/>
        </w:numPr>
      </w:pPr>
      <w:ins w:id="16" w:author="PR Preview" w:date="2026-01-01T00:00:00Z">
        <w:r>
          <w:rPr>
            <w:b/>
            <w:bCs/>
          </w:rPr>
          <w:t xml:space="preserve">Define and link every technical term at its first use in each div: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Inside a definition, theorem, example or other div,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link a technical term to its formal definition the first time it appears in that div.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Outside divs, link it the first time it appears in each prose passage.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 link in an earlier div does not carry over,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because readers jump into the middle of a page.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Link once per div or passage, not at every mention.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If the term has no formal definition yet,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write the definition in its own definition div,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then link to it.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In a series of related documents, such as course notes,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first look for a definition in an earlier document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and link to it if one exists.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Otherwise write the definition in the earliest document that needs the term.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2026-10-16T10:14:10Z</dcterms:created>
  <dcterms:modified xsi:type="dcterms:W3CDTF">2026-10-16T10:14:10Z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