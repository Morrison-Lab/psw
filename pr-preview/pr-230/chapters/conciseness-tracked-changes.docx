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03:24:22 (PDT)</w:delText>
        </w:r>
      </w:del>
    </w:p>
    <w:p>
      <w:pPr>
        <w:pStyle w:val="Date"/>
      </w:pPr>
      <w:ins w:id="2" w:author="PR Preview" w:date="2026-01-01T00:00:00Z">
        <w:r>
          <w:t xml:space="preserve">Last modified: 2026-10-16 03:24:09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2026-10-16T10:27:26Z</dcterms:created>
  <dcterms:modified xsi:type="dcterms:W3CDTF">2026-10-16T10:27:26Z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03:24:09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