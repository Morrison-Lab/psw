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Define and link every technical term at its first use in each div: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Inside a definition, theorem, example or other div,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link a technical term to its formal definition the first time it appears in that div.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Outside divs, link it the first time it appears in each prose passage.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link in an earlier div does not carry over,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because readers jump into the middle of a page.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Link once per div or passage, not at every mention.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If the term has no formal definition yet,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write the definition in its own definition div,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then link to it.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 a series of related documents, such as course notes,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first look for a definition in an earlier document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 link to it if one exists.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Otherwise write the definition in the earliest document that needs the term.</w:delText>
        </w:r>
      </w:del>
    </w:p>
    <w:p>
      <w:pPr>
        <w:numPr>
          <w:ilvl w:val="0"/>
          <w:numId w:val="1001"/>
        </w:numPr>
      </w:pPr>
      <w:ins w:id="30" w:author="PR Preview" w:date="2026-01-01T00:00:00Z">
        <w:r>
          <w:rPr>
            <w:b/>
            <w:bCs/>
          </w:rPr>
          <w:t xml:space="preserve">Link every technical term to its formal definition at its first use in each div: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Inside a definition, theorem, example or other div,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link a technical term the first time it appears in that div.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Outside divs, link it the first time it appears in each prose passage.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 link in an earlier div does not carry over,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because readers jump into the middle of a page.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Link once per div or passage, not at every mention.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del w:id="43" w:author="PR Preview" w:date="2026-01-01T00:00:00Z">
        <w:r>
          <w:rPr>
            <w:b/>
            <w:bCs/>
          </w:rPr>
          <w:delText xml:space="preserve">Name the target of every estimator and predictor: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Every estimator has one target estimand, and the definition says which.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 prediction is not an estimator of a mean.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Its estimand is the observed outcome value of a new data point,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not the population mean of that outcome.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For example, the fitted model at</w:delText>
        </w:r>
      </w:del>
      <w:del w:id="54" w:author="PR Preview" w:date="2026-01-01T00:00:00Z">
        <w:r>
          <w:delText xml:space="preserve"> </w:delText>
        </w:r>
      </w:del>
      <m:oMath>
        <m:r>
          <m:t>x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 an estimator of the mean function value at</w:delText>
        </w:r>
      </w:del>
      <w:del w:id="57" w:author="PR Preview" w:date="2026-01-01T00:00:00Z">
        <w:r>
          <w:delText xml:space="preserve"> </w:delText>
        </w:r>
      </w:del>
      <m:oMath>
        <m:r>
          <m:t>x</m:t>
        </m:r>
      </m:oMath>
      <w:del w:id="58" w:author="PR Preview" w:date="2026-01-01T00:00:00Z">
        <w:r>
          <w:delText xml:space="preserve">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so its bias is measured against that mean,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while the prediction at</w:delText>
        </w:r>
      </w:del>
      <w:del w:id="63" w:author="PR Preview" w:date="2026-01-01T00:00:00Z">
        <w:r>
          <w:delText xml:space="preserve"> </w:delText>
        </w:r>
      </w:del>
      <m:oMath>
        <m:r>
          <m:t>x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has the new outcome</w:delText>
        </w:r>
      </w:del>
      <w:del w:id="6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as its estimand,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so its prediction error is measured against</w:delText>
        </w:r>
      </w:del>
      <w:del w:id="7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72" w:author="PR Preview" w:date="2026-01-01T00:00:00Z">
        <w:r>
          <w:delText xml:space="preserve">.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Write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“the fitted model at</w:delText>
        </w:r>
      </w:del>
      <w:del w:id="77" w:author="PR Preview" w:date="2026-01-01T00:00:00Z">
        <w:r>
          <w:delText xml:space="preserve"> </w:delText>
        </w:r>
      </w:del>
      <m:oMath>
        <m:r>
          <m:t>x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as an estimator of the mean function value”</w:delText>
        </w:r>
      </w:del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or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“the prediction of the new outcome”</w:delText>
        </w:r>
      </w:del>
      <w:del w:id="85" w:author="PR Preview" w:date="2026-01-01T00:00:00Z">
        <w:r>
          <w:delText xml:space="preserve">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and never leave the target implicit.</w:delText>
        </w:r>
      </w:del>
    </w:p>
    <w:p>
      <w:pPr>
        <w:numPr>
          <w:ilvl w:val="0"/>
          <w:numId w:val="1001"/>
        </w:numPr>
      </w:pPr>
      <w:ins w:id="88" w:author="PR Preview" w:date="2026-01-01T00:00:00Z">
        <w:r>
          <w:rPr>
            <w:b/>
            <w:bCs/>
          </w:rPr>
          <w:t xml:space="preserve">Name the target of every estimator and predictor: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Every estimator has one target estimand, and the definition says which.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prediction is not an estimator of a mean.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Its estimand is the observed outcome value of a new data point,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not the population mean of that outcome.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For example, the fitted model at</w:t>
        </w:r>
      </w:ins>
      <w:ins w:id="99" w:author="PR Preview" w:date="2026-01-01T00:00:00Z">
        <w:r>
          <w:t xml:space="preserve"> </w:t>
        </w:r>
      </w:ins>
      <m:oMath>
        <m:r>
          <m:t>x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is an estimator of the mean function value</w:t>
        </w:r>
      </w:ins>
      <w:ins w:id="10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so its bias is measured against that mean,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while the prediction at</w:t>
        </w:r>
      </w:ins>
      <w:ins w:id="108" w:author="PR Preview" w:date="2026-01-01T00:00:00Z">
        <w:r>
          <w:t xml:space="preserve"> </w:t>
        </w:r>
      </w:ins>
      <m:oMath>
        <m:r>
          <m:t>x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has the new outcome</w:t>
        </w:r>
      </w:ins>
      <w:ins w:id="11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as its estimand,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so its prediction error is measured against</w:t>
        </w:r>
      </w:ins>
      <w:ins w:id="11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17" w:author="PR Preview" w:date="2026-01-01T00:00:00Z">
        <w:r>
          <w:t xml:space="preserve">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Write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“the fitted model at</w:t>
        </w:r>
      </w:ins>
      <w:ins w:id="122" w:author="PR Preview" w:date="2026-01-01T00:00:00Z">
        <w:r>
          <w:t xml:space="preserve"> </w:t>
        </w:r>
      </w:ins>
      <m:oMath>
        <m:r>
          <m:t>x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as an estimator of the mean function value”</w:t>
        </w:r>
      </w:ins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or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“the prediction of the new outcome”</w:t>
        </w:r>
      </w:ins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 never leave the target implicit.</w:t>
        </w:r>
      </w:ins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2026-10-16T10:27:39Z</dcterms:created>
  <dcterms:modified xsi:type="dcterms:W3CDTF">2026-10-16T10:27:39Z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