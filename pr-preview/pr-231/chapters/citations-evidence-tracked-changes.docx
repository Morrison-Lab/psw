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del w:id="3" w:author="PR Preview" w:date="2026-01-01T00:00:00Z">
        <w:r>
          <w:delText xml:space="preserve">12 Cite an alias directly</w:delText>
        </w:r>
      </w:del>
    </w:p>
    <w:p>
      <w:pPr>
        <w:pStyle w:val="Heading2"/>
      </w:pPr>
      <w:ins w:id="4" w:author="PR Preview" w:date="2026-01-01T00:00:00Z">
        <w:r>
          <w:t xml:space="preserve">12 Verify each bibliography entry</w:t>
        </w:r>
      </w:ins>
    </w:p>
    <w:p>
      <w:pPr>
        <w:pStyle w:val="FirstParagraph"/>
      </w:pPr>
      <w:ins w:id="5" w:author="PR Preview" w:date="2026-01-01T00:00:00Z">
        <w:r>
          <w:t xml:space="preserve">Check each detail of a bibliography entry against an official source.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Look the work up through</w:t>
        </w:r>
      </w:ins>
      <w:ins w:id="8" w:author="PR Preview" w:date="2026-01-01T00:00:00Z">
        <w:r>
          <w:t xml:space="preserve"> </w:t>
        </w:r>
      </w:ins>
      <w:hyperlink r:id="rId41">
        <w:ins w:id="9" w:author="PR Preview" w:date="2026-01-01T00:00:00Z">
          <w:r>
            <w:rPr>
              <w:rStyle w:val="Hyperlink"/>
            </w:rPr>
            <w:t xml:space="preserve">Crossref search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or its</w:t>
        </w:r>
      </w:ins>
      <w:ins w:id="12" w:author="PR Preview" w:date="2026-01-01T00:00:00Z">
        <w:r>
          <w:t xml:space="preserve"> </w:t>
        </w:r>
      </w:ins>
      <w:hyperlink r:id="rId42">
        <w:ins w:id="13" w:author="PR Preview" w:date="2026-01-01T00:00:00Z">
          <w:r>
            <w:rPr>
              <w:rStyle w:val="Hyperlink"/>
            </w:rPr>
            <w:t xml:space="preserve">REST API</w:t>
          </w:r>
        </w:ins>
      </w:hyperlink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check the title, volume, issue and pages against the record,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 add the DOI.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Check a constant in a cited theorem, such as the factors in an inequality,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against a second free, official source,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say in the pull request what you checked against what.</w:t>
        </w:r>
      </w:ins>
    </w:p>
    <w:bookmarkEnd w:id="43"/>
    <w:bookmarkStart w:id="44" w:name="cite-an-alias-directly"/>
    <w:p>
      <w:pPr>
        <w:pStyle w:val="Heading2"/>
      </w:pPr>
      <w:ins w:id="25" w:author="PR Preview" w:date="2026-01-01T00:00:00Z">
        <w:r>
          <w:t xml:space="preserve">13 Cite an alias directly</w:t>
        </w:r>
      </w:ins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del w:id="26" w:author="PR Preview" w:date="2026-01-01T00:00:00Z">
        <w:r>
          <w:delText xml:space="preserve">13 Cite the original for named results</w:delText>
        </w:r>
      </w:del>
    </w:p>
    <w:p>
      <w:pPr>
        <w:pStyle w:val="Heading2"/>
      </w:pPr>
      <w:ins w:id="27" w:author="PR Preview" w:date="2026-01-01T00:00:00Z">
        <w:r>
          <w:t xml:space="preserve">14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del w:id="28" w:author="PR Preview" w:date="2026-01-01T00:00:00Z">
        <w:r>
          <w:delText xml:space="preserve">14 Put the content first</w:delText>
        </w:r>
      </w:del>
    </w:p>
    <w:p>
      <w:pPr>
        <w:pStyle w:val="Heading2"/>
      </w:pPr>
      <w:ins w:id="29" w:author="PR Preview" w:date="2026-01-01T00:00:00Z">
        <w:r>
          <w:t xml:space="preserve">15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del w:id="30" w:author="PR Preview" w:date="2026-01-01T00:00:00Z">
        <w:r>
          <w:delText xml:space="preserve">15 Adapting another course’s material</w:delText>
        </w:r>
      </w:del>
    </w:p>
    <w:p>
      <w:pPr>
        <w:pStyle w:val="Heading2"/>
      </w:pPr>
      <w:ins w:id="31" w:author="PR Preview" w:date="2026-01-01T00:00:00Z">
        <w:r>
          <w:t xml:space="preserve">16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del w:id="32" w:author="PR Preview" w:date="2026-01-01T00:00:00Z">
        <w:r>
          <w:delText xml:space="preserve">15.1 Material from your own repositories</w:delText>
        </w:r>
      </w:del>
    </w:p>
    <w:p>
      <w:pPr>
        <w:pStyle w:val="Heading3"/>
      </w:pPr>
      <w:ins w:id="33" w:author="PR Preview" w:date="2026-01-01T00:00:00Z">
        <w:r>
          <w:t xml:space="preserve">16.1 Material from your own repositories</w:t>
        </w:r>
      </w:ins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del w:id="34" w:author="PR Preview" w:date="2026-01-01T00:00:00Z">
        <w:r>
          <w:delText xml:space="preserve">16 Common citation errors to avoid</w:delText>
        </w:r>
      </w:del>
    </w:p>
    <w:p>
      <w:pPr>
        <w:pStyle w:val="Heading2"/>
      </w:pPr>
      <w:ins w:id="35" w:author="PR Preview" w:date="2026-01-01T00:00:00Z">
        <w:r>
          <w:t xml:space="preserve">17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del w:id="36" w:author="PR Preview" w:date="2026-01-01T00:00:00Z">
        <w:r>
          <w:delText xml:space="preserve">17 Examples</w:delText>
        </w:r>
      </w:del>
    </w:p>
    <w:p>
      <w:pPr>
        <w:pStyle w:val="Heading3"/>
      </w:pPr>
      <w:del w:id="37" w:author="PR Preview" w:date="2026-01-01T00:00:00Z">
        <w:r>
          <w:delText xml:space="preserve">17.1 Poor (unsupported claim)</w:delText>
        </w:r>
      </w:del>
    </w:p>
    <w:p>
      <w:pPr>
        <w:pStyle w:val="Heading2"/>
      </w:pPr>
      <w:ins w:id="38" w:author="PR Preview" w:date="2026-01-01T00:00:00Z">
        <w:r>
          <w:t xml:space="preserve">18 Examples</w:t>
        </w:r>
      </w:ins>
    </w:p>
    <w:bookmarkStart w:id="52" w:name="poor-unsupported-claim"/>
    <w:p>
      <w:pPr>
        <w:pStyle w:val="Heading3"/>
      </w:pPr>
      <w:ins w:id="39" w:author="PR Preview" w:date="2026-01-01T00:00:00Z">
        <w:r>
          <w:t xml:space="preserve">18.1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del w:id="40" w:author="PR Preview" w:date="2026-01-01T00:00:00Z">
        <w:r>
          <w:delText xml:space="preserve">17.2 Better (citation provided)</w:delText>
        </w:r>
      </w:del>
    </w:p>
    <w:p>
      <w:pPr>
        <w:pStyle w:val="Heading3"/>
      </w:pPr>
      <w:ins w:id="41" w:author="PR Preview" w:date="2026-01-01T00:00:00Z">
        <w:r>
          <w:t xml:space="preserve">18.2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del w:id="42" w:author="PR Preview" w:date="2026-01-01T00:00:00Z">
        <w:r>
          <w:delText xml:space="preserve">17.3 Best (citation with context)</w:delText>
        </w:r>
      </w:del>
    </w:p>
    <w:p>
      <w:pPr>
        <w:pStyle w:val="Heading3"/>
      </w:pPr>
      <w:ins w:id="43" w:author="PR Preview" w:date="2026-01-01T00:00:00Z">
        <w:r>
          <w:t xml:space="preserve">18.3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del w:id="44" w:author="PR Preview" w:date="2026-01-01T00:00:00Z">
        <w:r>
          <w:delText xml:space="preserve">17.4 Poor (irrelevant citation)</w:delText>
        </w:r>
      </w:del>
    </w:p>
    <w:p>
      <w:pPr>
        <w:pStyle w:val="Heading3"/>
      </w:pPr>
      <w:ins w:id="45" w:author="PR Preview" w:date="2026-01-01T00:00:00Z">
        <w:r>
          <w:t xml:space="preserve">18.4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del w:id="46" w:author="PR Preview" w:date="2026-01-01T00:00:00Z">
        <w:r>
          <w:delText xml:space="preserve">17.5 Better (relevant citation)</w:delText>
        </w:r>
      </w:del>
    </w:p>
    <w:p>
      <w:pPr>
        <w:pStyle w:val="Heading3"/>
      </w:pPr>
      <w:ins w:id="47" w:author="PR Preview" w:date="2026-01-01T00:00:00Z">
        <w:r>
          <w:t xml:space="preserve">18.5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del w:id="48" w:author="PR Preview" w:date="2026-01-01T00:00:00Z">
        <w:r>
          <w:delText xml:space="preserve">18 Conclusion</w:delText>
        </w:r>
      </w:del>
    </w:p>
    <w:p>
      <w:pPr>
        <w:pStyle w:val="Heading2"/>
      </w:pPr>
      <w:ins w:id="49" w:author="PR Preview" w:date="2026-01-01T00:00:00Z">
        <w:r>
          <w:t xml:space="preserve">19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2026-10-16T11:22:09Z</dcterms:created>
  <dcterms:modified xsi:type="dcterms:W3CDTF">2026-10-16T11:22:09Z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