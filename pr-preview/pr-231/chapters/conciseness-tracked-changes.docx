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04:14:45 (PDT)</w:delText>
        </w:r>
      </w:del>
    </w:p>
    <w:p>
      <w:pPr>
        <w:pStyle w:val="Date"/>
      </w:pPr>
      <w:ins w:id="2" w:author="PR Preview" w:date="2026-01-01T00:00:00Z">
        <w:r>
          <w:t xml:space="preserve">Last modified: 2026-10-16 04:19:44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del w:id="3" w:author="PR Preview" w:date="2026-01-01T00:00:00Z">
        <w:r>
          <w:delText xml:space="preserve">4 Lead with the subject</w:delText>
        </w:r>
      </w:del>
    </w:p>
    <w:p>
      <w:pPr>
        <w:pStyle w:val="Heading2"/>
      </w:pPr>
      <w:ins w:id="4" w:author="PR Preview" w:date="2026-01-01T00:00:00Z">
        <w:r>
          <w:t xml:space="preserve">4 Write about the ideas, not the document</w:t>
        </w:r>
      </w:ins>
    </w:p>
    <w:p>
      <w:pPr>
        <w:pStyle w:val="FirstParagraph"/>
      </w:pPr>
      <w:ins w:id="5" w:author="PR Preview" w:date="2026-01-01T00:00:00Z">
        <w:r>
          <w:t xml:space="preserve">A sentence about which part of the document holds a definition adds no content.</w:t>
        </w:r>
      </w:ins>
      <w:ins w:id="6" w:author="PR Preview" w:date="2026-01-01T00:00:00Z">
        <w:r>
          <w:t xml:space="preserve"> </w:t>
        </w:r>
      </w:ins>
      <w:ins w:id="7" w:author="PR Preview" w:date="2026-01-01T00:00:00Z">
        <w:r>
          <w:t xml:space="preserve">State the idea and link the term, as</w:t>
        </w:r>
      </w:ins>
      <w:ins w:id="8" w:author="PR Preview" w:date="2026-01-01T00:00:00Z">
        <w:r>
          <w:t xml:space="preserve"> </w:t>
        </w:r>
      </w:ins>
      <w:hyperlink r:id="rId17">
        <w:ins w:id="9" w:author="PR Preview" w:date="2026-01-01T00:00:00Z">
          <w:r>
            <w:rPr>
              <w:rStyle w:val="Hyperlink"/>
            </w:rPr>
            <w:t xml:space="preserve">Talk about the ideas, not the notes</w:t>
          </w:r>
        </w:ins>
      </w:hyperlink>
      <w:ins w:id="10" w:author="PR Preview" w:date="2026-01-01T00:00:00Z">
        <w:r>
          <w:t xml:space="preserve"> </w:t>
        </w:r>
      </w:ins>
      <w:ins w:id="11" w:author="PR Preview" w:date="2026-01-01T00:00:00Z">
        <w:r>
          <w:t xml:space="preserve">explains.</w:t>
        </w:r>
      </w:ins>
      <w:ins w:id="12" w:author="PR Preview" w:date="2026-01-01T00:00:00Z">
        <w:r>
          <w:t xml:space="preserve"> </w:t>
        </w:r>
      </w:ins>
      <w:ins w:id="13" w:author="PR Preview" w:date="2026-01-01T00:00:00Z">
        <w:r>
          <w:t xml:space="preserve">The ✅ example below omits the link only because this guide has no page for the term.</w:t>
        </w:r>
      </w:ins>
    </w:p>
    <w:p>
      <w:pPr>
        <w:pStyle w:val="BlockText"/>
      </w:pPr>
      <w:ins w:id="14" w:author="PR Preview" w:date="2026-01-01T00:00:00Z">
        <w:r>
          <w:t xml:space="preserve">❌ The statistics notes define the training error as the average loss on the fitted data.</w:t>
        </w:r>
      </w:ins>
    </w:p>
    <w:p>
      <w:pPr>
        <w:pStyle w:val="BlockText"/>
      </w:pPr>
      <w:ins w:id="15" w:author="PR Preview" w:date="2026-01-01T00:00:00Z">
        <w:r>
          <w:t xml:space="preserve">✅ The training error is the average loss on the data used to fit the model.</w:t>
        </w:r>
      </w:ins>
    </w:p>
    <w:bookmarkEnd w:id="18"/>
    <w:bookmarkStart w:id="19" w:name="lead-with-the-subject"/>
    <w:p>
      <w:pPr>
        <w:pStyle w:val="Heading2"/>
      </w:pPr>
      <w:ins w:id="16" w:author="PR Preview" w:date="2026-01-01T00:00:00Z">
        <w:r>
          <w:t xml:space="preserve">5 Lead with the subject</w:t>
        </w:r>
      </w:ins>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del w:id="17" w:author="PR Preview" w:date="2026-01-01T00:00:00Z">
        <w:r>
          <w:delText xml:space="preserve">5 Limit complex sentence structures</w:delText>
        </w:r>
      </w:del>
    </w:p>
    <w:p>
      <w:pPr>
        <w:pStyle w:val="Heading2"/>
      </w:pPr>
      <w:ins w:id="18" w:author="PR Preview" w:date="2026-01-01T00:00:00Z">
        <w:r>
          <w:t xml:space="preserve">6 Limit complex sentence structures</w:t>
        </w:r>
      </w:ins>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del w:id="19" w:author="PR Preview" w:date="2026-01-01T00:00:00Z">
        <w:r>
          <w:delText xml:space="preserve">6 Do not rule out readings no reader would make</w:delText>
        </w:r>
      </w:del>
    </w:p>
    <w:p>
      <w:pPr>
        <w:pStyle w:val="Heading2"/>
      </w:pPr>
      <w:ins w:id="20" w:author="PR Preview" w:date="2026-01-01T00:00:00Z">
        <w:r>
          <w:t xml:space="preserve">7 Do not rule out readings no reader would make</w:t>
        </w:r>
      </w:ins>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del w:id="21" w:author="PR Preview" w:date="2026-01-01T00:00:00Z">
        <w:r>
          <w:delText xml:space="preserve">7 Avoid double negatives</w:delText>
        </w:r>
      </w:del>
    </w:p>
    <w:p>
      <w:pPr>
        <w:pStyle w:val="Heading2"/>
      </w:pPr>
      <w:ins w:id="22" w:author="PR Preview" w:date="2026-01-01T00:00:00Z">
        <w:r>
          <w:t xml:space="preserve">8 Avoid double negatives</w:t>
        </w:r>
      </w:ins>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del w:id="23" w:author="PR Preview" w:date="2026-01-01T00:00:00Z">
        <w:r>
          <w:delText xml:space="preserve">8 Write about the subject, not about the text</w:delText>
        </w:r>
      </w:del>
    </w:p>
    <w:p>
      <w:pPr>
        <w:pStyle w:val="Heading2"/>
      </w:pPr>
      <w:ins w:id="24" w:author="PR Preview" w:date="2026-01-01T00:00:00Z">
        <w:r>
          <w:t xml:space="preserve">9 Write about the subject, not about the text</w:t>
        </w:r>
      </w:ins>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0" w:name="do-not-overexplain"/>
    <w:p>
      <w:pPr>
        <w:pStyle w:val="Heading2"/>
      </w:pPr>
      <w:del w:id="25" w:author="PR Preview" w:date="2026-01-01T00:00:00Z">
        <w:r>
          <w:delText xml:space="preserve">9 Do not overexplain</w:delText>
        </w:r>
      </w:del>
    </w:p>
    <w:p>
      <w:pPr>
        <w:pStyle w:val="Heading2"/>
      </w:pPr>
      <w:ins w:id="26" w:author="PR Preview" w:date="2026-01-01T00:00:00Z">
        <w:r>
          <w:t xml:space="preserve">10 Do not overexplain</w:t>
        </w:r>
      </w:ins>
    </w:p>
    <w:p>
      <w:pPr>
        <w:pStyle w:val="FirstParagraph"/>
      </w:pPr>
      <w:r>
        <w:t xml:space="preserve">Say what the reader needs, and stop.</w:t>
      </w:r>
      <w:r>
        <w:t xml:space="preserve"> </w:t>
      </w:r>
      <w:r>
        <w:t xml:space="preserve">Cut a qualifier, a restatement or a reason that the words before it already imply.</w:t>
      </w:r>
    </w:p>
    <w:bookmarkStart w:id="29"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9"/>
    <w:bookmarkEnd w:id="30"/>
    <w:bookmarkStart w:id="37" w:name="put-lists-in-bullet-points"/>
    <w:p>
      <w:pPr>
        <w:pStyle w:val="Heading2"/>
      </w:pPr>
      <w:del w:id="27" w:author="PR Preview" w:date="2026-01-01T00:00:00Z">
        <w:r>
          <w:delText xml:space="preserve">10 Put lists in bullet points</w:delText>
        </w:r>
      </w:del>
    </w:p>
    <w:p>
      <w:pPr>
        <w:pStyle w:val="Heading2"/>
      </w:pPr>
      <w:ins w:id="28" w:author="PR Preview" w:date="2026-01-01T00:00:00Z">
        <w:r>
          <w:t xml:space="preserve">11 Put lists in bullet points</w:t>
        </w:r>
      </w:ins>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1"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1"/>
    <w:bookmarkStart w:id="35"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32">
        <w:r>
          <w:rPr>
            <w:rStyle w:val="Hyperlink"/>
          </w:rPr>
          <w:t xml:space="preserve">extend least squares to several predictors</w:t>
        </w:r>
      </w:hyperlink>
      <w:r>
        <w:t xml:space="preserve">. Starmer explains</w:t>
      </w:r>
      <w:r>
        <w:t xml:space="preserve"> </w:t>
      </w:r>
      <w:hyperlink r:id="rId33">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2">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3">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4">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5"/>
    <w:bookmarkStart w:id="36"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6"/>
    <w:bookmarkEnd w:id="37"/>
    <w:bookmarkStart w:id="45" w:name="examples-of-concise-writing"/>
    <w:p>
      <w:pPr>
        <w:pStyle w:val="Heading2"/>
      </w:pPr>
      <w:del w:id="29" w:author="PR Preview" w:date="2026-01-01T00:00:00Z">
        <w:r>
          <w:delText xml:space="preserve">11 Examples of concise writing</w:delText>
        </w:r>
      </w:del>
    </w:p>
    <w:p>
      <w:pPr>
        <w:pStyle w:val="Heading2"/>
      </w:pPr>
      <w:ins w:id="30" w:author="PR Preview" w:date="2026-01-01T00:00:00Z">
        <w:r>
          <w:t xml:space="preserve">12 Examples of concise writing</w:t>
        </w:r>
      </w:ins>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4" w:name="refs"/>
    <w:bookmarkStart w:id="39"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38">
        <w:r>
          <w:rPr>
            <w:rStyle w:val="Hyperlink"/>
          </w:rPr>
          <w:t xml:space="preserve">https://www.gutenberg.org/ebooks/37134</w:t>
        </w:r>
      </w:hyperlink>
      <w:r>
        <w:t xml:space="preserve">.</w:t>
      </w:r>
    </w:p>
    <w:bookmarkEnd w:id="39"/>
    <w:bookmarkStart w:id="4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0">
        <w:r>
          <w:rPr>
            <w:rStyle w:val="Hyperlink"/>
          </w:rPr>
          <w:t xml:space="preserve">https://en.wikipedia.org/wiki/Ernest_Hemingway#Writing_style</w:t>
        </w:r>
      </w:hyperlink>
      <w:r>
        <w:t xml:space="preserve">.</w:t>
      </w:r>
    </w:p>
    <w:bookmarkEnd w:id="41"/>
    <w:bookmarkStart w:id="4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2">
        <w:r>
          <w:rPr>
            <w:rStyle w:val="Hyperlink"/>
          </w:rPr>
          <w:t xml:space="preserve">https://en.wikipedia.org/wiki/Julius_Caesar#Literary_works</w:t>
        </w:r>
      </w:hyperlink>
      <w:r>
        <w:t xml:space="preserve">.</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0" Type="http://schemas.openxmlformats.org/officeDocument/2006/relationships/hyperlink" Target="https://en.wikipedia.org/wiki/Ernest_Hemingway#Writing_style" TargetMode="External"/><Relationship Id="rId42" Type="http://schemas.openxmlformats.org/officeDocument/2006/relationships/hyperlink" Target="https://en.wikipedia.org/wiki/Julius_Caesar#Literary_works" TargetMode="External"/><Relationship Id="rId34" Type="http://schemas.openxmlformats.org/officeDocument/2006/relationships/hyperlink" Target="https://morrison-lab.github.io/lds/chapters/linear-regression.html" TargetMode="External"/><Relationship Id="rId38" Type="http://schemas.openxmlformats.org/officeDocument/2006/relationships/hyperlink" Target="https://www.gutenberg.org/ebooks/37134" TargetMode="External"/><Relationship Id="rId32" Type="http://schemas.openxmlformats.org/officeDocument/2006/relationships/hyperlink" Target="https://www.youtube.com/watch?v=o9hoLdylWKo" TargetMode="External"/><Relationship Id="rId33"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0" Type="http://schemas.openxmlformats.org/officeDocument/2006/relationships/hyperlink" Target="https://en.wikipedia.org/wiki/Ernest_Hemingway#Writing_style" TargetMode="External"/><Relationship Id="rId42" Type="http://schemas.openxmlformats.org/officeDocument/2006/relationships/hyperlink" Target="https://en.wikipedia.org/wiki/Julius_Caesar#Literary_works" TargetMode="External"/><Relationship Id="rId34" Type="http://schemas.openxmlformats.org/officeDocument/2006/relationships/hyperlink" Target="https://morrison-lab.github.io/lds/chapters/linear-regression.html" TargetMode="External"/><Relationship Id="rId38" Type="http://schemas.openxmlformats.org/officeDocument/2006/relationships/hyperlink" Target="https://www.gutenberg.org/ebooks/37134" TargetMode="External"/><Relationship Id="rId32" Type="http://schemas.openxmlformats.org/officeDocument/2006/relationships/hyperlink" Target="https://www.youtube.com/watch?v=o9hoLdylWKo" TargetMode="External"/><Relationship Id="rId33"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2026-10-16T11:22:17Z</dcterms:created>
  <dcterms:modified xsi:type="dcterms:W3CDTF">2026-10-16T11:22:17Z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04:19:44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