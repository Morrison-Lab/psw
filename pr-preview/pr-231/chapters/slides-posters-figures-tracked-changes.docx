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03:53:51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8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ins w:id="3" w:author="PR Preview" w:date="2026-01-01T00:00:00Z">
        <w:r>
          <w:t xml:space="preserve">Put the legend at the bottom of the plot, unless you have a reason to put it elsewhere.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A bottom legend leaves the full plot width for the data and gives every figure the same layout.</w:t>
        </w:r>
      </w:ins>
    </w:p>
    <w:p>
      <w:pPr>
        <w:pStyle w:val="Compact"/>
        <w:numPr>
          <w:ilvl w:val="0"/>
          <w:numId w:val="1003"/>
        </w:numPr>
      </w:pPr>
      <w:ins w:id="6" w:author="PR Preview" w:date="2026-01-01T00:00:00Z">
        <w:r>
          <w:t xml:space="preserve">Draw the figure with a modern package, such as</w:t>
        </w:r>
      </w:ins>
      <w:ins w:id="7" w:author="PR Preview" w:date="2026-01-01T00:00:00Z">
        <w:r>
          <w:t xml:space="preserve"> </w:t>
        </w:r>
      </w:ins>
      <w:hyperlink r:id="rId16">
        <w:ins w:id="8" w:author="PR Preview" w:date="2026-01-01T00:00:00Z">
          <w:r>
            <w:rPr>
              <w:rStyle w:val="Hyperlink"/>
            </w:rPr>
            <w:t xml:space="preserve">ggplot2</w:t>
          </w:r>
        </w:ins>
      </w:hyperlink>
      <w:ins w:id="9" w:author="PR Preview" w:date="2026-01-01T00:00:00Z">
        <w:r>
          <w:t xml:space="preserve">,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and with</w:t>
        </w:r>
      </w:ins>
      <w:ins w:id="12" w:author="PR Preview" w:date="2026-01-01T00:00:00Z">
        <w:r>
          <w:t xml:space="preserve"> </w:t>
        </w:r>
      </w:ins>
      <w:hyperlink r:id="rId13">
        <w:ins w:id="13" w:author="PR Preview" w:date="2026-01-01T00:00:00Z">
          <w:r>
            <w:rPr>
              <w:rStyle w:val="Hyperlink"/>
            </w:rPr>
            <w:t xml:space="preserve">plotly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when an interactive version helps,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rather than with base graphics (</w:t>
        </w:r>
      </w:ins>
      <w:ins w:id="18" w:author="PR Preview" w:date="2026-01-01T00:00:00Z">
        <w:r>
          <w:rPr>
            <w:rStyle w:val="VerbatimChar"/>
          </w:rPr>
          <w:t xml:space="preserve">plot()</w:t>
        </w:r>
      </w:ins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rStyle w:val="VerbatimChar"/>
          </w:rPr>
          <w:t xml:space="preserve">par()</w:t>
        </w:r>
      </w:ins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rStyle w:val="VerbatimChar"/>
          </w:rPr>
          <w:t xml:space="preserve">lines()</w:t>
        </w:r>
      </w:ins>
      <w:ins w:id="25" w:author="PR Preview" w:date="2026-01-01T00:00:00Z">
        <w:r>
          <w:t xml:space="preserve">) or other older packages.</w:t>
        </w:r>
      </w:ins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8"/>
    <w:bookmarkStart w:id="34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9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3" w:name="refs"/>
    <w:bookmarkStart w:id="28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7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8"/>
    <w:bookmarkStart w:id="30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9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0"/>
    <w:bookmarkStart w:id="32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1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7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6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9" Type="http://schemas.openxmlformats.org/officeDocument/2006/relationships/hyperlink" Target="https://plotly.com/r/3d-surface-plots/" TargetMode="External"/><Relationship Id="rId24" Type="http://schemas.openxmlformats.org/officeDocument/2006/relationships/hyperlink" Target="https://ucd-serg.github.io/lab-manual/professional-development.html" TargetMode="External"/><Relationship Id="rId2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0" Type="http://schemas.openxmlformats.org/officeDocument/2006/relationships/hyperlink" Target="teaching.qmd#make-figures-accessible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://colorbrewer2.org/" TargetMode="External"/><Relationship Id="rId29" Type="http://schemas.openxmlformats.org/officeDocument/2006/relationships/hyperlink" Target="https://doi.org/10.1016/j.molmed.2023.05.002" TargetMode="External"/><Relationship Id="rId27" Type="http://schemas.openxmlformats.org/officeDocument/2006/relationships/hyperlink" Target="https://doi.org/10.1038/d41586-021-03603-2" TargetMode="External"/><Relationship Id="rId31" Type="http://schemas.openxmlformats.org/officeDocument/2006/relationships/hyperlink" Target="https://doi.org/10.1371/journal.pcbi.1003833" TargetMode="External"/><Relationship Id="rId17" Type="http://schemas.openxmlformats.org/officeDocument/2006/relationships/hyperlink" Target="https://edwardtufte.github.io/tufte-css/" TargetMode="External"/><Relationship Id="rId16" Type="http://schemas.openxmlformats.org/officeDocument/2006/relationships/hyperlink" Target="https://ggplot2.tidyverse.org/" TargetMode="External"/><Relationship Id="rId26" Type="http://schemas.openxmlformats.org/officeDocument/2006/relationships/hyperlink" Target="https://jadebc.github.io/lab-manual/" TargetMode="External"/><Relationship Id="rId15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3" Type="http://schemas.openxmlformats.org/officeDocument/2006/relationships/hyperlink" Target="https://plotly.com/r/" TargetMode="External"/><Relationship Id="rId19" Type="http://schemas.openxmlformats.org/officeDocument/2006/relationships/hyperlink" Target="https://plotly.com/r/3d-surface-plots/" TargetMode="External"/><Relationship Id="rId24" Type="http://schemas.openxmlformats.org/officeDocument/2006/relationships/hyperlink" Target="https://ucd-serg.github.io/lab-manual/professional-development.html" TargetMode="External"/><Relationship Id="rId2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20" Type="http://schemas.openxmlformats.org/officeDocument/2006/relationships/hyperlink" Target="teaching.qmd#make-figures-accessi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2026-10-16T10:57:40Z</dcterms:created>
  <dcterms:modified xsi:type="dcterms:W3CDTF">2026-10-16T10:57:40Z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