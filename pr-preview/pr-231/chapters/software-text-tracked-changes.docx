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03:53:51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del w:id="3" w:author="PR Preview" w:date="2026-01-01T00:00:00Z">
        <w:r>
          <w:delText xml:space="preserve">4 Write release notes for the user</w:delText>
        </w:r>
      </w:del>
    </w:p>
    <w:p>
      <w:pPr>
        <w:pStyle w:val="Heading2"/>
      </w:pPr>
      <w:ins w:id="4" w:author="PR Preview" w:date="2026-01-01T00:00:00Z">
        <w:r>
          <w:t xml:space="preserve">4 Check CRAN before you name an R package</w:t>
        </w:r>
      </w:ins>
    </w:p>
    <w:p>
      <w:pPr>
        <w:pStyle w:val="FirstParagraph"/>
      </w:pPr>
      <w:ins w:id="5" w:author="PR Preview" w:date="2026-01-01T00:00:00Z">
        <w:r>
          <w:t xml:space="preserve">Before you propose a name for an R package, check that nobody already uses it.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Search these places, and report the result with the name:</w:t>
        </w:r>
      </w:ins>
    </w:p>
    <w:p>
      <w:pPr>
        <w:pStyle w:val="Compact"/>
        <w:numPr>
          <w:ilvl w:val="0"/>
          <w:numId w:val="1005"/>
        </w:numPr>
      </w:pPr>
      <w:ins w:id="8" w:author="PR Preview" w:date="2026-01-01T00:00:00Z">
        <w:r>
          <w:t xml:space="preserve">the package page on</w:t>
        </w:r>
      </w:ins>
      <w:ins w:id="9" w:author="PR Preview" w:date="2026-01-01T00:00:00Z">
        <w:r>
          <w:t xml:space="preserve"> </w:t>
        </w:r>
      </w:ins>
      <w:hyperlink r:id="rId17">
        <w:ins w:id="10" w:author="PR Preview" w:date="2026-01-01T00:00:00Z">
          <w:r>
            <w:rPr>
              <w:rStyle w:val="Hyperlink"/>
            </w:rPr>
            <w:t xml:space="preserve">CRAN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(</w:t>
        </w:r>
      </w:ins>
      <w:ins w:id="13" w:author="PR Preview" w:date="2026-01-01T00:00:00Z">
        <w:r>
          <w:rPr>
            <w:rStyle w:val="VerbatimChar"/>
          </w:rPr>
          <w:t xml:space="preserve">https://cran.r-project.org/web/packages/&lt;name&gt;/index.html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returns 404 when the name is free);</w:t>
        </w:r>
      </w:ins>
    </w:p>
    <w:p>
      <w:pPr>
        <w:pStyle w:val="Compact"/>
        <w:numPr>
          <w:ilvl w:val="0"/>
          <w:numId w:val="1005"/>
        </w:numPr>
      </w:pPr>
      <w:ins w:id="16" w:author="PR Preview" w:date="2026-01-01T00:00:00Z">
        <w:r>
          <w:t xml:space="preserve">the CRAN archive (</w:t>
        </w:r>
      </w:ins>
      <w:ins w:id="17" w:author="PR Preview" w:date="2026-01-01T00:00:00Z">
        <w:r>
          <w:rPr>
            <w:rStyle w:val="VerbatimChar"/>
          </w:rPr>
          <w:t xml:space="preserve">https://cran.r-project.org/src/contrib/Archive/&lt;name&gt;/</w:t>
        </w:r>
      </w:ins>
      <w:ins w:id="18" w:author="PR Preview" w:date="2026-01-01T00:00:00Z">
        <w:r>
          <w:t xml:space="preserve">), because a removed package still holds its name;</w:t>
        </w:r>
      </w:ins>
    </w:p>
    <w:p>
      <w:pPr>
        <w:pStyle w:val="Compact"/>
        <w:numPr>
          <w:ilvl w:val="0"/>
          <w:numId w:val="1005"/>
        </w:numPr>
      </w:pPr>
      <w:hyperlink r:id="rId18">
        <w:ins w:id="19" w:author="PR Preview" w:date="2026-01-01T00:00:00Z">
          <w:r>
            <w:rPr>
              <w:rStyle w:val="Hyperlink"/>
            </w:rPr>
            <w:t xml:space="preserve">Bioconductor</w:t>
          </w:r>
        </w:ins>
      </w:hyperlink>
      <w:ins w:id="20" w:author="PR Preview" w:date="2026-01-01T00:00:00Z">
        <w:r>
          <w:t xml:space="preserve">.</w:t>
        </w:r>
      </w:ins>
    </w:p>
    <w:p>
      <w:pPr>
        <w:pStyle w:val="FirstParagraph"/>
      </w:pPr>
      <w:ins w:id="21" w:author="PR Preview" w:date="2026-01-01T00:00:00Z">
        <w:r>
          <w:t xml:space="preserve">A name that CRAN has used blocks a later submission and confuses users.</w:t>
        </w:r>
      </w:ins>
    </w:p>
    <w:bookmarkEnd w:id="19"/>
    <w:bookmarkStart w:id="20" w:name="write-release-notes-for-the-user"/>
    <w:p>
      <w:pPr>
        <w:pStyle w:val="Heading2"/>
      </w:pPr>
      <w:ins w:id="22" w:author="PR Preview" w:date="2026-01-01T00:00:00Z">
        <w:r>
          <w:t xml:space="preserve">5 Write release notes for the user</w:t>
        </w:r>
      </w:ins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2026-10-16T10:57:46Z</dcterms:created>
  <dcterms:modified xsi:type="dcterms:W3CDTF">2026-10-16T10:57:46Z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