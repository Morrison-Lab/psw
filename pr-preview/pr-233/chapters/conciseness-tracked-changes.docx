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03:42:31 (PDT)</w:delText>
        </w:r>
      </w:del>
    </w:p>
    <w:p>
      <w:pPr>
        <w:pStyle w:val="Date"/>
      </w:pPr>
      <w:ins w:id="2" w:author="PR Preview" w:date="2026-01-01T00:00:00Z">
        <w:r>
          <w:t xml:space="preserve">Last modified: 2026-10-16 04:00:13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2026-10-16T11:03:31Z</dcterms:created>
  <dcterms:modified xsi:type="dcterms:W3CDTF">2026-10-16T11:03:31Z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04:00:13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