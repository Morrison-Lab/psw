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04:08:54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del w:id="3" w:author="PR Preview" w:date="2026-01-01T00:00:00Z">
        <w:r>
          <w:delText xml:space="preserve">4 Minimize unnecessary jargon</w:delText>
        </w:r>
      </w:del>
    </w:p>
    <w:p>
      <w:pPr>
        <w:pStyle w:val="Heading2"/>
      </w:pPr>
      <w:ins w:id="4" w:author="PR Preview" w:date="2026-01-01T00:00:00Z">
        <w:r>
          <w:t xml:space="preserve">4 Choose each preposition on purpose</w:t>
        </w:r>
      </w:ins>
    </w:p>
    <w:p>
      <w:pPr>
        <w:pStyle w:val="FirstParagraph"/>
      </w:pPr>
      <w:ins w:id="5" w:author="PR Preview" w:date="2026-01-01T00:00:00Z">
        <w:r>
          <w:t xml:space="preserve">A preposition states a relationship between two things.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Small words such as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rPr>
            <w:i/>
            <w:iCs/>
          </w:rPr>
          <w:t xml:space="preserve">of</w:t>
        </w:r>
      </w:ins>
      <w:ins w:id="10" w:author="PR Preview" w:date="2026-01-01T00:00:00Z">
        <w:r>
          <w:t xml:space="preserve">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rPr>
            <w:i/>
            <w:iCs/>
          </w:rPr>
          <w:t xml:space="preserve">for</w:t>
        </w:r>
      </w:ins>
      <w:ins w:id="13" w:author="PR Preview" w:date="2026-01-01T00:00:00Z">
        <w:r>
          <w:t xml:space="preserve">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rPr>
            <w:i/>
            <w:iCs/>
          </w:rPr>
          <w:t xml:space="preserve">with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i/>
            <w:iCs/>
          </w:rPr>
          <w:t xml:space="preserve">using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are easy to reach for by reflex,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and each one can stand for many different relationships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(ownership, purpose, cause, part and whole, tool, source).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When the sentence does not say which relationship it means,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the reader has to guess.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Readers who are learning English, and readers who read literally, guess worst.</w:t>
        </w:r>
      </w:ins>
    </w:p>
    <w:p>
      <w:pPr>
        <w:pStyle w:val="BodyText"/>
      </w:pPr>
      <w:ins w:id="32" w:author="PR Preview" w:date="2026-01-01T00:00:00Z">
        <w:r>
          <w:t xml:space="preserve">For each preposition, ask what relationship it states.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If you cannot answer in one phrase, replace it with a verb that names the relationship.</w:t>
        </w:r>
      </w:ins>
    </w:p>
    <w:bookmarkStart w:id="23" w:name="exm-prepositions"/>
    <w:p>
      <w:pPr>
        <w:pStyle w:val="BodyText"/>
      </w:pPr>
      <w:ins w:id="35" w:author="PR Preview" w:date="2026-01-01T00:00:00Z">
        <w:r>
          <w:rPr>
            <w:b/>
            <w:bCs/>
          </w:rPr>
          <w:t xml:space="preserve">Example 1 (Naming the relationship)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 </w:t>
        </w:r>
      </w:ins>
    </w:p>
    <w:p>
      <w:pPr>
        <w:pStyle w:val="BlockText"/>
      </w:pPr>
      <w:ins w:id="38" w:author="PR Preview" w:date="2026-01-01T00:00:00Z">
        <w:r>
          <w:t xml:space="preserve">❌ The error of the prediction is large.</w:t>
        </w:r>
      </w:ins>
    </w:p>
    <w:p>
      <w:pPr>
        <w:pStyle w:val="BlockText"/>
      </w:pPr>
      <w:ins w:id="39" w:author="PR Preview" w:date="2026-01-01T00:00:00Z">
        <w:r>
          <w:t xml:space="preserve">✅ The prediction misses the observed outcome by a large amount.</w:t>
        </w:r>
      </w:ins>
    </w:p>
    <w:p>
      <w:pPr>
        <w:pStyle w:val="FirstParagraph"/>
      </w:pPr>
      <w:ins w:id="40" w:author="PR Preview" w:date="2026-01-01T00:00:00Z">
        <w:r>
          <w:rPr>
            <w:i/>
            <w:iCs/>
          </w:rPr>
          <w:t xml:space="preserve">Of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could mean the error the prediction makes,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the error in the way it was computed,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or an error that belongs to the prediction in some other way.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The verb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rPr>
            <w:i/>
            <w:iCs/>
          </w:rPr>
          <w:t xml:space="preserve">misses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says which.</w:t>
        </w:r>
      </w:ins>
    </w:p>
    <w:p>
      <w:pPr>
        <w:pStyle w:val="BlockText"/>
      </w:pPr>
      <w:ins w:id="53" w:author="PR Preview" w:date="2026-01-01T00:00:00Z">
        <w:r>
          <w:t xml:space="preserve">❌ We fit the model for the training set.</w:t>
        </w:r>
      </w:ins>
    </w:p>
    <w:p>
      <w:pPr>
        <w:pStyle w:val="BlockText"/>
      </w:pPr>
      <w:ins w:id="54" w:author="PR Preview" w:date="2026-01-01T00:00:00Z">
        <w:r>
          <w:t xml:space="preserve">✅ We estimate the model’s coefficients from the training set.</w:t>
        </w:r>
      </w:ins>
    </w:p>
    <w:p>
      <w:pPr>
        <w:pStyle w:val="FirstParagraph"/>
      </w:pPr>
      <w:ins w:id="55" w:author="PR Preview" w:date="2026-01-01T00:00:00Z">
        <w:r>
          <w:rPr>
            <w:i/>
            <w:iCs/>
          </w:rPr>
          <w:t xml:space="preserve">For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could mean on behalf of, in order to serve, or using.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i/>
            <w:iCs/>
          </w:rPr>
          <w:t xml:space="preserve">From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states the relationship exactly: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the training set is the source of the estimates.</w:t>
        </w:r>
      </w:ins>
    </w:p>
    <w:bookmarkEnd w:id="23"/>
    <w:p>
      <w:pPr>
        <w:pStyle w:val="BodyText"/>
      </w:pPr>
      <w:ins w:id="64" w:author="PR Preview" w:date="2026-01-01T00:00:00Z">
        <w:r>
          <w:t xml:space="preserve">Keep a plain preposition when it states the relationship exactly,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such as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rPr>
            <w:i/>
            <w:iCs/>
          </w:rPr>
          <w:t xml:space="preserve">in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for location and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i/>
            <w:iCs/>
          </w:rPr>
          <w:t xml:space="preserve">by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for the agent of a passive verb.</w:t>
        </w:r>
      </w:ins>
    </w:p>
    <w:bookmarkEnd w:id="24"/>
    <w:bookmarkStart w:id="27" w:name="minimize-unnecessary-jargon"/>
    <w:p>
      <w:pPr>
        <w:pStyle w:val="Heading2"/>
      </w:pPr>
      <w:ins w:id="75" w:author="PR Preview" w:date="2026-01-01T00:00:00Z">
        <w:r>
          <w:t xml:space="preserve">5 Minimize unnecessary jargon</w:t>
        </w:r>
      </w:ins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del w:id="76" w:author="PR Preview" w:date="2026-01-01T00:00:00Z">
        <w:r>
          <w:rPr>
            <w:b/>
            <w:bCs/>
          </w:rPr>
          <w:delText xml:space="preserve">Example 1 (Replacing unnecessary jargon)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 </w:delText>
        </w:r>
      </w:del>
    </w:p>
    <w:p>
      <w:pPr>
        <w:pStyle w:val="BodyText"/>
      </w:pPr>
      <w:ins w:id="79" w:author="PR Preview" w:date="2026-01-01T00:00:00Z">
        <w:r>
          <w:rPr>
            <w:b/>
            <w:bCs/>
          </w:rPr>
          <w:t xml:space="preserve">Example 2 (Replacing unnecessary jargon)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2026-10-16T11:12:58Z</dcterms:created>
  <dcterms:modified xsi:type="dcterms:W3CDTF">2026-10-16T11:12:58Z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04:08:54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