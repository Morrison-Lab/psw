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04:39:01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Qualify</w:t>
        </w:r>
      </w:ins>
      <w:ins w:id="4" w:author="PR Preview" w:date="2026-01-01T00:00:00Z">
        <w:r>
          <w:rPr>
            <w:b/>
            <w:bCs/>
          </w:rPr>
          <w:t xml:space="preserve"> </w:t>
        </w:r>
      </w:ins>
      <w:ins w:id="5" w:author="PR Preview" w:date="2026-01-01T00:00:00Z">
        <w:r>
          <w:rPr>
            <w:b/>
            <w:bCs/>
          </w:rPr>
          <w:t xml:space="preserve">“mean”</w:t>
        </w:r>
      </w:ins>
      <w:ins w:id="6" w:author="PR Preview" w:date="2026-01-01T00:00:00Z">
        <w:r>
          <w:rPr>
            <w:b/>
            <w:bCs/>
          </w:rPr>
          <w:t xml:space="preserve">,</w:t>
        </w:r>
      </w:ins>
      <w:ins w:id="7" w:author="PR Preview" w:date="2026-01-01T00:00:00Z">
        <w:r>
          <w:rPr>
            <w:b/>
            <w:bCs/>
          </w:rPr>
          <w:t xml:space="preserve"> </w:t>
        </w:r>
      </w:ins>
      <w:ins w:id="8" w:author="PR Preview" w:date="2026-01-01T00:00:00Z">
        <w:r>
          <w:rPr>
            <w:b/>
            <w:bCs/>
          </w:rPr>
          <w:t xml:space="preserve">“average”</w:t>
        </w:r>
      </w:ins>
      <w:ins w:id="9" w:author="PR Preview" w:date="2026-01-01T00:00:00Z">
        <w:r>
          <w:rPr>
            <w:b/>
            <w:bCs/>
          </w:rPr>
          <w:t xml:space="preserve"> </w:t>
        </w:r>
      </w:ins>
      <w:ins w:id="10" w:author="PR Preview" w:date="2026-01-01T00:00:00Z">
        <w:r>
          <w:rPr>
            <w:b/>
            <w:bCs/>
          </w:rPr>
          <w:t xml:space="preserve">and their shorthands as population or sample: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 bare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“mean”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or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“average”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does not say whether it is a quantity of the population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or a value computed from one sample.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Write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“population mean”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for the expected value of a distribution,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“sample mean”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for the average of the observed values;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write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“population average”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“sample average”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in the same way.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Prefer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“mean”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with the qualifier to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“average”</w:t>
        </w:r>
      </w:ins>
      <w:ins w:id="53" w:author="PR Preview" w:date="2026-01-01T00:00:00Z">
        <w:r>
          <w:t xml:space="preserve">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 same holds for shorthands: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write pMSE and sMSE, pRMSE and sRMSE, and pMAE and sMAE,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with a leading p for the population version and s for the sample version,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never a bare MSE, RMSE or MAE.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Define each shorthand once, at first use, as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“population mean squared error (pMSE)”</w:t>
        </w:r>
      </w:ins>
      <w:ins w:id="66" w:author="PR Preview" w:date="2026-01-01T00:00:00Z">
        <w:r>
          <w:t xml:space="preserve">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 term that already says which, such as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“mean function”</w:t>
        </w:r>
      </w:ins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“mean squared error”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or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“running mean”</w:t>
        </w:r>
      </w:ins>
      <w:ins w:id="78" w:author="PR Preview" w:date="2026-01-01T00:00:00Z">
        <w:r>
          <w:t xml:space="preserve">, needs no extra word beyond that,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 neither does expected value notation such as</w:t>
        </w:r>
      </w:ins>
      <w:ins w:id="8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ins w:id="82" w:author="PR Preview" w:date="2026-01-01T00:00:00Z">
        <w:r>
          <w:t xml:space="preserve">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For example, write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“the sample mean of the training outcomes estimates the population mean of the outcome”</w:t>
        </w:r>
      </w:ins>
      <w:ins w:id="87" w:author="PR Preview" w:date="2026-01-01T00:00:00Z">
        <w:r>
          <w:t xml:space="preserve">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not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“the mean estimates the mean”</w:t>
        </w:r>
      </w:ins>
      <w:ins w:id="92" w:author="PR Preview" w:date="2026-01-01T00:00:00Z">
        <w:r>
          <w:t xml:space="preserve">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Drop the qualifier only when it is completely clear from context,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such as inside a definition that has just said which one it concerns.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When in doubt, keep it.</w:t>
        </w:r>
      </w:ins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2026-10-16T11:42:17Z</dcterms:created>
  <dcterms:modified xsi:type="dcterms:W3CDTF">2026-10-16T11:42:17Z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