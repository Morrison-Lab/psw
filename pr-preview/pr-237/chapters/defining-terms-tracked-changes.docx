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2026-10-16 04:52:23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04:51:24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7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 (expected loss, population risk, true risk,</w:t>
      </w:r>
      <w:r>
        <w:t xml:space="preserve"> </w:t>
      </w:r>
      <w:r>
        <w:t xml:space="preserve">generalization error, expected prediction error)”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bookmarkEnd w:id="17"/>
    <w:bookmarkStart w:id="24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8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8"/>
    <w:bookmarkStart w:id="19" w:name="exm-confidence-interval"/>
    <w:p>
      <w:pPr>
        <w:pStyle w:val="FirstParagraph"/>
      </w:pPr>
      <w:r>
        <w:rPr>
          <w:b/>
          <w:bCs/>
        </w:rPr>
        <w:t xml:space="preserve">Example 5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19"/>
    <w:bookmarkStart w:id="20" w:name="exm-not-confidence-interval"/>
    <w:p>
      <w:pPr>
        <w:pStyle w:val="BodyText"/>
      </w:pPr>
      <w:r>
        <w:rPr>
          <w:b/>
          <w:bCs/>
        </w:rPr>
        <w:t xml:space="preserve">Example 6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0"/>
    <w:bookmarkStart w:id="21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1"/>
    <w:bookmarkStart w:id="22" w:name="exm-active-voice"/>
    <w:p>
      <w:pPr>
        <w:pStyle w:val="BodyText"/>
      </w:pPr>
      <w:r>
        <w:rPr>
          <w:b/>
          <w:bCs/>
        </w:rPr>
        <w:t xml:space="preserve">Example 7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2"/>
    <w:bookmarkStart w:id="23" w:name="exm-passive-voice"/>
    <w:p>
      <w:pPr>
        <w:pStyle w:val="BodyText"/>
      </w:pPr>
      <w:r>
        <w:rPr>
          <w:b/>
          <w:bCs/>
        </w:rPr>
        <w:t xml:space="preserve">Example 8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3"/>
    <w:bookmarkEnd w:id="24"/>
    <w:bookmarkStart w:id="29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5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5"/>
    <w:bookmarkStart w:id="26" w:name="exm-rss-line"/>
    <w:p>
      <w:pPr>
        <w:pStyle w:val="FirstParagraph"/>
      </w:pPr>
      <w:r>
        <w:rPr>
          <w:b/>
          <w:bCs/>
        </w:rPr>
        <w:t xml:space="preserve">Example 9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6"/>
    <w:bookmarkStart w:id="27" w:name="exm-rss-three-points"/>
    <w:p>
      <w:pPr>
        <w:pStyle w:val="FirstParagraph"/>
      </w:pPr>
      <w:r>
        <w:rPr>
          <w:b/>
          <w:bCs/>
        </w:rPr>
        <w:t xml:space="preserve">Example 10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7"/>
    <w:bookmarkStart w:id="28" w:name="exm-not-rss"/>
    <w:p>
      <w:pPr>
        <w:pStyle w:val="BodyText"/>
      </w:pPr>
      <w:r>
        <w:rPr>
          <w:b/>
          <w:bCs/>
        </w:rPr>
        <w:t xml:space="preserve">Example 11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8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29"/>
    <w:bookmarkStart w:id="30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0"/>
    <w:bookmarkStart w:id="31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ins w:id="3" w:author="PR Preview" w:date="2026-01-01T00:00:00Z">
        <w:r>
          <w:t xml:space="preserve">Qualifying the term does not make the definition less circular.</w:t>
        </w:r>
      </w:ins>
      <w:ins w:id="4" w:author="PR Preview" w:date="2026-01-01T00:00:00Z">
        <w:r>
          <w:t xml:space="preserve"> </w:t>
        </w:r>
      </w:ins>
      <w:ins w:id="5" w:author="PR Preview" w:date="2026-01-01T00:00:00Z">
        <w:r>
          <w:t xml:space="preserve">“A new observation relative to a training set</w:t>
        </w:r>
      </w:ins>
      <w:ins w:id="6" w:author="PR Preview" w:date="2026-01-01T00:00:00Z">
        <w:r>
          <w:t xml:space="preserve"> </w:t>
        </w:r>
      </w:ins>
      <w:ins w:id="7" w:author="PR Preview" w:date="2026-01-01T00:00:00Z">
        <w:r>
          <w:t xml:space="preserve">is a new observation when …”</w:t>
        </w:r>
      </w:ins>
      <w:ins w:id="8" w:author="PR Preview" w:date="2026-01-01T00:00:00Z">
        <w:r>
          <w:t xml:space="preserve"> </w:t>
        </w:r>
      </w:ins>
      <w:ins w:id="9" w:author="PR Preview" w:date="2026-01-01T00:00:00Z">
        <w:r>
          <w:t xml:space="preserve">still uses the term in its own definition.</w:t>
        </w:r>
      </w:ins>
      <w:ins w:id="10" w:author="PR Preview" w:date="2026-01-01T00:00:00Z">
        <w:r>
          <w:t xml:space="preserve"> </w:t>
        </w:r>
      </w:ins>
      <w:ins w:id="11" w:author="PR Preview" w:date="2026-01-01T00:00:00Z">
        <w:r>
          <w:t xml:space="preserve">Define it directly instead:</w:t>
        </w:r>
      </w:ins>
      <w:ins w:id="12" w:author="PR Preview" w:date="2026-01-01T00:00:00Z">
        <w:r>
          <w:t xml:space="preserve"> </w:t>
        </w:r>
      </w:ins>
      <w:ins w:id="13" w:author="PR Preview" w:date="2026-01-01T00:00:00Z">
        <w:r>
          <w:t xml:space="preserve">“A new observation relative to a training set</w:t>
        </w:r>
      </w:ins>
      <w:ins w:id="14" w:author="PR Preview" w:date="2026-01-01T00:00:00Z">
        <w:r>
          <w:t xml:space="preserve"> </w:t>
        </w:r>
      </w:ins>
      <w:ins w:id="15" w:author="PR Preview" w:date="2026-01-01T00:00:00Z">
        <w:r>
          <w:t xml:space="preserve">is a covariate value and an outcome</w:t>
        </w:r>
      </w:ins>
      <w:ins w:id="16" w:author="PR Preview" w:date="2026-01-01T00:00:00Z">
        <w:r>
          <w:t xml:space="preserve"> </w:t>
        </w:r>
      </w:ins>
      <w:ins w:id="17" w:author="PR Preview" w:date="2026-01-01T00:00:00Z">
        <w:r>
          <w:t xml:space="preserve">drawn from the same population as the training observations</w:t>
        </w:r>
      </w:ins>
      <w:ins w:id="18" w:author="PR Preview" w:date="2026-01-01T00:00:00Z">
        <w:r>
          <w:t xml:space="preserve"> </w:t>
        </w:r>
      </w:ins>
      <w:ins w:id="19" w:author="PR Preview" w:date="2026-01-01T00:00:00Z">
        <w:r>
          <w:t xml:space="preserve">and independent of them.”</w:t>
        </w:r>
      </w:ins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1"/>
    <w:bookmarkStart w:id="39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3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3"/>
    <w:bookmarkStart w:id="38" w:name="example-pythagorean-theorem"/>
    <w:p>
      <w:pPr>
        <w:pStyle w:val="Heading3"/>
      </w:pPr>
      <w:r>
        <w:t xml:space="preserve">6.2 Example: Pythagorean theorem</w:t>
      </w:r>
    </w:p>
    <w:bookmarkStart w:id="3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pythagoras"/>
    <w:p>
      <w:pPr>
        <w:pStyle w:val="FirstParagraph"/>
      </w:pPr>
      <w:r>
        <w:rPr>
          <w:b/>
          <w:bCs/>
        </w:rPr>
        <w:t xml:space="preserve">Example 12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6"/>
    <w:bookmarkStart w:id="37" w:name="exm-parallel-postulate"/>
    <w:p>
      <w:pPr>
        <w:pStyle w:val="BodyText"/>
      </w:pPr>
      <w:r>
        <w:rPr>
          <w:b/>
          <w:bCs/>
        </w:rPr>
        <w:t xml:space="preserve">Example 13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7"/>
    <w:bookmarkEnd w:id="38"/>
    <w:bookmarkEnd w:id="39"/>
    <w:bookmarkStart w:id="47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1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1"/>
    <w:bookmarkStart w:id="42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2"/>
    <w:bookmarkStart w:id="43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3"/>
    <w:bookmarkStart w:id="44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5" w:name="exm-derivation-direction"/>
    <w:p>
      <w:pPr>
        <w:pStyle w:val="BodyText"/>
      </w:pPr>
      <w:r>
        <w:rPr>
          <w:b/>
          <w:bCs/>
        </w:rPr>
        <w:t xml:space="preserve">Example 14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5"/>
    <w:bookmarkStart w:id="46" w:name="exm-one-result-per-theorem"/>
    <w:p>
      <w:pPr>
        <w:pStyle w:val="BodyText"/>
      </w:pPr>
      <w:r>
        <w:rPr>
          <w:b/>
          <w:bCs/>
        </w:rPr>
        <w:t xml:space="preserve">Example 15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hyperlink" Target="https://quarto.org/docs/authoring/cross-references.html#theorems-and-proofs" TargetMode="External"/><Relationship Id="rId40" Type="http://schemas.openxmlformats.org/officeDocument/2006/relationships/hyperlink" Target="notation.qmd#one-operation-per-step" TargetMode="External"/><Relationship Id="rId16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https://quarto.org/docs/authoring/cross-references.html#theorems-and-proofs" TargetMode="External"/><Relationship Id="rId40" Type="http://schemas.openxmlformats.org/officeDocument/2006/relationships/hyperlink" Target="notation.qmd#one-operation-per-step" TargetMode="External"/><Relationship Id="rId16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2026-10-16T11:55:08Z</dcterms:created>
  <dcterms:modified xsi:type="dcterms:W3CDTF">2026-10-16T11:55:08Z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04:51:24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