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10:41:10 (PDT)</w:delText>
        </w:r>
      </w:del>
    </w:p>
    <w:p>
      <w:pPr>
        <w:pStyle w:val="Date"/>
      </w:pPr>
      <w:ins w:id="2" w:author="PR Preview" w:date="2026-01-01T00:00:00Z">
        <w:r>
          <w:t xml:space="preserve">Last modified: 2026-10-16 16:12:09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2026-10-16T23:15:18Z</dcterms:created>
  <dcterms:modified xsi:type="dcterms:W3CDTF">2026-10-16T23:15:18Z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16:12:09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