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2026-10-16 10:41:10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16:12:09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ins w:id="3" w:author="PR Preview" w:date="2026-01-01T00:00:00Z">
        <w:r>
          <w:rPr>
            <w:b/>
            <w:bCs/>
          </w:rPr>
          <w:t xml:space="preserve">Define a term directly, not as a modification of another term: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State what the term is, in its own words and symbols.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Do not make the reader recall a different term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and then apply a list of changes to it.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For example, define the expected prediction error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as the population mean of the squared prediction error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over training sets and new observations,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rather than as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“the sample mean squared error of predictions,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with the average over observations replaced by an expectation”</w:t>
        </w:r>
      </w:ins>
      <w:ins w:id="22" w:author="PR Preview" w:date="2026-01-01T00:00:00Z">
        <w:r>
          <w:t xml:space="preserve">.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The second wording makes the reader build a term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that the definition then discards.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Link a related term when it helps,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and relate the two in an example or a remark after the definition.</w:t>
        </w:r>
      </w:ins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2026-10-16T23:15:32Z</dcterms:created>
  <dcterms:modified xsi:type="dcterms:W3CDTF">2026-10-16T23:15:32Z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16:12:09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