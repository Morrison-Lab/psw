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Word choice</w:t>
      </w:r>
    </w:p>
    <w:p>
      <w:pPr>
        <w:pStyle w:val="Date"/>
      </w:pPr>
      <w:del w:id="1" w:author="PR Preview" w:date="2026-01-01T00:00:00Z">
        <w:r>
          <w:delText xml:space="preserve">Last modified: 2026-10-16 10:41:10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16:12:09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I recommend trying to replace Latin-derived words and phrases</w:t>
      </w:r>
      <w:r>
        <w:t xml:space="preserve"> </w:t>
      </w:r>
      <w:r>
        <w:t xml:space="preserve">with Old English-derived equivalents (</w:t>
      </w:r>
      <w:hyperlink r:id="rId12">
        <w:r>
          <w:rPr>
            <w:rStyle w:val="Hyperlink"/>
          </w:rPr>
          <w:t xml:space="preserve">“Anglish”</w:t>
        </w:r>
      </w:hyperlink>
      <w:r>
        <w:t xml:space="preserve"> </w:t>
      </w:r>
      <w:r>
        <w:t xml:space="preserve">words)</w:t>
      </w:r>
      <w:r>
        <w:t xml:space="preserve"> </w:t>
      </w:r>
      <w:r>
        <w:t xml:space="preserve">where possible;</w:t>
      </w:r>
      <w:r>
        <w:t xml:space="preserve"> </w:t>
      </w:r>
      <w:r>
        <w:t xml:space="preserve">it generally makes writing simpler and easier to read.</w:t>
      </w:r>
      <w:r>
        <w:t xml:space="preserve"> </w:t>
      </w:r>
      <w:r>
        <w:t xml:space="preserve">Latin words</w:t>
      </w:r>
      <w:r>
        <w:t xml:space="preserve"> </w:t>
      </w:r>
      <w:r>
        <w:t xml:space="preserve"> </w:t>
      </w:r>
      <w:r>
        <w:t xml:space="preserve">create artificial barriers to understanding.</w:t>
      </w:r>
      <w:r>
        <w:t xml:space="preserve"> </w:t>
      </w:r>
      <w:r>
        <w:t xml:space="preserve">Many Latin-derived words commonly used in scientific writing</w:t>
      </w:r>
      <w:r>
        <w:t xml:space="preserve"> </w:t>
      </w:r>
      <w:r>
        <w:t xml:space="preserve">are composed from roots and affixes which are not commonly used</w:t>
      </w:r>
      <w:r>
        <w:t xml:space="preserve"> </w:t>
      </w:r>
      <w:r>
        <w:t xml:space="preserve">in their basic forms;</w:t>
      </w:r>
      <w:r>
        <w:t xml:space="preserve"> </w:t>
      </w:r>
      <w:r>
        <w:t xml:space="preserve">hence, readers cannot determine the meanings of these words by decomposing them.</w:t>
      </w:r>
      <w:r>
        <w:t xml:space="preserve"> </w:t>
      </w:r>
      <w:r>
        <w:t xml:space="preserve">Instead, they need to memorize the meanings of these words directly.</w:t>
      </w:r>
      <w:r>
        <w:t xml:space="preserve"> </w:t>
      </w:r>
      <w:r>
        <w:t xml:space="preserve">In contrast,</w:t>
      </w:r>
      <w:r>
        <w:t xml:space="preserve"> </w:t>
      </w:r>
      <w:r>
        <w:t xml:space="preserve">the components of composite Anglish words are typically also used individually,</w:t>
      </w:r>
      <w:r>
        <w:t xml:space="preserve"> </w:t>
      </w:r>
      <w:r>
        <w:t xml:space="preserve">so the meanings of the composites can be derived directly.</w:t>
      </w:r>
      <w:r>
        <w:t xml:space="preserve"> </w:t>
      </w:r>
      <w:hyperlink w:anchor="tbl-latin-anglish-synonym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some common Latinate words and phrases</w:t>
      </w:r>
      <w:r>
        <w:t xml:space="preserve"> </w:t>
      </w:r>
      <w:r>
        <w:t xml:space="preserve">and Anglish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latin-anglish-synonym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Commonly used Latin words and phrases and Anglish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Anglish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prior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necessary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needed</w:t>
                  </w:r>
                </w:p>
              </w:tc>
            </w:tr>
          </w:tbl>
          <w:bookmarkEnd w:id="13"/>
          <w:p/>
        </w:tc>
      </w:tr>
    </w:tbl>
    <w:p>
      <w:pPr>
        <w:pStyle w:val="BodyText"/>
      </w:pPr>
      <w:r>
        <w:t xml:space="preserve">See also</w:t>
      </w:r>
      <w:r>
        <w:t xml:space="preserve"> </w:t>
      </w:r>
      <w:hyperlink r:id="rId14">
        <w:r>
          <w:rPr>
            <w:rStyle w:val="Hyperlink"/>
          </w:rPr>
          <w:t xml:space="preserve">https://bark-fa.github.io/Anglish-Translator/</w:t>
        </w:r>
      </w:hyperlink>
    </w:p>
    <w:p>
      <w:pPr>
        <w:pStyle w:val="BodyText"/>
      </w:pPr>
      <w:hyperlink r:id="rId15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words, many of them Latin-derived,</w:t>
      </w:r>
      <w:r>
        <w:t xml:space="preserve"> </w:t>
      </w:r>
      <w:r>
        <w:t xml:space="preserve">that writers reach for by reflex,</w:t>
      </w:r>
      <w:r>
        <w:t xml:space="preserve"> </w:t>
      </w:r>
      <w:r>
        <w:t xml:space="preserve">with plainer alternatives.</w:t>
      </w:r>
    </w:p>
    <w:p>
      <w:pPr>
        <w:pStyle w:val="BodyText"/>
      </w:pPr>
      <w:r>
        <w:t xml:space="preserve">I am aware that this book,</w:t>
      </w:r>
      <w:r>
        <w:t xml:space="preserve"> </w:t>
      </w:r>
      <w:r>
        <w:t xml:space="preserve">and even this chapter,</w:t>
      </w:r>
      <w:r>
        <w:t xml:space="preserve"> </w:t>
      </w:r>
      <w:r>
        <w:t xml:space="preserve">contains many Latin word choices where there are Anglish alternatives.</w:t>
      </w:r>
      <w:r>
        <w:t xml:space="preserve"> </w:t>
      </w:r>
      <w:r>
        <w:t xml:space="preserve">It is a work in progress,</w:t>
      </w:r>
      <w:r>
        <w:t xml:space="preserve"> </w:t>
      </w:r>
      <w:r>
        <w:t xml:space="preserve">and also,</w:t>
      </w:r>
      <w:r>
        <w:t xml:space="preserve"> </w:t>
      </w:r>
      <w:r>
        <w:t xml:space="preserve">I am not advocating 100% Anglish purity.</w:t>
      </w:r>
      <w:r>
        <w:t xml:space="preserve"> </w:t>
      </w:r>
      <w:r>
        <w:t xml:space="preserve">Use whichever words and phrases you think your readers are most likely</w:t>
      </w:r>
      <w:r>
        <w:t xml:space="preserve"> </w:t>
      </w:r>
      <w:r>
        <w:t xml:space="preserve">to understand easily.</w:t>
      </w:r>
      <w:r>
        <w:t xml:space="preserve"> </w:t>
      </w:r>
      <w:r>
        <w:t xml:space="preserve">Preferring Anglish is merely a useful heuristic to help achieve</w:t>
      </w:r>
      <w:r>
        <w:t xml:space="preserve"> </w:t>
      </w:r>
      <w:r>
        <w:t xml:space="preserve">our ultimate goal of producing clear, easy-to-read writing.</w:t>
      </w:r>
    </w:p>
    <w:p>
      <w:pPr>
        <w:pStyle w:val="BodyText"/>
      </w:pPr>
      <w:r>
        <w:t xml:space="preserve">Just to be clear,</w:t>
      </w:r>
      <w:r>
        <w:t xml:space="preserve"> </w:t>
      </w:r>
      <w:r>
        <w:t xml:space="preserve">although I prefer Anglish words,</w:t>
      </w:r>
      <w:r>
        <w:t xml:space="preserve"> </w:t>
      </w:r>
      <w:r>
        <w:t xml:space="preserve">I have no particular preference for Anglish people or culture;</w:t>
      </w:r>
      <w:r>
        <w:t xml:space="preserve"> </w:t>
      </w:r>
      <w:r>
        <w:t xml:space="preserve">it is only a practical consideration,</w:t>
      </w:r>
      <w:r>
        <w:t xml:space="preserve"> </w:t>
      </w:r>
      <w:r>
        <w:t xml:space="preserve">based on the realities of English as the current default language of science</w:t>
      </w:r>
      <w:r>
        <w:t xml:space="preserve"> </w:t>
      </w:r>
      <w:r>
        <w:t xml:space="preserve">and the relatively-recent hybridization of the English language.</w:t>
      </w:r>
    </w:p>
    <w:bookmarkStart w:id="20" w:name="avoid-vague-and-metaphorical-language"/>
    <w:p>
      <w:pPr>
        <w:pStyle w:val="Heading2"/>
      </w:pPr>
      <w:r>
        <w:t xml:space="preserve">1 Avoid vague and metaphorical language</w:t>
      </w:r>
    </w:p>
    <w:p>
      <w:pPr>
        <w:pStyle w:val="FirstParagraph"/>
      </w:pPr>
      <w:r>
        <w:t xml:space="preserve">Scientific claims should be precise enough to test.</w:t>
      </w:r>
      <w:r>
        <w:t xml:space="preserve"> </w:t>
      </w:r>
      <w:r>
        <w:t xml:space="preserve">Vague or metaphorical phrases can sound evocative,</w:t>
      </w:r>
      <w:r>
        <w:t xml:space="preserve"> </w:t>
      </w:r>
      <w:r>
        <w:t xml:space="preserve">but they leave the reader guessing</w:t>
      </w:r>
      <w:r>
        <w:t xml:space="preserve"> </w:t>
      </w:r>
      <w:r>
        <w:t xml:space="preserve">at the specific quantity or mechanism you mean.</w:t>
      </w:r>
      <w:r>
        <w:t xml:space="preserve"> </w:t>
      </w:r>
      <w:r>
        <w:t xml:space="preserve">Whenever you can,</w:t>
      </w:r>
      <w:r>
        <w:t xml:space="preserve"> </w:t>
      </w:r>
      <w:r>
        <w:t xml:space="preserve">replace a metaphor with the precise term for the thing you are describing.</w:t>
      </w:r>
      <w:r>
        <w:t xml:space="preserve"> </w:t>
      </w:r>
      <w:hyperlink w:anchor="tbl-vague-precise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lists some common vague phrases</w:t>
      </w:r>
      <w:r>
        <w:t xml:space="preserve"> </w:t>
      </w:r>
      <w:r>
        <w:t xml:space="preserve">and more precise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" w:name="tbl-vague-preci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Vague or metaphorical phrases and more precise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Vague or metaphorical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precise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infection pressure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burden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rate, or prevalence proportion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signal was strong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effect size was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huge effect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risk ratio of 4.2</w:t>
                  </w:r>
                </w:p>
              </w:tc>
            </w:tr>
          </w:tbl>
          <w:bookmarkEnd w:id="16"/>
          <w:p/>
        </w:tc>
      </w:tr>
    </w:tbl>
    <w:p>
      <w:pPr>
        <w:pStyle w:val="BodyText"/>
      </w:pPr>
      <w:r>
        <w:t xml:space="preserve">The precise alternative is not always shorter,</w:t>
      </w:r>
      <w:r>
        <w:t xml:space="preserve"> </w:t>
      </w:r>
      <w:r>
        <w:t xml:space="preserve">but it tells the reader exactly which quantity you measured,</w:t>
      </w:r>
      <w:r>
        <w:t xml:space="preserve"> </w:t>
      </w:r>
      <w:r>
        <w:t xml:space="preserve">which makes your claim verifiable.</w:t>
      </w:r>
      <w:r>
        <w:t xml:space="preserve"> </w:t>
      </w:r>
      <w:r>
        <w:t xml:space="preserve">When a metaphor genuinely aids intuition,</w:t>
      </w:r>
      <w:r>
        <w:t xml:space="preserve"> </w:t>
      </w:r>
      <w:r>
        <w:t xml:space="preserve">state the precise quantity first,</w:t>
      </w:r>
      <w:r>
        <w:t xml:space="preserve"> </w:t>
      </w:r>
      <w:r>
        <w:t xml:space="preserve">then offer the metaphor as a secondary aid.</w:t>
      </w:r>
    </w:p>
    <w:p>
      <w:pPr>
        <w:pStyle w:val="BodyText"/>
      </w:pPr>
      <w:r>
        <w:t xml:space="preserve">Informal idioms are metaphors too.</w:t>
      </w:r>
      <w:r>
        <w:t xml:space="preserve"> </w:t>
      </w:r>
      <w:r>
        <w:t xml:space="preserve">“Kicks in”</w:t>
      </w:r>
      <w:r>
        <w:t xml:space="preserve">,</w:t>
      </w:r>
      <w:r>
        <w:t xml:space="preserve"> </w:t>
      </w:r>
      <w:r>
        <w:t xml:space="preserve">“the whole point”</w:t>
      </w:r>
      <w:r>
        <w:t xml:space="preserve"> </w:t>
      </w:r>
      <w:r>
        <w:t xml:space="preserve">and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stand in for a literal claim;</w:t>
      </w:r>
      <w:r>
        <w:t xml:space="preserve"> </w:t>
      </w:r>
      <w:r>
        <w:t xml:space="preserve">state the claim.</w:t>
      </w:r>
      <w:r>
        <w:t xml:space="preserve"> </w:t>
      </w:r>
      <w:hyperlink r:id="rId17">
        <w:r>
          <w:rPr>
            <w:rStyle w:val="Hyperlink"/>
          </w:rPr>
          <w:t xml:space="preserve">Use literal language</w:t>
        </w:r>
      </w:hyperlink>
      <w:r>
        <w:t xml:space="preserve"> </w:t>
      </w:r>
      <w:r>
        <w:t xml:space="preserve">explains why idioms exclude some readers,</w:t>
      </w:r>
      <w:r>
        <w:t xml:space="preserve"> </w:t>
      </w:r>
      <w:r>
        <w:t xml:space="preserve">and gives more examples.</w:t>
      </w:r>
      <w:r>
        <w:t xml:space="preserve"> </w:t>
      </w:r>
      <w:r>
        <w:t xml:space="preserve">Stock metaphors such as</w:t>
      </w:r>
      <w:r>
        <w:t xml:space="preserve"> </w:t>
      </w:r>
      <w:r>
        <w:t xml:space="preserve">“pave the way”</w:t>
      </w:r>
      <w:r>
        <w:t xml:space="preserve"> </w:t>
      </w:r>
      <w:r>
        <w:t xml:space="preserve">and</w:t>
      </w:r>
      <w:r>
        <w:t xml:space="preserve"> </w:t>
      </w:r>
      <w:r>
        <w:t xml:space="preserve">“shed light on”</w:t>
      </w:r>
      <w:r>
        <w:t xml:space="preserve"> </w:t>
      </w:r>
      <w:r>
        <w:t xml:space="preserve">are</w:t>
      </w:r>
      <w:r>
        <w:t xml:space="preserve"> </w:t>
      </w:r>
      <w:hyperlink r:id="rId18">
        <w:r>
          <w:rPr>
            <w:rStyle w:val="Hyperlink"/>
          </w:rPr>
          <w:t xml:space="preserve">clichés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of them.</w:t>
      </w:r>
    </w:p>
    <w:p>
      <w:pPr>
        <w:pStyle w:val="BodyText"/>
      </w:pPr>
      <w:r>
        <w:t xml:space="preserve">Money words are idioms too when no money is involved.</w:t>
      </w:r>
      <w:r>
        <w:t xml:space="preserve"> </w:t>
      </w:r>
      <w:r>
        <w:t xml:space="preserve">“Costs us”</w:t>
      </w:r>
      <w:r>
        <w:t xml:space="preserve">,</w:t>
      </w:r>
      <w:r>
        <w:t xml:space="preserve"> </w:t>
      </w:r>
      <w:r>
        <w:t xml:space="preserve">“buys us”</w:t>
      </w:r>
      <w:r>
        <w:t xml:space="preserve"> </w:t>
      </w:r>
      <w:r>
        <w:t xml:space="preserve">and</w:t>
      </w:r>
      <w:r>
        <w:t xml:space="preserve"> </w:t>
      </w:r>
      <w:r>
        <w:t xml:space="preserve">“at the price of”</w:t>
      </w:r>
      <w:r>
        <w:t xml:space="preserve"> </w:t>
      </w:r>
      <w:r>
        <w:t xml:space="preserve">borrow from commerce</w:t>
      </w:r>
      <w:r>
        <w:t xml:space="preserve"> </w:t>
      </w:r>
      <w:r>
        <w:t xml:space="preserve">to describe a trade-off, and the reader must translate them back.</w:t>
      </w:r>
      <w:r>
        <w:t xml:space="preserve"> </w:t>
      </w:r>
      <w:r>
        <w:t xml:space="preserve">Say what is lost or gained.</w:t>
      </w:r>
      <w:r>
        <w:t xml:space="preserve"> </w:t>
      </w:r>
      <w:r>
        <w:t xml:space="preserve">Keep a literal use:</w:t>
      </w:r>
      <w:r>
        <w:t xml:space="preserve"> </w:t>
      </w:r>
      <w:r>
        <w:t xml:space="preserve">a computational cost, a monetary cost,</w:t>
      </w:r>
      <w:r>
        <w:t xml:space="preserve"> </w:t>
      </w:r>
      <w:r>
        <w:t xml:space="preserve">or a cost function that the text defines as a term.</w:t>
      </w:r>
    </w:p>
    <w:p>
      <w:pPr>
        <w:pStyle w:val="BlockText"/>
      </w:pPr>
      <w:r>
        <w:t xml:space="preserve">❌ Nesting the cross-validation loop costs another factor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computing time.</w:t>
      </w:r>
    </w:p>
    <w:p>
      <w:pPr>
        <w:pStyle w:val="BlockText"/>
      </w:pPr>
      <w:r>
        <w:t xml:space="preserve">✅ Nesting the cross-validation loop multiplies the computing time by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BlockText"/>
      </w:pPr>
      <w:r>
        <w:t xml:space="preserve">❌ Continuity buys us the intermediate value theorem.</w:t>
      </w:r>
    </w:p>
    <w:p>
      <w:pPr>
        <w:pStyle w:val="BlockText"/>
      </w:pPr>
      <w:r>
        <w:t xml:space="preserve">✅ Continuity gives us the intermediate value theorem.</w:t>
      </w:r>
    </w:p>
    <w:p>
      <w:pPr>
        <w:pStyle w:val="BlockText"/>
      </w:pPr>
      <w:r>
        <w:t xml:space="preserve">❌ The penalty costs us a little flexibility at the ends of the curve.</w:t>
      </w:r>
    </w:p>
    <w:p>
      <w:pPr>
        <w:pStyle w:val="BlockText"/>
      </w:pPr>
      <w:r>
        <w:t xml:space="preserve">✅ The penalty reduces the curve’s flexibility a little at its ends.</w:t>
      </w:r>
    </w:p>
    <w:p>
      <w:pPr>
        <w:pStyle w:val="FirstParagraph"/>
      </w:pPr>
      <w:r>
        <w:t xml:space="preserve">Some single words cause a different problem.</w:t>
      </w:r>
      <w:r>
        <w:t xml:space="preserve"> </w:t>
      </w:r>
      <w:r>
        <w:t xml:space="preserve">Words such as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can assert that a claim needs no support</w:t>
      </w:r>
      <w:r>
        <w:t xml:space="preserve"> </w:t>
      </w:r>
      <w:r>
        <w:t xml:space="preserve">instead of supplying any.</w:t>
      </w:r>
      <w:r>
        <w:t xml:space="preserve"> </w:t>
      </w:r>
      <w:hyperlink r:id="rId19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says when those words are a problem</w:t>
      </w:r>
      <w:r>
        <w:t xml:space="preserve"> </w:t>
      </w:r>
      <w:r>
        <w:t xml:space="preserve">and what to write instead.</w:t>
      </w:r>
    </w:p>
    <w:bookmarkEnd w:id="20"/>
    <w:bookmarkStart w:id="21" w:name="Xb7f284656303a61435fb977954db81f2a003d22"/>
    <w:p>
      <w:pPr>
        <w:pStyle w:val="Heading2"/>
      </w:pPr>
      <w:r>
        <w:t xml:space="preserve">2 Follow an abstract statement with an example</w:t>
      </w:r>
    </w:p>
    <w:p>
      <w:pPr>
        <w:pStyle w:val="FirstParagraph"/>
      </w:pPr>
      <w:r>
        <w:t xml:space="preserve">An abstract or general statement is fine,</w:t>
      </w:r>
      <w:r>
        <w:t xml:space="preserve"> </w:t>
      </w:r>
      <w:r>
        <w:t xml:space="preserve">as long as a concrete example follows it.</w:t>
      </w:r>
      <w:r>
        <w:t xml:space="preserve"> </w:t>
      </w:r>
      <w:r>
        <w:t xml:space="preserve">A vague statement is not:</w:t>
      </w:r>
      <w:r>
        <w:t xml:space="preserve"> </w:t>
      </w:r>
      <w:r>
        <w:t xml:space="preserve">one that names no specific case leaves the reader to invent one,</w:t>
      </w:r>
      <w:r>
        <w:t xml:space="preserve"> </w:t>
      </w:r>
      <w:r>
        <w:t xml:space="preserve">and they may invent the wrong one.</w:t>
      </w:r>
    </w:p>
    <w:p>
      <w:pPr>
        <w:pStyle w:val="BodyText"/>
      </w:pPr>
      <w:r>
        <w:t xml:space="preserve">For example, consider this bullet from a list of what machine learning needs:</w:t>
      </w:r>
    </w:p>
    <w:p>
      <w:pPr>
        <w:pStyle w:val="BlockText"/>
      </w:pPr>
      <w:r>
        <w:t xml:space="preserve">statistics to say what a finite sample of data supports</w:t>
      </w:r>
    </w:p>
    <w:p>
      <w:pPr>
        <w:pStyle w:val="FirstParagraph"/>
      </w:pPr>
      <w:r>
        <w:t xml:space="preserve">The bullet is general, which is fine.</w:t>
      </w:r>
      <w:r>
        <w:t xml:space="preserve"> </w:t>
      </w:r>
      <w:r>
        <w:t xml:space="preserve">What it lacks is an instance that shows the reader what</w:t>
      </w:r>
      <w:r>
        <w:t xml:space="preserve"> </w:t>
      </w:r>
      <w:r>
        <w:t xml:space="preserve">“supports”</w:t>
      </w:r>
      <w:r>
        <w:t xml:space="preserve"> </w:t>
      </w:r>
      <w:r>
        <w:t xml:space="preserve">means.</w:t>
      </w:r>
      <w:r>
        <w:t xml:space="preserve"> </w:t>
      </w:r>
      <w:r>
        <w:t xml:space="preserve">Adding one turns it into something a reader can check:</w:t>
      </w:r>
    </w:p>
    <w:p>
      <w:pPr>
        <w:pStyle w:val="BlockText"/>
      </w:pPr>
      <w:r>
        <w:t xml:space="preserve">statistics to say what a finite sample of data supports:</w:t>
      </w:r>
      <w:r>
        <w:t xml:space="preserve"> </w:t>
      </w:r>
      <w:r>
        <w:t xml:space="preserve">if most of the spam in a pile of training emails mentions money,</w:t>
      </w:r>
      <w:r>
        <w:t xml:space="preserve"> </w:t>
      </w:r>
      <w:r>
        <w:t xml:space="preserve">statistics tells us whether that pattern should hold for next month’s emails</w:t>
      </w:r>
      <w:r>
        <w:t xml:space="preserve"> </w:t>
      </w:r>
      <w:r>
        <w:t xml:space="preserve">or is a quirk of this particular pile</w:t>
      </w:r>
    </w:p>
    <w:p>
      <w:pPr>
        <w:pStyle w:val="FirstParagraph"/>
      </w:pPr>
      <w:r>
        <w:t xml:space="preserve">When you write a general claim,</w:t>
      </w:r>
      <w:r>
        <w:t xml:space="preserve"> </w:t>
      </w:r>
      <w:r>
        <w:t xml:space="preserve">ask what one specific case of it looks like,</w:t>
      </w:r>
      <w:r>
        <w:t xml:space="preserve"> </w:t>
      </w:r>
      <w:r>
        <w:t xml:space="preserve">and put that case right after the claim.</w:t>
      </w:r>
    </w:p>
    <w:bookmarkEnd w:id="21"/>
    <w:bookmarkStart w:id="22" w:name="say-which-thing"/>
    <w:p>
      <w:pPr>
        <w:pStyle w:val="Heading2"/>
      </w:pPr>
      <w:r>
        <w:t xml:space="preserve">3 Say which thing</w:t>
      </w:r>
    </w:p>
    <w:p>
      <w:pPr>
        <w:pStyle w:val="FirstParagraph"/>
      </w:pPr>
      <w:r>
        <w:t xml:space="preserve">The word</w:t>
      </w:r>
      <w:r>
        <w:t xml:space="preserve"> </w:t>
      </w:r>
      <w:r>
        <w:rPr>
          <w:i/>
          <w:iCs/>
        </w:rPr>
        <w:t xml:space="preserve">thing</w:t>
      </w:r>
      <w:r>
        <w:t xml:space="preserve"> </w:t>
      </w:r>
      <w:r>
        <w:t xml:space="preserve">almost never survives a second look.</w:t>
      </w:r>
      <w:r>
        <w:t xml:space="preserve"> </w:t>
      </w:r>
      <w:r>
        <w:t xml:space="preserve">Name the object, quantity, step or idea it stands for.</w:t>
      </w:r>
    </w:p>
    <w:p>
      <w:pPr>
        <w:pStyle w:val="BlockText"/>
      </w:pPr>
      <w:r>
        <w:t xml:space="preserve">❌ The main thing to check is the residuals.</w:t>
      </w:r>
    </w:p>
    <w:p>
      <w:pPr>
        <w:pStyle w:val="BlockText"/>
      </w:pPr>
      <w:r>
        <w:t xml:space="preserve">✅ Check the residuals first.</w:t>
      </w:r>
    </w:p>
    <w:p>
      <w:pPr>
        <w:pStyle w:val="FirstParagraph"/>
      </w:pPr>
      <w:r>
        <w:t xml:space="preserve">The plural and the filler phrases built on it</w:t>
      </w:r>
      <w:r>
        <w:t xml:space="preserve"> </w:t>
      </w:r>
      <w:r>
        <w:t xml:space="preserve">(</w:t>
      </w:r>
      <w:r>
        <w:t xml:space="preserve">“a number of things”</w:t>
      </w:r>
      <w:r>
        <w:t xml:space="preserve">,</w:t>
      </w:r>
      <w:r>
        <w:t xml:space="preserve"> </w:t>
      </w:r>
      <w:r>
        <w:t xml:space="preserve">“other things”</w:t>
      </w:r>
      <w:r>
        <w:t xml:space="preserve">,</w:t>
      </w:r>
      <w:r>
        <w:t xml:space="preserve"> </w:t>
      </w:r>
      <w:r>
        <w:t xml:space="preserve">“things like that”</w:t>
      </w:r>
      <w:r>
        <w:t xml:space="preserve">)</w:t>
      </w:r>
      <w:r>
        <w:t xml:space="preserve"> </w:t>
      </w:r>
      <w:r>
        <w:t xml:space="preserve">are the same problem.</w:t>
      </w:r>
      <w:r>
        <w:t xml:space="preserve"> </w:t>
      </w:r>
      <w:r>
        <w:t xml:space="preserve">Each one tells the reader that something exists</w:t>
      </w:r>
      <w:r>
        <w:t xml:space="preserve"> </w:t>
      </w:r>
      <w:r>
        <w:t xml:space="preserve">without saying what.</w:t>
      </w:r>
    </w:p>
    <w:p>
      <w:pPr>
        <w:pStyle w:val="BlockText"/>
      </w:pPr>
      <w:r>
        <w:t xml:space="preserve">❌ Several things can inflate the standard errors.</w:t>
      </w:r>
    </w:p>
    <w:p>
      <w:pPr>
        <w:pStyle w:val="BlockText"/>
      </w:pPr>
      <w:r>
        <w:t xml:space="preserve">✅ Correlated predictors and clustered observations can inflate the standard errors.</w:t>
      </w:r>
    </w:p>
    <w:p>
      <w:pPr>
        <w:pStyle w:val="FirstParagraph"/>
      </w:pPr>
      <w:r>
        <w:t xml:space="preserve">If you cannot name the object, quantity, step or idea,</w:t>
      </w:r>
      <w:r>
        <w:t xml:space="preserve"> </w:t>
      </w:r>
      <w:r>
        <w:t xml:space="preserve">the sentence is not yet ready to write.</w:t>
      </w:r>
    </w:p>
    <w:bookmarkEnd w:id="22"/>
    <w:bookmarkStart w:id="24" w:name="choose-each-preposition-on-purpose"/>
    <w:p>
      <w:pPr>
        <w:pStyle w:val="Heading2"/>
      </w:pPr>
      <w:r>
        <w:t xml:space="preserve">4 Choose each preposition on purpose</w:t>
      </w:r>
    </w:p>
    <w:p>
      <w:pPr>
        <w:pStyle w:val="FirstParagraph"/>
      </w:pPr>
      <w:r>
        <w:t xml:space="preserve">A preposition states a relationship between two things.</w:t>
      </w:r>
      <w:r>
        <w:t xml:space="preserve"> </w:t>
      </w:r>
      <w:r>
        <w:t xml:space="preserve">Small words such as</w:t>
      </w:r>
      <w:r>
        <w:t xml:space="preserve"> </w:t>
      </w:r>
      <w:r>
        <w:rPr>
          <w:i/>
          <w:iCs/>
        </w:rPr>
        <w:t xml:space="preserve">of</w:t>
      </w:r>
      <w:r>
        <w:t xml:space="preserve">,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rPr>
          <w:i/>
          <w:iCs/>
        </w:rPr>
        <w:t xml:space="preserve">with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using</w:t>
      </w:r>
      <w:r>
        <w:t xml:space="preserve"> </w:t>
      </w:r>
      <w:r>
        <w:t xml:space="preserve">are easy to reach for by reflex,</w:t>
      </w:r>
      <w:r>
        <w:t xml:space="preserve"> </w:t>
      </w:r>
      <w:r>
        <w:t xml:space="preserve">and each one can stand for many different relationships</w:t>
      </w:r>
      <w:r>
        <w:t xml:space="preserve"> </w:t>
      </w:r>
      <w:r>
        <w:t xml:space="preserve">(ownership, purpose, cause, part and whole, tool, source).</w:t>
      </w:r>
      <w:r>
        <w:t xml:space="preserve"> </w:t>
      </w:r>
      <w:r>
        <w:t xml:space="preserve">When the sentence does not say which relationship it means,</w:t>
      </w:r>
      <w:r>
        <w:t xml:space="preserve"> </w:t>
      </w:r>
      <w:r>
        <w:t xml:space="preserve">the reader has to guess.</w:t>
      </w:r>
      <w:r>
        <w:t xml:space="preserve"> </w:t>
      </w:r>
      <w:r>
        <w:t xml:space="preserve">Readers who are learning English, and readers who read literally, guess worst.</w:t>
      </w:r>
    </w:p>
    <w:p>
      <w:pPr>
        <w:pStyle w:val="BodyText"/>
      </w:pPr>
      <w:r>
        <w:t xml:space="preserve">For each preposition, ask what relationship it states.</w:t>
      </w:r>
      <w:r>
        <w:t xml:space="preserve"> </w:t>
      </w:r>
      <w:r>
        <w:t xml:space="preserve">If you cannot answer in one phrase, replace it with a verb that names the relationship.</w:t>
      </w:r>
    </w:p>
    <w:bookmarkStart w:id="23" w:name="exm-prepositions"/>
    <w:p>
      <w:pPr>
        <w:pStyle w:val="BodyText"/>
      </w:pPr>
      <w:r>
        <w:rPr>
          <w:b/>
          <w:bCs/>
        </w:rPr>
        <w:t xml:space="preserve">Example 1 (Naming the relationship)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error of the prediction is large.</w:t>
      </w:r>
    </w:p>
    <w:p>
      <w:pPr>
        <w:pStyle w:val="BlockText"/>
      </w:pPr>
      <w:r>
        <w:t xml:space="preserve">✅ The prediction misses the observed outcome by a large amount.</w:t>
      </w:r>
    </w:p>
    <w:p>
      <w:pPr>
        <w:pStyle w:val="FirstParagraph"/>
      </w:pPr>
      <w:r>
        <w:rPr>
          <w:i/>
          <w:iCs/>
        </w:rPr>
        <w:t xml:space="preserve">Of</w:t>
      </w:r>
      <w:r>
        <w:t xml:space="preserve"> </w:t>
      </w:r>
      <w:r>
        <w:t xml:space="preserve">could mean the error the prediction makes,</w:t>
      </w:r>
      <w:r>
        <w:t xml:space="preserve"> </w:t>
      </w:r>
      <w:r>
        <w:t xml:space="preserve">the error in the way it was computed,</w:t>
      </w:r>
      <w:r>
        <w:t xml:space="preserve"> </w:t>
      </w:r>
      <w:r>
        <w:t xml:space="preserve">or an error that belongs to the prediction in some other way.</w:t>
      </w:r>
      <w:r>
        <w:t xml:space="preserve"> </w:t>
      </w:r>
      <w:r>
        <w:t xml:space="preserve">The verb</w:t>
      </w:r>
      <w:r>
        <w:t xml:space="preserve"> </w:t>
      </w:r>
      <w:r>
        <w:rPr>
          <w:i/>
          <w:iCs/>
        </w:rPr>
        <w:t xml:space="preserve">misses</w:t>
      </w:r>
      <w:r>
        <w:t xml:space="preserve"> </w:t>
      </w:r>
      <w:r>
        <w:t xml:space="preserve">says which.</w:t>
      </w:r>
    </w:p>
    <w:p>
      <w:pPr>
        <w:pStyle w:val="BlockText"/>
      </w:pPr>
      <w:r>
        <w:t xml:space="preserve">❌ We fit the model for the training set.</w:t>
      </w:r>
    </w:p>
    <w:p>
      <w:pPr>
        <w:pStyle w:val="BlockText"/>
      </w:pPr>
      <w:r>
        <w:t xml:space="preserve">✅ We estimate the model’s coefficients from the training set.</w:t>
      </w:r>
    </w:p>
    <w:p>
      <w:pPr>
        <w:pStyle w:val="FirstParagraph"/>
      </w:pPr>
      <w:r>
        <w:rPr>
          <w:i/>
          <w:iCs/>
        </w:rPr>
        <w:t xml:space="preserve">For</w:t>
      </w:r>
      <w:r>
        <w:t xml:space="preserve"> </w:t>
      </w:r>
      <w:r>
        <w:t xml:space="preserve">could mean on behalf of, in order to serve, or using.</w:t>
      </w:r>
      <w:r>
        <w:t xml:space="preserve"> </w:t>
      </w:r>
      <w:r>
        <w:rPr>
          <w:i/>
          <w:iCs/>
        </w:rPr>
        <w:t xml:space="preserve">From</w:t>
      </w:r>
      <w:r>
        <w:t xml:space="preserve"> </w:t>
      </w:r>
      <w:r>
        <w:t xml:space="preserve">states the relationship exactly:</w:t>
      </w:r>
      <w:r>
        <w:t xml:space="preserve"> </w:t>
      </w:r>
      <w:r>
        <w:t xml:space="preserve">the training set is the source of the estimates.</w:t>
      </w:r>
    </w:p>
    <w:bookmarkEnd w:id="23"/>
    <w:p>
      <w:pPr>
        <w:pStyle w:val="BodyText"/>
      </w:pPr>
      <w:r>
        <w:t xml:space="preserve">Keep a plain preposition when it states the relationship exactly,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in</w:t>
      </w:r>
      <w:r>
        <w:t xml:space="preserve"> </w:t>
      </w:r>
      <w:r>
        <w:t xml:space="preserve">for location and</w:t>
      </w:r>
      <w:r>
        <w:t xml:space="preserve"> </w:t>
      </w:r>
      <w:r>
        <w:rPr>
          <w:i/>
          <w:iCs/>
        </w:rPr>
        <w:t xml:space="preserve">by</w:t>
      </w:r>
      <w:r>
        <w:t xml:space="preserve"> </w:t>
      </w:r>
      <w:r>
        <w:t xml:space="preserve">for the agent of a passive verb.</w:t>
      </w:r>
    </w:p>
    <w:bookmarkEnd w:id="24"/>
    <w:bookmarkStart w:id="27" w:name="minimize-unnecessary-jargon"/>
    <w:p>
      <w:pPr>
        <w:pStyle w:val="Heading2"/>
      </w:pPr>
      <w:r>
        <w:t xml:space="preserve">5 Minimize unnecessary jargon</w:t>
      </w:r>
    </w:p>
    <w:p>
      <w:pPr>
        <w:pStyle w:val="FirstParagraph"/>
      </w:pPr>
      <w:r>
        <w:t xml:space="preserve">Jargon is vocabulary specific to a field.</w:t>
      </w:r>
      <w:r>
        <w:t xml:space="preserve"> </w:t>
      </w:r>
      <w:r>
        <w:t xml:space="preserve">Some jargon is necessary:</w:t>
      </w:r>
      <w:r>
        <w:t xml:space="preserve"> </w:t>
      </w:r>
      <w:r>
        <w:t xml:space="preserve">a precise technical term can replace a long explanation,</w:t>
      </w:r>
      <w:r>
        <w:t xml:space="preserve"> </w:t>
      </w:r>
      <w:r>
        <w:t xml:space="preserve">and readers in the field expect it.</w:t>
      </w:r>
      <w:r>
        <w:t xml:space="preserve"> </w:t>
      </w:r>
      <w:r>
        <w:t xml:space="preserve">But jargon becomes a barrier when a normal word would work just as well,</w:t>
      </w:r>
      <w:r>
        <w:t xml:space="preserve"> </w:t>
      </w:r>
      <w:r>
        <w:t xml:space="preserve">or when you use a common word</w:t>
      </w:r>
      <w:r>
        <w:t xml:space="preserve"> </w:t>
      </w:r>
      <w:r>
        <w:t xml:space="preserve">with a special, field-specific meaning</w:t>
      </w:r>
      <w:r>
        <w:t xml:space="preserve"> </w:t>
      </w:r>
      <w:r>
        <w:t xml:space="preserve">without defining it.</w:t>
      </w:r>
    </w:p>
    <w:p>
      <w:pPr>
        <w:pStyle w:val="BodyText"/>
      </w:pPr>
      <w:r>
        <w:t xml:space="preserve">Prefer normal words used in their usual sense.</w:t>
      </w:r>
      <w:r>
        <w:t xml:space="preserve"> </w:t>
      </w:r>
      <w:r>
        <w:t xml:space="preserve">When you do need a technical term,</w:t>
      </w:r>
      <w:r>
        <w:t xml:space="preserve"> </w:t>
      </w:r>
      <w:r>
        <w:t xml:space="preserve">define it clearly at first use,</w:t>
      </w:r>
      <w:r>
        <w:t xml:space="preserve"> </w:t>
      </w:r>
      <w:r>
        <w:t xml:space="preserve">then keep using the same term</w:t>
      </w:r>
      <w:r>
        <w:t xml:space="preserve"> </w:t>
      </w:r>
      <w:r>
        <w:t xml:space="preserve">rather than switching between synonyms.</w:t>
      </w:r>
      <w:r>
        <w:t xml:space="preserve"> </w:t>
      </w:r>
      <w:r>
        <w:t xml:space="preserve">When the field itself uses several names for the concept,</w:t>
      </w:r>
      <w:r>
        <w:t xml:space="preserve"> </w:t>
      </w:r>
      <w:r>
        <w:t xml:space="preserve">list them where you define it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26" w:name="exm-jargon"/>
    <w:p>
      <w:pPr>
        <w:pStyle w:val="BodyText"/>
      </w:pPr>
      <w:r>
        <w:rPr>
          <w:b/>
          <w:bCs/>
        </w:rPr>
        <w:t xml:space="preserve">Example 2 (Replacing unnecessary jargon)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leveraged a bespoke pipeline to operationalize the ingestion of heterogeneous data modalities.</w:t>
      </w:r>
    </w:p>
    <w:p>
      <w:pPr>
        <w:pStyle w:val="BlockText"/>
      </w:pPr>
      <w:r>
        <w:t xml:space="preserve">✅ We wrote a custom program to combine data from several sources.</w:t>
      </w:r>
    </w:p>
    <w:p>
      <w:pPr>
        <w:pStyle w:val="FirstParagraph"/>
      </w:pPr>
      <w:r>
        <w:t xml:space="preserve">The plain version is shorter,</w:t>
      </w:r>
      <w:r>
        <w:t xml:space="preserve"> </w:t>
      </w:r>
      <w:r>
        <w:t xml:space="preserve">and it states what was actually done.</w:t>
      </w:r>
    </w:p>
    <w:bookmarkEnd w:id="26"/>
    <w:p>
      <w:pPr>
        <w:pStyle w:val="BodyText"/>
      </w:pPr>
      <w:r>
        <w:t xml:space="preserve">For each technical word, ask whether it carries meaning</w:t>
      </w:r>
      <w:r>
        <w:t xml:space="preserve"> </w:t>
      </w:r>
      <w:r>
        <w:t xml:space="preserve">that a plainer word would lose.</w:t>
      </w:r>
      <w:r>
        <w:t xml:space="preserve"> </w:t>
      </w:r>
      <w:r>
        <w:t xml:space="preserve">If it does not, replace it with the plainer word.</w:t>
      </w:r>
      <w:r>
        <w:t xml:space="preserve"> </w:t>
      </w:r>
      <w:r>
        <w:t xml:space="preserve">If it does carry necessary meaning</w:t>
      </w:r>
      <w:r>
        <w:t xml:space="preserve"> </w:t>
      </w:r>
      <w:r>
        <w:t xml:space="preserve">but a reader outside your subfield would not understand it,</w:t>
      </w:r>
      <w:r>
        <w:t xml:space="preserve"> </w:t>
      </w:r>
      <w:r>
        <w:t xml:space="preserve">define it clearly at first use.</w:t>
      </w:r>
    </w:p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8" Type="http://schemas.openxmlformats.org/officeDocument/2006/relationships/hyperlink" Target="avoid-cliches.qmd#def-cliche" TargetMode="External"/><Relationship Id="rId15" Type="http://schemas.openxmlformats.org/officeDocument/2006/relationships/hyperlink" Target="avoid-cliches.qmd#overused-vocabulary" TargetMode="External"/><Relationship Id="rId19" Type="http://schemas.openxmlformats.org/officeDocument/2006/relationships/hyperlink" Target="citations-evidence.qmd#do-not-substitute-flippancy-for-support" TargetMode="External"/><Relationship Id="rId25" Type="http://schemas.openxmlformats.org/officeDocument/2006/relationships/hyperlink" Target="defining-terms.qmd#guidelines-for-defining-terms" TargetMode="External"/><Relationship Id="rId12" Type="http://schemas.openxmlformats.org/officeDocument/2006/relationships/hyperlink" Target="https://anglish.org/wiki/Anglish" TargetMode="External"/><Relationship Id="rId14" Type="http://schemas.openxmlformats.org/officeDocument/2006/relationships/hyperlink" Target="https://bark-fa.github.io/Anglish-Translator/" TargetMode="External"/><Relationship Id="rId17" Type="http://schemas.openxmlformats.org/officeDocument/2006/relationships/hyperlink" Target="inclusive-writing.qmd#use-literal-language" TargetMode="External"/></Relationships>
</file>

<file path=word/_rels/footnotes.xml.rels><?xml version='1.0' encoding='UTF-8' standalone='yes'?>
<Relationships xmlns="http://schemas.openxmlformats.org/package/2006/relationships"><Relationship Id="rId18" Type="http://schemas.openxmlformats.org/officeDocument/2006/relationships/hyperlink" Target="avoid-cliches.qmd#def-cliche" TargetMode="External"/><Relationship Id="rId15" Type="http://schemas.openxmlformats.org/officeDocument/2006/relationships/hyperlink" Target="avoid-cliches.qmd#overused-vocabulary" TargetMode="External"/><Relationship Id="rId19" Type="http://schemas.openxmlformats.org/officeDocument/2006/relationships/hyperlink" Target="citations-evidence.qmd#do-not-substitute-flippancy-for-support" TargetMode="External"/><Relationship Id="rId25" Type="http://schemas.openxmlformats.org/officeDocument/2006/relationships/hyperlink" Target="defining-terms.qmd#guidelines-for-defining-terms" TargetMode="External"/><Relationship Id="rId12" Type="http://schemas.openxmlformats.org/officeDocument/2006/relationships/hyperlink" Target="https://anglish.org/wiki/Anglish" TargetMode="External"/><Relationship Id="rId14" Type="http://schemas.openxmlformats.org/officeDocument/2006/relationships/hyperlink" Target="https://bark-fa.github.io/Anglish-Translator/" TargetMode="External"/><Relationship Id="rId17" Type="http://schemas.openxmlformats.org/officeDocument/2006/relationships/hyperlink" Target="inclusive-writing.qmd#use-literal-languag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 choice</dc:title>
  <dc:creator/>
  <cp:keywords/>
  <dcterms:created xsi:type="dcterms:W3CDTF">2026-10-16T23:17:28Z</dcterms:created>
  <dcterms:modified xsi:type="dcterms:W3CDTF">2026-10-16T23:17:28Z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16:12:09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