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16:33:26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16:35:08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3" w:name="random-variables-and-their-values"/>
    <w:p>
      <w:pPr>
        <w:pStyle w:val="Heading2"/>
      </w:pPr>
      <w:r>
        <w:t xml:space="preserve">5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7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2" w:name="exm-random-variable-vs-value"/>
    <w:p>
      <w:pPr>
        <w:pStyle w:val="BodyText"/>
      </w:pPr>
      <w:r>
        <w:rPr>
          <w:b/>
          <w:bCs/>
        </w:rPr>
        <w:t xml:space="preserve">Example 8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2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8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8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3"/>
    <w:bookmarkStart w:id="36" w:name="matching-names-and-notation"/>
    <w:p>
      <w:pPr>
        <w:pStyle w:val="Heading2"/>
      </w:pPr>
      <w:r>
        <w:t xml:space="preserve">6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5" w:name="exm-name-matches-notation"/>
    <w:p>
      <w:pPr>
        <w:pStyle w:val="BodyText"/>
      </w:pPr>
      <w:r>
        <w:rPr>
          <w:b/>
          <w:bCs/>
        </w:rPr>
        <w:t xml:space="preserve">Example 9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5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6"/>
    <w:bookmarkStart w:id="45" w:name="using-shared-macros"/>
    <w:p>
      <w:pPr>
        <w:pStyle w:val="Heading2"/>
      </w:pPr>
      <w:r>
        <w:t xml:space="preserve">7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7" w:name="exm-use-shared-macro"/>
    <w:p>
      <w:pPr>
        <w:pStyle w:val="BodyText"/>
      </w:pPr>
      <w:r>
        <w:rPr>
          <w:b/>
          <w:bCs/>
        </w:rPr>
        <w:t xml:space="preserve">Example 10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7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9"/>
        </w:numPr>
      </w:pPr>
      <w:r>
        <w:t xml:space="preserve">transposes</w:t>
      </w:r>
    </w:p>
    <w:p>
      <w:pPr>
        <w:pStyle w:val="Compact"/>
        <w:numPr>
          <w:ilvl w:val="0"/>
          <w:numId w:val="1009"/>
        </w:numPr>
      </w:pPr>
      <w:r>
        <w:t xml:space="preserve">hats on estimates</w:t>
      </w:r>
    </w:p>
    <w:p>
      <w:pPr>
        <w:pStyle w:val="Compact"/>
        <w:numPr>
          <w:ilvl w:val="0"/>
          <w:numId w:val="1009"/>
        </w:numPr>
      </w:pPr>
      <w:r>
        <w:t xml:space="preserve">expectations</w:t>
      </w:r>
    </w:p>
    <w:p>
      <w:pPr>
        <w:pStyle w:val="Compact"/>
        <w:numPr>
          <w:ilvl w:val="0"/>
          <w:numId w:val="1009"/>
        </w:numPr>
      </w:pPr>
      <w:r>
        <w:t xml:space="preserve">variances</w:t>
      </w:r>
    </w:p>
    <w:p>
      <w:pPr>
        <w:pStyle w:val="Compact"/>
        <w:numPr>
          <w:ilvl w:val="0"/>
          <w:numId w:val="1009"/>
        </w:numPr>
      </w:pPr>
      <w:r>
        <w:t xml:space="preserve">probabilities</w:t>
      </w:r>
    </w:p>
    <w:p>
      <w:pPr>
        <w:pStyle w:val="Compact"/>
        <w:numPr>
          <w:ilvl w:val="0"/>
          <w:numId w:val="1009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8" w:name="exm-semantic-macro-name"/>
    <w:p>
      <w:pPr>
        <w:pStyle w:val="BodyText"/>
      </w:pPr>
      <w:r>
        <w:rPr>
          <w:b/>
          <w:bCs/>
        </w:rPr>
        <w:t xml:space="preserve">Example 11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8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9" w:name="exm-semantic-decorator"/>
    <w:p>
      <w:pPr>
        <w:pStyle w:val="BodyText"/>
      </w:pPr>
      <w:r>
        <w:rPr>
          <w:b/>
          <w:bCs/>
        </w:rPr>
        <w:t xml:space="preserve">Example 12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9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0" w:name="exm-semantic-font"/>
    <w:p>
      <w:pPr>
        <w:pStyle w:val="BodyText"/>
      </w:pPr>
      <w:r>
        <w:rPr>
          <w:b/>
          <w:bCs/>
        </w:rPr>
        <w:t xml:space="preserve">Example 13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0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1" w:name="exm-semantic-latin-letter"/>
    <w:p>
      <w:pPr>
        <w:pStyle w:val="BodyText"/>
      </w:pPr>
      <w:r>
        <w:rPr>
          <w:b/>
          <w:bCs/>
        </w:rPr>
        <w:t xml:space="preserve">Example 14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1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2" w:name="exm-named-quantity"/>
    <w:p>
      <w:pPr>
        <w:pStyle w:val="BodyText"/>
      </w:pPr>
      <w:r>
        <w:rPr>
          <w:b/>
          <w:bCs/>
        </w:rPr>
        <w:t xml:space="preserve">Example 15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2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3" w:name="exm-semantic-delimiter"/>
    <w:p>
      <w:pPr>
        <w:pStyle w:val="BodyText"/>
      </w:pPr>
      <w:r>
        <w:rPr>
          <w:b/>
          <w:bCs/>
        </w:rPr>
        <w:t xml:space="preserve">Example 16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3"/>
    <w:p>
      <w:pPr>
        <w:pStyle w:val="BodyText"/>
      </w:pPr>
      <w:ins w:id="3" w:author="PR Preview" w:date="2026-01-01T00:00:00Z">
        <w:r>
          <w:t xml:space="preserve">Macros are for the author, not the reader.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Reader-facing text, such as a lecture, a handout or a notation section,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describes the symbols that a macro prints and what they mean,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and never names the macro that produced them.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List every symbol that the reader meets in the document’s notation table,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with its meaning.</w:t>
        </w:r>
      </w:ins>
    </w:p>
    <w:bookmarkStart w:id="44" w:name="exm-describe-symbol-not-macro"/>
    <w:p>
      <w:pPr>
        <w:pStyle w:val="BodyText"/>
      </w:pPr>
      <w:ins w:id="14" w:author="PR Preview" w:date="2026-01-01T00:00:00Z">
        <w:r>
          <w:rPr>
            <w:b/>
            <w:bCs/>
          </w:rPr>
          <w:t xml:space="preserve">Example 17 (Describing the symbol, not the macro)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 </w:t>
        </w:r>
      </w:ins>
    </w:p>
    <w:p>
      <w:pPr>
        <w:pStyle w:val="BlockText"/>
      </w:pPr>
      <w:ins w:id="17" w:author="PR Preview" w:date="2026-01-01T00:00:00Z">
        <w:r>
          <w:t xml:space="preserve">❌ Source: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rStyle w:val="VerbatimChar"/>
          </w:rPr>
          <w:t xml:space="preserve">The macro \avgfitf prints the average fit, so write $\avgfitf{x}$ for it.</w:t>
        </w:r>
      </w:ins>
    </w:p>
    <w:p>
      <w:pPr>
        <w:pStyle w:val="BlockText"/>
      </w:pPr>
      <w:ins w:id="20" w:author="PR Preview" w:date="2026-01-01T00:00:00Z">
        <w:r>
          <w:t xml:space="preserve">✅ Source: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rStyle w:val="VerbatimChar"/>
          </w:rPr>
          <w:t xml:space="preserve">The average fit at $x$ is written $\avgfitf{x}$.</w:t>
        </w:r>
      </w:ins>
    </w:p>
    <w:p>
      <w:pPr>
        <w:pStyle w:val="FirstParagraph"/>
      </w:pPr>
      <w:ins w:id="23" w:author="PR Preview" w:date="2026-01-01T00:00:00Z">
        <w:r>
          <w:t xml:space="preserve">The ✅ version tells the reader what the symbol means.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The reader never sees the macro name,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and the symbol has its own row in the notation table.</w:t>
        </w:r>
      </w:ins>
    </w:p>
    <w:bookmarkEnd w:id="44"/>
    <w:bookmarkEnd w:id="45"/>
    <w:bookmarkStart w:id="48" w:name="making-expressions-concise"/>
    <w:p>
      <w:pPr>
        <w:pStyle w:val="Heading2"/>
      </w:pPr>
      <w:r>
        <w:t xml:space="preserve">8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6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7" w:name="exm-concise-expression"/>
    <w:p>
      <w:pPr>
        <w:pStyle w:val="BodyText"/>
      </w:pPr>
      <w:del w:id="28" w:author="PR Preview" w:date="2026-01-01T00:00:00Z">
        <w:r>
          <w:rPr>
            <w:b/>
            <w:bCs/>
          </w:rPr>
          <w:delText xml:space="preserve">Example 17 (Naming a repeated chunk)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 </w:delText>
        </w:r>
      </w:del>
    </w:p>
    <w:p>
      <w:pPr>
        <w:pStyle w:val="BodyText"/>
      </w:pPr>
      <w:ins w:id="31" w:author="PR Preview" w:date="2026-01-01T00:00:00Z">
        <w:r>
          <w:rPr>
            <w:b/>
            <w:bCs/>
          </w:rPr>
          <w:t xml:space="preserve">Example 18 (Naming a repeated chunk)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7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8"/>
    <w:bookmarkStart w:id="50" w:name="writing-dot-products"/>
    <w:p>
      <w:pPr>
        <w:pStyle w:val="Heading2"/>
      </w:pPr>
      <w:r>
        <w:t xml:space="preserve">9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9" w:name="exm-dot-product"/>
    <w:p>
      <w:pPr>
        <w:pStyle w:val="BodyText"/>
      </w:pPr>
      <w:del w:id="34" w:author="PR Preview" w:date="2026-01-01T00:00:00Z">
        <w:r>
          <w:rPr>
            <w:b/>
            <w:bCs/>
          </w:rPr>
          <w:delText xml:space="preserve">Example 18 (Writing a dot product)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 </w:delText>
        </w:r>
      </w:del>
    </w:p>
    <w:p>
      <w:pPr>
        <w:pStyle w:val="BodyText"/>
      </w:pPr>
      <w:ins w:id="37" w:author="PR Preview" w:date="2026-01-01T00:00:00Z">
        <w:r>
          <w:rPr>
            <w:b/>
            <w:bCs/>
          </w:rPr>
          <w:t xml:space="preserve">Example 19 (Writing a dot product)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1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1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0"/>
    <w:bookmarkStart w:id="53" w:name="writing-out-notational-shorthands"/>
    <w:p>
      <w:pPr>
        <w:pStyle w:val="Heading2"/>
      </w:pPr>
      <w:r>
        <w:t xml:space="preserve">10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2" w:name="exm-notational-shorthand"/>
    <w:p>
      <w:pPr>
        <w:pStyle w:val="BodyText"/>
      </w:pPr>
      <w:del w:id="40" w:author="PR Preview" w:date="2026-01-01T00:00:00Z">
        <w:r>
          <w:rPr>
            <w:b/>
            <w:bCs/>
          </w:rPr>
          <w:delText xml:space="preserve">Example 19 (Writing out the limits of a sum and the range of an index)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For a discrete random variable</w:delText>
        </w:r>
      </w:del>
      <w:del w:id="43" w:author="PR Preview" w:date="2026-01-01T00:00:00Z">
        <w:r>
          <w:delText xml:space="preserve"> </w:delText>
        </w:r>
      </w:del>
      <m:oMath>
        <m:r>
          <m:t>X</m:t>
        </m:r>
      </m:oMath>
      <w:del w:id="44" w:author="PR Preview" w:date="2026-01-01T00:00:00Z">
        <w:r>
          <w:delText xml:space="preserve">:</w:delText>
        </w:r>
      </w:del>
    </w:p>
    <w:p>
      <w:pPr>
        <w:pStyle w:val="BodyText"/>
      </w:pPr>
      <w:ins w:id="45" w:author="PR Preview" w:date="2026-01-01T00:00:00Z">
        <w:r>
          <w:rPr>
            <w:b/>
            <w:bCs/>
          </w:rPr>
          <w:t xml:space="preserve">Example 20 (Writing out the limits of a sum and the range of an index)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For a discrete random variable</w:t>
        </w:r>
      </w:ins>
      <w:ins w:id="48" w:author="PR Preview" w:date="2026-01-01T00:00:00Z">
        <w:r>
          <w:t xml:space="preserve"> </w:t>
        </w:r>
      </w:ins>
      <m:oMath>
        <m:r>
          <m:t>X</m:t>
        </m:r>
      </m:oMath>
      <w:ins w:id="49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2"/>
    <w:bookmarkEnd w:id="53"/>
    <w:bookmarkStart w:id="55" w:name="stating-assumptions-before-using-them"/>
    <w:p>
      <w:pPr>
        <w:pStyle w:val="Heading2"/>
      </w:pPr>
      <w:r>
        <w:t xml:space="preserve">11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2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 hypothesis of a theorem;</w:t>
      </w:r>
    </w:p>
    <w:p>
      <w:pPr>
        <w:pStyle w:val="Compact"/>
        <w:numPr>
          <w:ilvl w:val="0"/>
          <w:numId w:val="1012"/>
        </w:numPr>
      </w:pPr>
      <w:r>
        <w:t xml:space="preserve">a case split;</w:t>
      </w:r>
    </w:p>
    <w:p>
      <w:pPr>
        <w:pStyle w:val="Compact"/>
        <w:numPr>
          <w:ilvl w:val="0"/>
          <w:numId w:val="1012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4" w:name="exm-assumptions-first"/>
    <w:p>
      <w:pPr>
        <w:pStyle w:val="BodyText"/>
      </w:pPr>
      <w:del w:id="50" w:author="PR Preview" w:date="2026-01-01T00:00:00Z">
        <w:r>
          <w:rPr>
            <w:b/>
            <w:bCs/>
          </w:rPr>
          <w:delText xml:space="preserve">Example 20 (Stating the restriction on</w:delText>
        </w:r>
      </w:del>
      <w:del w:id="51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52" w:author="PR Preview" w:date="2026-01-01T00:00:00Z">
        <w:r>
          <w:rPr>
            <w:b/>
            <w:bCs/>
          </w:rPr>
          <w:delText xml:space="preserve"> </w:delText>
        </w:r>
      </w:del>
      <w:del w:id="53" w:author="PR Preview" w:date="2026-01-01T00:00:00Z">
        <w:r>
          <w:rPr>
            <w:b/>
            <w:bCs/>
          </w:rPr>
          <w:delText xml:space="preserve">before using it)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To show that</w:delText>
        </w:r>
      </w:del>
      <w:del w:id="5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is a strict local minimizer of</w:delText>
        </w:r>
      </w:del>
      <w:del w:id="5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60" w:author="PR Preview" w:date="2026-01-01T00:00:00Z">
        <w:r>
          <w:delText xml:space="preserve">,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we show that</w:delText>
        </w:r>
      </w:del>
      <w:del w:id="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for every</w:delText>
        </w:r>
      </w:del>
      <w:del w:id="66" w:author="PR Preview" w:date="2026-01-01T00:00:00Z">
        <w:r>
          <w:delText xml:space="preserve"> </w:delText>
        </w:r>
      </w:del>
      <m:oMath>
        <m:r>
          <m:t>x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near 2 other than 2 itself.</w:delText>
        </w:r>
      </w:del>
    </w:p>
    <w:p>
      <w:pPr>
        <w:pStyle w:val="BodyText"/>
      </w:pPr>
      <w:ins w:id="69" w:author="PR Preview" w:date="2026-01-01T00:00:00Z">
        <w:r>
          <w:rPr>
            <w:b/>
            <w:bCs/>
          </w:rPr>
          <w:t xml:space="preserve">Example 21 (Stating the restriction on</w:t>
        </w:r>
      </w:ins>
      <w:ins w:id="70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71" w:author="PR Preview" w:date="2026-01-01T00:00:00Z">
        <w:r>
          <w:rPr>
            <w:b/>
            <w:bCs/>
          </w:rP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before using it)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To show that</w:t>
        </w:r>
      </w:ins>
      <w:ins w:id="7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is a strict local minimizer of</w:t>
        </w:r>
      </w:ins>
      <w:ins w:id="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79" w:author="PR Preview" w:date="2026-01-01T00:00:00Z">
        <w:r>
          <w:t xml:space="preserve">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we show that</w:t>
        </w:r>
      </w:ins>
      <w:ins w:id="8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for every</w:t>
        </w:r>
      </w:ins>
      <w:ins w:id="85" w:author="PR Preview" w:date="2026-01-01T00:00:00Z">
        <w:r>
          <w:t xml:space="preserve"> </w:t>
        </w:r>
      </w:ins>
      <m:oMath>
        <m:r>
          <m:t>x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near 2 other than 2 itself.</w:t>
        </w:r>
      </w:ins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6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6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2026-10-16T23:39:28Z</dcterms:created>
  <dcterms:modified xsi:type="dcterms:W3CDTF">2026-10-16T23:39:28Z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