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2026-10-16 10:41:10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16:33:12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del w:id="3" w:author="PR Preview" w:date="2026-01-01T00:00:00Z">
        <w:r>
          <w:delText xml:space="preserve">Wikipedia and general encyclopedias (though they can be useful starting points for finding primary sources)</w:delText>
        </w:r>
      </w:del>
    </w:p>
    <w:p>
      <w:pPr>
        <w:pStyle w:val="Compact"/>
        <w:numPr>
          <w:ilvl w:val="0"/>
          <w:numId w:val="1012"/>
        </w:numPr>
      </w:pPr>
      <w:ins w:id="4" w:author="PR Preview" w:date="2026-01-01T00:00:00Z">
        <w:r>
          <w:t xml:space="preserve">Wikipedia and general encyclopedias as the only source for a claim (cite them beside the primary source, as</w:t>
        </w:r>
      </w:ins>
      <w:ins w:id="5" w:author="PR Preview" w:date="2026-01-01T00:00:00Z">
        <w:r>
          <w:t xml:space="preserve"> </w:t>
        </w:r>
      </w:ins>
      <w:hyperlink w:anchor="cite-wikipedia-beside-the-primary-source">
        <w:ins w:id="6" w:author="PR Preview" w:date="2026-01-01T00:00:00Z">
          <w:r>
            <w:rPr>
              <w:rStyle w:val="Hyperlink"/>
            </w:rPr>
            <w:t xml:space="preserve">Cite Wikipedia, beside the primary source</w:t>
          </w:r>
        </w:ins>
      </w:hyperlink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explains)</w:t>
        </w:r>
      </w:ins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del w:id="9" w:author="PR Preview" w:date="2026-01-01T00:00:00Z">
        <w:r>
          <w:delText xml:space="preserve">a definition, theorem or named method to its</w:delText>
        </w:r>
      </w:del>
      <w:del w:id="10" w:author="PR Preview" w:date="2026-01-01T00:00:00Z">
        <w:r>
          <w:delText xml:space="preserve"> </w:delText>
        </w:r>
      </w:del>
      <w:hyperlink r:id="rId28">
        <w:del w:id="11" w:author="PR Preview" w:date="2026-01-01T00:00:00Z">
          <w:r>
            <w:rPr>
              <w:rStyle w:val="Hyperlink"/>
            </w:rPr>
            <w:delText xml:space="preserve">Wikipedia</w:delText>
          </w:r>
        </w:del>
      </w:hyperlink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article, when one exists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(see</w:delText>
        </w:r>
      </w:del>
      <w:del w:id="16" w:author="PR Preview" w:date="2026-01-01T00:00:00Z">
        <w:r>
          <w:delText xml:space="preserve"> </w:delText>
        </w:r>
      </w:del>
      <w:hyperlink w:anchor="link-to-wikipedia-but-do-not-cite-it">
        <w:del w:id="17" w:author="PR Preview" w:date="2026-01-01T00:00:00Z">
          <w:r>
            <w:rPr>
              <w:rStyle w:val="Hyperlink"/>
            </w:rPr>
            <w:delText xml:space="preserve">Link to Wikipedia, but do not cite it</w:delText>
          </w:r>
        </w:del>
      </w:hyperlink>
      <w:del w:id="18" w:author="PR Preview" w:date="2026-01-01T00:00:00Z">
        <w:r>
          <w:delText xml:space="preserve">);</w:delText>
        </w:r>
      </w:del>
    </w:p>
    <w:p>
      <w:pPr>
        <w:pStyle w:val="Compact"/>
        <w:numPr>
          <w:ilvl w:val="0"/>
          <w:numId w:val="1014"/>
        </w:numPr>
      </w:pPr>
      <w:ins w:id="19" w:author="PR Preview" w:date="2026-01-01T00:00:00Z">
        <w:r>
          <w:t xml:space="preserve">a definition, theorem or named method to its</w:t>
        </w:r>
      </w:ins>
      <w:ins w:id="20" w:author="PR Preview" w:date="2026-01-01T00:00:00Z">
        <w:r>
          <w:t xml:space="preserve"> </w:t>
        </w:r>
      </w:ins>
      <w:hyperlink r:id="rId28">
        <w:ins w:id="21" w:author="PR Preview" w:date="2026-01-01T00:00:00Z">
          <w:r>
            <w:rPr>
              <w:rStyle w:val="Hyperlink"/>
            </w:rPr>
            <w:t xml:space="preserve">Wikipedia</w:t>
          </w:r>
        </w:ins>
      </w:hyperlink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article, when one exists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(see</w:t>
        </w:r>
      </w:ins>
      <w:ins w:id="26" w:author="PR Preview" w:date="2026-01-01T00:00:00Z">
        <w:r>
          <w:t xml:space="preserve"> </w:t>
        </w:r>
      </w:ins>
      <w:hyperlink w:anchor="cite-wikipedia-beside-the-primary-source">
        <w:ins w:id="27" w:author="PR Preview" w:date="2026-01-01T00:00:00Z">
          <w:r>
            <w:rPr>
              <w:rStyle w:val="Hyperlink"/>
            </w:rPr>
            <w:t xml:space="preserve">Cite Wikipedia, beside the primary source</w:t>
          </w:r>
        </w:ins>
      </w:hyperlink>
      <w:ins w:id="28" w:author="PR Preview" w:date="2026-01-01T00:00:00Z">
        <w:r>
          <w:t xml:space="preserve">);</w:t>
        </w:r>
      </w:ins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7" w:name="cite-wikipedia-beside-the-primary-source"/>
    <w:p>
      <w:pPr>
        <w:pStyle w:val="Heading2"/>
      </w:pPr>
      <w:del w:id="29" w:author="PR Preview" w:date="2026-01-01T00:00:00Z">
        <w:r>
          <w:delText xml:space="preserve">8 Link to Wikipedia, but do not cite it</w:delText>
        </w:r>
      </w:del>
    </w:p>
    <w:p>
      <w:pPr>
        <w:pStyle w:val="FirstParagraph"/>
      </w:pPr>
      <w:del w:id="30" w:author="PR Preview" w:date="2026-01-01T00:00:00Z">
        <w:r>
          <w:delText xml:space="preserve">Wikipedia is free to every reader,</w:delText>
        </w:r>
      </w:del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and its articles on definitions, theorems and methods are usually reliable enough</w:delText>
        </w:r>
      </w:del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to orient a newcomer.</w:delText>
        </w:r>
      </w:del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So link each definition, theorem or named method to its Wikipedia article whenever one exists:</w:delText>
        </w:r>
      </w:del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the link gives readers a second, free explanation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without leaving them to search for it.</w:delText>
        </w:r>
      </w:del>
    </w:p>
    <w:p>
      <w:pPr>
        <w:pStyle w:val="BodyText"/>
      </w:pPr>
      <w:del w:id="41" w:author="PR Preview" w:date="2026-01-01T00:00:00Z">
        <w:r>
          <w:delText xml:space="preserve">Link, however, does not mean cite.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The link tells the reader where to read more;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the evidence for a claim still comes from the primary source,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as</w:delText>
        </w:r>
      </w:del>
      <w:del w:id="48" w:author="PR Preview" w:date="2026-01-01T00:00:00Z">
        <w:r>
          <w:delText xml:space="preserve"> </w:delText>
        </w:r>
      </w:del>
      <w:hyperlink w:anchor="sources-to-generally-avoid">
        <w:del w:id="49" w:author="PR Preview" w:date="2026-01-01T00:00:00Z">
          <w:r>
            <w:rPr>
              <w:rStyle w:val="Hyperlink"/>
            </w:rPr>
            <w:delText xml:space="preserve">Sources to generally avoid</w:delText>
          </w:r>
        </w:del>
      </w:hyperlink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explains.</w:delText>
        </w:r>
      </w:del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When you do both, put the Wikipedia link beside the definition</w:delText>
        </w:r>
      </w:del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and the citation beside the claim.</w:delText>
        </w:r>
      </w:del>
    </w:p>
    <w:p>
      <w:pPr>
        <w:pStyle w:val="Heading2"/>
      </w:pPr>
      <w:ins w:id="56" w:author="PR Preview" w:date="2026-01-01T00:00:00Z">
        <w:r>
          <w:t xml:space="preserve">8 Cite Wikipedia, beside the primary source</w:t>
        </w:r>
      </w:ins>
    </w:p>
    <w:p>
      <w:pPr>
        <w:pStyle w:val="FirstParagraph"/>
      </w:pPr>
      <w:ins w:id="57" w:author="PR Preview" w:date="2026-01-01T00:00:00Z">
        <w:r>
          <w:t xml:space="preserve">Wikipedia is free to every reader,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and its articles on definitions, theorems and methods are usually reliable enough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to orient a newcomer.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So cite the Wikipedia article for each definition, theorem or named method whenever one exists,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and offer it as further reading: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the citation gives readers a second, free presentation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without leaving them to search for it.</w:t>
        </w:r>
      </w:ins>
    </w:p>
    <w:p>
      <w:pPr>
        <w:pStyle w:val="BodyText"/>
      </w:pPr>
      <w:ins w:id="70" w:author="PR Preview" w:date="2026-01-01T00:00:00Z">
        <w:r>
          <w:t xml:space="preserve">The Wikipedia citation adds to the traditional reference and never replaces it.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Put it right after the content it covers, as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rPr>
            <w:rStyle w:val="VerbatimChar"/>
          </w:rPr>
          <w:t xml:space="preserve">([Wikipedia: Title](url))</w:t>
        </w:r>
      </w:ins>
      <w:ins w:id="75" w:author="PR Preview" w:date="2026-01-01T00:00:00Z">
        <w:r>
          <w:t xml:space="preserve">,</w:t>
        </w:r>
      </w:ins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and keep the primary source’s citation beside the claim it supports.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Where a page ends a section with further reading,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list the same Wikipedia article there too, next to the textbook chapters.</w:t>
        </w:r>
      </w:ins>
    </w:p>
    <w:p>
      <w:pPr>
        <w:pStyle w:val="Compact"/>
        <w:numPr>
          <w:ilvl w:val="0"/>
          <w:numId w:val="1016"/>
        </w:numPr>
      </w:pPr>
      <w:r>
        <w:t xml:space="preserve">Link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del w:id="82" w:author="PR Preview" w:date="2026-01-01T00:00:00Z">
        <w:r>
          <w:delText xml:space="preserve">Read the article’s definition before linking it,</w:delText>
        </w:r>
      </w:del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delText xml:space="preserve">because notation and conventions vary,</w:delText>
        </w:r>
      </w:del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delText xml:space="preserve">and a reader who follows the link should find the same concept you defined.</w:delText>
        </w:r>
      </w:del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delText xml:space="preserve">If the article’s convention differs from yours, say how.</w:delText>
        </w:r>
      </w:del>
    </w:p>
    <w:p>
      <w:pPr>
        <w:pStyle w:val="Compact"/>
        <w:numPr>
          <w:ilvl w:val="0"/>
          <w:numId w:val="1016"/>
        </w:numPr>
      </w:pPr>
      <w:ins w:id="89" w:author="PR Preview" w:date="2026-01-01T00:00:00Z">
        <w:r>
          <w:t xml:space="preserve">Read the article’s definition before citing it,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because notation and conventions vary,</w:t>
        </w:r>
      </w:ins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and a reader who follows the link should find the same concept you defined.</w:t>
        </w:r>
      </w:ins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If the article’s convention differs from yours, say how.</w:t>
        </w:r>
      </w:ins>
    </w:p>
    <w:p>
      <w:pPr>
        <w:pStyle w:val="Compact"/>
        <w:numPr>
          <w:ilvl w:val="0"/>
          <w:numId w:val="1016"/>
        </w:numPr>
      </w:pPr>
      <w:r>
        <w:t xml:space="preserve">Use a stable link to the article, not to a search result.</w:t>
      </w:r>
    </w:p>
    <w:p>
      <w:pPr>
        <w:pStyle w:val="Compact"/>
        <w:numPr>
          <w:ilvl w:val="0"/>
          <w:numId w:val="1016"/>
        </w:numPr>
      </w:pPr>
      <w:r>
        <w:t xml:space="preserve">Link a term once where it is defined, not at every use;</w:t>
      </w:r>
      <w:r>
        <w:t xml:space="preserve"> </w:t>
      </w:r>
      <w:r>
        <w:t xml:space="preserve">later uses link to your own definition.</w:t>
      </w:r>
    </w:p>
    <w:bookmarkStart w:id="36" w:name="exm-link-wikipedia"/>
    <w:p>
      <w:pPr>
        <w:pStyle w:val="FirstParagraph"/>
      </w:pPr>
      <w:del w:id="96" w:author="PR Preview" w:date="2026-01-01T00:00:00Z">
        <w:r>
          <w:rPr>
            <w:b/>
            <w:bCs/>
          </w:rPr>
          <w:delText xml:space="preserve">Example 3 (Linking a definition to Wikipedia)</w:delText>
        </w:r>
      </w:del>
      <w:del w:id="97" w:author="PR Preview" w:date="2026-01-01T00:00:00Z">
        <w:r>
          <w:delText xml:space="preserve"> </w:delText>
        </w:r>
      </w:del>
      <w:del w:id="98" w:author="PR Preview" w:date="2026-01-01T00:00:00Z">
        <w:r>
          <w:delText xml:space="preserve"> </w:delText>
        </w:r>
      </w:del>
    </w:p>
    <w:p>
      <w:pPr>
        <w:pStyle w:val="FirstParagraph"/>
      </w:pPr>
      <w:ins w:id="99" w:author="PR Preview" w:date="2026-01-01T00:00:00Z">
        <w:r>
          <w:rPr>
            <w:b/>
            <w:bCs/>
          </w:rPr>
          <w:t xml:space="preserve">Example 3 (Citing a definition’s Wikipedia article)</w:t>
        </w:r>
      </w:ins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Wikipedia: Poisson distribution</w:t>
        </w:r>
      </w:hyperlink>
      <w:r>
        <w:t xml:space="preserve">).</w:t>
      </w:r>
    </w:p>
    <w:p>
      <w:pPr>
        <w:pStyle w:val="FirstParagraph"/>
      </w:pPr>
      <w:del w:id="102" w:author="PR Preview" w:date="2026-01-01T00:00:00Z">
        <w:r>
          <w:delText xml:space="preserve">A reader who wants another presentation of the Poisson distribution now has one,</w:delText>
        </w:r>
      </w:del>
      <w:del w:id="103" w:author="PR Preview" w:date="2026-01-01T00:00:00Z">
        <w:r>
          <w:delText xml:space="preserve"> </w:delText>
        </w:r>
      </w:del>
      <w:del w:id="104" w:author="PR Preview" w:date="2026-01-01T00:00:00Z">
        <w:r>
          <w:delText xml:space="preserve">and the definition itself still comes from your own text.</w:delText>
        </w:r>
      </w:del>
    </w:p>
    <w:p>
      <w:pPr>
        <w:pStyle w:val="FirstParagraph"/>
      </w:pPr>
      <w:ins w:id="105" w:author="PR Preview" w:date="2026-01-01T00:00:00Z">
        <w:r>
          <w:t xml:space="preserve">A reader who wants another presentation of the Poisson distribution now has one,</w:t>
        </w:r>
      </w:ins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and the definition itself still comes from your own text and its traditional reference.</w:t>
        </w:r>
      </w:ins>
    </w:p>
    <w:bookmarkEnd w:id="36"/>
    <w:bookmarkEnd w:id="37"/>
    <w:bookmarkStart w:id="38" w:name="best-practices"/>
    <w:p>
      <w:pPr>
        <w:pStyle w:val="Heading2"/>
      </w:pPr>
      <w:r>
        <w:t xml:space="preserve">9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8"/>
    <w:bookmarkStart w:id="39" w:name="quote-the-original"/>
    <w:p>
      <w:pPr>
        <w:pStyle w:val="Heading2"/>
      </w:pPr>
      <w:r>
        <w:t xml:space="preserve">10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39"/>
    <w:bookmarkStart w:id="40" w:name="Xdc6e961a4731f42c2c786ef03a498fc72396848"/>
    <w:p>
      <w:pPr>
        <w:pStyle w:val="Heading2"/>
      </w:pPr>
      <w:r>
        <w:t xml:space="preserve">11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0"/>
    <w:bookmarkStart w:id="43" w:name="verify-each-bibliography-entry"/>
    <w:p>
      <w:pPr>
        <w:pStyle w:val="Heading2"/>
      </w:pPr>
      <w:r>
        <w:t xml:space="preserve">12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1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2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3"/>
    <w:bookmarkStart w:id="44" w:name="cite-an-alias-directly"/>
    <w:p>
      <w:pPr>
        <w:pStyle w:val="Heading2"/>
      </w:pPr>
      <w:r>
        <w:t xml:space="preserve">13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4"/>
    <w:bookmarkStart w:id="47" w:name="cite-the-original-for-named-results"/>
    <w:p>
      <w:pPr>
        <w:pStyle w:val="Heading2"/>
      </w:pPr>
      <w:r>
        <w:t xml:space="preserve">14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5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6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6"/>
    <w:bookmarkEnd w:id="47"/>
    <w:bookmarkStart w:id="48" w:name="put-the-content-first"/>
    <w:p>
      <w:pPr>
        <w:pStyle w:val="Heading2"/>
      </w:pPr>
      <w:r>
        <w:t xml:space="preserve">15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8"/>
    <w:bookmarkStart w:id="49" w:name="adapting-another-courses-material"/>
    <w:p>
      <w:pPr>
        <w:pStyle w:val="Heading2"/>
      </w:pPr>
      <w:r>
        <w:t xml:space="preserve">16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49"/>
    <w:bookmarkStart w:id="50" w:name="material-from-your-own-work"/>
    <w:p>
      <w:pPr>
        <w:pStyle w:val="Heading2"/>
      </w:pPr>
      <w:r>
        <w:t xml:space="preserve">17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0"/>
    <w:bookmarkStart w:id="51" w:name="common-citation-errors-to-avoid"/>
    <w:p>
      <w:pPr>
        <w:pStyle w:val="Heading2"/>
      </w:pPr>
      <w:r>
        <w:t xml:space="preserve">18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1"/>
    <w:bookmarkStart w:id="57" w:name="examples"/>
    <w:p>
      <w:pPr>
        <w:pStyle w:val="Heading2"/>
      </w:pPr>
      <w:r>
        <w:t xml:space="preserve">19 Examples</w:t>
      </w:r>
    </w:p>
    <w:bookmarkStart w:id="52" w:name="poor-unsupported-claim"/>
    <w:p>
      <w:pPr>
        <w:pStyle w:val="Heading3"/>
      </w:pPr>
      <w:r>
        <w:t xml:space="preserve">19.1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2"/>
    <w:bookmarkStart w:id="53" w:name="better-citation-provided"/>
    <w:p>
      <w:pPr>
        <w:pStyle w:val="Heading3"/>
      </w:pPr>
      <w:r>
        <w:t xml:space="preserve">19.2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3"/>
    <w:bookmarkStart w:id="54" w:name="best-citation-with-context"/>
    <w:p>
      <w:pPr>
        <w:pStyle w:val="Heading3"/>
      </w:pPr>
      <w:r>
        <w:t xml:space="preserve">19.3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4"/>
    <w:bookmarkStart w:id="55" w:name="poor-irrelevant-citation"/>
    <w:p>
      <w:pPr>
        <w:pStyle w:val="Heading3"/>
      </w:pPr>
      <w:r>
        <w:t xml:space="preserve">19.4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5"/>
    <w:bookmarkStart w:id="56" w:name="better-relevant-citation"/>
    <w:p>
      <w:pPr>
        <w:pStyle w:val="Heading3"/>
      </w:pPr>
      <w:r>
        <w:t xml:space="preserve">19.5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6"/>
    <w:bookmarkEnd w:id="57"/>
    <w:bookmarkStart w:id="74" w:name="conclusion"/>
    <w:p>
      <w:pPr>
        <w:pStyle w:val="Heading2"/>
      </w:pPr>
      <w:r>
        <w:t xml:space="preserve">20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3" w:name="refs"/>
    <w:bookmarkStart w:id="59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8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9"/>
    <w:bookmarkStart w:id="61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1"/>
    <w:bookmarkStart w:id="63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2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3"/>
    <w:bookmarkStart w:id="65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4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5"/>
    <w:bookmarkStart w:id="66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6"/>
    <w:bookmarkStart w:id="68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7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8"/>
    <w:bookmarkStart w:id="70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9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0"/>
    <w:bookmarkStart w:id="72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1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2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2" Type="http://schemas.openxmlformats.org/officeDocument/2006/relationships/hyperlink" Target="https://doi.org/10.1021/ci0342472" TargetMode="External"/><Relationship Id="rId64" Type="http://schemas.openxmlformats.org/officeDocument/2006/relationships/hyperlink" Target="https://doi.org/10.1093/comjnl/27.2.97" TargetMode="External"/><Relationship Id="rId60" Type="http://schemas.openxmlformats.org/officeDocument/2006/relationships/hyperlink" Target="https://doi.org/10.1201/9780429428357" TargetMode="External"/><Relationship Id="rId35" Type="http://schemas.openxmlformats.org/officeDocument/2006/relationships/hyperlink" Target="https://en.wikipedia.org/wiki/Poisson_distribution" TargetMode="External"/><Relationship Id="rId30" Type="http://schemas.openxmlformats.org/officeDocument/2006/relationships/hyperlink" Target="https://quarto.org/docs/authoring/cross-references.html" TargetMode="External"/><Relationship Id="rId41" Type="http://schemas.openxmlformats.org/officeDocument/2006/relationships/hyperlink" Target="https://search.crossref.org/" TargetMode="External"/><Relationship Id="rId67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5" Type="http://schemas.openxmlformats.org/officeDocument/2006/relationships/hyperlink" Target="https://www.numdam.org/" TargetMode="External"/><Relationship Id="rId58" Type="http://schemas.openxmlformats.org/officeDocument/2006/relationships/hyperlink" Target="https://www.numdam.org/item/JMPA_1867_2_12__158_0/" TargetMode="External"/><Relationship Id="rId69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1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2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2" Type="http://schemas.openxmlformats.org/officeDocument/2006/relationships/hyperlink" Target="https://doi.org/10.1021/ci0342472" TargetMode="External"/><Relationship Id="rId64" Type="http://schemas.openxmlformats.org/officeDocument/2006/relationships/hyperlink" Target="https://doi.org/10.1093/comjnl/27.2.97" TargetMode="External"/><Relationship Id="rId60" Type="http://schemas.openxmlformats.org/officeDocument/2006/relationships/hyperlink" Target="https://doi.org/10.1201/9780429428357" TargetMode="External"/><Relationship Id="rId35" Type="http://schemas.openxmlformats.org/officeDocument/2006/relationships/hyperlink" Target="https://en.wikipedia.org/wiki/Poisson_distribution" TargetMode="External"/><Relationship Id="rId30" Type="http://schemas.openxmlformats.org/officeDocument/2006/relationships/hyperlink" Target="https://quarto.org/docs/authoring/cross-references.html" TargetMode="External"/><Relationship Id="rId41" Type="http://schemas.openxmlformats.org/officeDocument/2006/relationships/hyperlink" Target="https://search.crossref.org/" TargetMode="External"/><Relationship Id="rId67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5" Type="http://schemas.openxmlformats.org/officeDocument/2006/relationships/hyperlink" Target="https://www.numdam.org/" TargetMode="External"/><Relationship Id="rId58" Type="http://schemas.openxmlformats.org/officeDocument/2006/relationships/hyperlink" Target="https://www.numdam.org/item/JMPA_1867_2_12__158_0/" TargetMode="External"/><Relationship Id="rId69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1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2026-10-16T23:35:56Z</dcterms:created>
  <dcterms:modified xsi:type="dcterms:W3CDTF">2026-10-16T23:35:56Z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16:33:12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