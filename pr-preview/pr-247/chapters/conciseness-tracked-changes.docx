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17:01:04 (PDT)</w:delText>
        </w:r>
      </w:del>
    </w:p>
    <w:p>
      <w:pPr>
        <w:pStyle w:val="Date"/>
      </w:pPr>
      <w:ins w:id="2" w:author="PR Preview" w:date="2026-01-01T00:00:00Z">
        <w:r>
          <w:t xml:space="preserve">Last modified: 2026-10-16 17:04:27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2026-10-17T00:07:44Z</dcterms:created>
  <dcterms:modified xsi:type="dcterms:W3CDTF">2026-10-17T00:07:44Z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17:04:27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