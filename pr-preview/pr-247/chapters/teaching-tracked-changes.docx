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del w:id="3" w:author="PR Preview" w:date="2026-01-01T00:00:00Z">
        <w:r>
          <w:delText xml:space="preserve">16 Introduce every function in a programming primer</w:delText>
        </w:r>
      </w:del>
    </w:p>
    <w:p>
      <w:pPr>
        <w:pStyle w:val="Heading2"/>
      </w:pPr>
      <w:ins w:id="4" w:author="PR Preview" w:date="2026-01-01T00:00:00Z">
        <w:r>
          <w:t xml:space="preserve">16 Set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rPr>
            <w:rStyle w:val="VerbatimChar"/>
          </w:rPr>
          <w:t xml:space="preserve">code-fold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by what the code does and whether the prose mentions it</w:t>
        </w:r>
      </w:ins>
    </w:p>
    <w:p>
      <w:pPr>
        <w:pStyle w:val="FirstParagraph"/>
      </w:pPr>
      <w:ins w:id="9" w:author="PR Preview" w:date="2026-01-01T00:00:00Z">
        <w:r>
          <w:t xml:space="preserve">This rule applies to every executed code chunk in teaching materials,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in every course and every teaching repository.</w:t>
        </w:r>
      </w:ins>
    </w:p>
    <w:p>
      <w:pPr>
        <w:pStyle w:val="BodyText"/>
      </w:pPr>
      <w:ins w:id="12" w:author="PR Preview" w:date="2026-01-01T00:00:00Z">
        <w:r>
          <w:t xml:space="preserve">Set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rStyle w:val="VerbatimChar"/>
          </w:rPr>
          <w:t xml:space="preserve">#| code-fold: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on each chunk by two questions: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does the prose mention the code,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 does the code produce output outside the chunk,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such as a figure, a table, or variables that inline expressions use?</w:t>
        </w:r>
      </w:ins>
    </w:p>
    <w:p>
      <w:pPr>
        <w:pStyle w:val="Compact"/>
        <w:numPr>
          <w:ilvl w:val="0"/>
          <w:numId w:val="1013"/>
        </w:numPr>
      </w:pPr>
      <w:ins w:id="23" w:author="PR Preview" w:date="2026-01-01T00:00:00Z">
        <w:r>
          <w:rPr>
            <w:rStyle w:val="VerbatimChar"/>
          </w:rPr>
          <w:t xml:space="preserve">#| code-fold: show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when the prose mentions the code and the code produces output outside the chunk: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 figure, a table, or variables that inline expressions use.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 code starts open, and a reader who wants to focus on the output can hide it.</w:t>
        </w:r>
      </w:ins>
    </w:p>
    <w:p>
      <w:pPr>
        <w:pStyle w:val="Compact"/>
        <w:numPr>
          <w:ilvl w:val="0"/>
          <w:numId w:val="1013"/>
        </w:numPr>
      </w:pPr>
      <w:ins w:id="30" w:author="PR Preview" w:date="2026-01-01T00:00:00Z">
        <w:r>
          <w:rPr>
            <w:rStyle w:val="VerbatimChar"/>
          </w:rPr>
          <w:t xml:space="preserve">#| code-fold: true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when the prose does not mention the code.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This holds whether the code produces output outside the chunk or no output at all.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code starts hidden, and a reader who wants it can open it.</w:t>
        </w:r>
      </w:ins>
    </w:p>
    <w:p>
      <w:pPr>
        <w:pStyle w:val="Compact"/>
        <w:numPr>
          <w:ilvl w:val="0"/>
          <w:numId w:val="1013"/>
        </w:numPr>
      </w:pPr>
      <w:ins w:id="37" w:author="PR Preview" w:date="2026-01-01T00:00:00Z">
        <w:r>
          <w:rPr>
            <w:rStyle w:val="VerbatimChar"/>
          </w:rPr>
          <w:t xml:space="preserve">#| code-fold: false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when the prose mentions the code and the code produces no output,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or only output that the chunk renders inside itself.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 code and its output stay together, with no toggle.</w:t>
        </w:r>
      </w:ins>
    </w:p>
    <w:p>
      <w:pPr>
        <w:pStyle w:val="FirstParagraph"/>
      </w:pPr>
      <w:ins w:id="44" w:author="PR Preview" w:date="2026-01-01T00:00:00Z">
        <w:r>
          <w:t xml:space="preserve">For example, a chunk that fits a model the text walks through and prints its coefficients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rStyle w:val="VerbatimChar"/>
          </w:rPr>
          <w:t xml:space="preserve">false</w:t>
        </w:r>
      </w:ins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 chunk that draws a figure the text discusses is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rStyle w:val="VerbatimChar"/>
          </w:rPr>
          <w:t xml:space="preserve">show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a chunk that loads a package or builds an object that later chunks use is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rStyle w:val="VerbatimChar"/>
          </w:rPr>
          <w:t xml:space="preserve">true</w:t>
        </w:r>
      </w:ins>
      <w:ins w:id="59" w:author="PR Preview" w:date="2026-01-01T00:00:00Z">
        <w:r>
          <w:t xml:space="preserve">.</w:t>
        </w:r>
      </w:ins>
    </w:p>
    <w:bookmarkEnd w:id="51"/>
    <w:bookmarkStart w:id="52" w:name="Xffa5a3357c8672d830c88e1e58a0ef107550647"/>
    <w:p>
      <w:pPr>
        <w:pStyle w:val="Heading2"/>
      </w:pPr>
      <w:ins w:id="60" w:author="PR Preview" w:date="2026-01-01T00:00:00Z">
        <w:r>
          <w:t xml:space="preserve">17 Introduce every function in a programming primer</w:t>
        </w:r>
      </w:ins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del w:id="61" w:author="PR Preview" w:date="2026-01-01T00:00:00Z">
        <w:r>
          <w:delText xml:space="preserve">17 Make figures accessible</w:delText>
        </w:r>
      </w:del>
    </w:p>
    <w:p>
      <w:pPr>
        <w:pStyle w:val="Heading2"/>
      </w:pPr>
      <w:ins w:id="62" w:author="PR Preview" w:date="2026-01-01T00:00:00Z">
        <w:r>
          <w:t xml:space="preserve">18 Make figures accessible</w:t>
        </w:r>
      </w:ins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del w:id="63" w:author="PR Preview" w:date="2026-01-01T00:00:00Z">
        <w:r>
          <w:delText xml:space="preserve">18 Structure slides for the reader</w:delText>
        </w:r>
      </w:del>
    </w:p>
    <w:p>
      <w:pPr>
        <w:pStyle w:val="Heading2"/>
      </w:pPr>
      <w:ins w:id="64" w:author="PR Preview" w:date="2026-01-01T00:00:00Z">
        <w:r>
          <w:t xml:space="preserve">19 Structure slides for the reader</w:t>
        </w:r>
      </w:ins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del w:id="65" w:author="PR Preview" w:date="2026-01-01T00:00:00Z">
        <w:r>
          <w:delText xml:space="preserve">19 Talk about the ideas, not the notes</w:delText>
        </w:r>
      </w:del>
    </w:p>
    <w:p>
      <w:pPr>
        <w:pStyle w:val="Heading2"/>
      </w:pPr>
      <w:ins w:id="66" w:author="PR Preview" w:date="2026-01-01T00:00:00Z">
        <w:r>
          <w:t xml:space="preserve">20 Talk about the ideas, not the notes</w:t>
        </w:r>
      </w:ins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del w:id="67" w:author="PR Preview" w:date="2026-01-01T00:00:00Z">
        <w:r>
          <w:delText xml:space="preserve">20 Credit other courses without summarizing them</w:delText>
        </w:r>
      </w:del>
    </w:p>
    <w:p>
      <w:pPr>
        <w:pStyle w:val="Heading2"/>
      </w:pPr>
      <w:ins w:id="68" w:author="PR Preview" w:date="2026-01-01T00:00:00Z">
        <w:r>
          <w:t xml:space="preserve">21 Credit other courses without summarizing them</w:t>
        </w:r>
      </w:ins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del w:id="69" w:author="PR Preview" w:date="2026-01-01T00:00:00Z">
        <w:r>
          <w:delText xml:space="preserve">21 Rules that apply to all writing</w:delText>
        </w:r>
      </w:del>
    </w:p>
    <w:p>
      <w:pPr>
        <w:pStyle w:val="Heading2"/>
      </w:pPr>
      <w:ins w:id="70" w:author="PR Preview" w:date="2026-01-01T00:00:00Z">
        <w:r>
          <w:t xml:space="preserve">22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2026-10-17T00:09:43Z</dcterms:created>
  <dcterms:modified xsi:type="dcterms:W3CDTF">2026-10-17T00:09:43Z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