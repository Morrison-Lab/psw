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ins w:id="3" w:author="PR Preview" w:date="2026-01-01T00:00:00Z">
        <w:r>
          <w:t xml:space="preserve">Put each step’s Python and R pair in its own tabset with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rPr>
            <w:rStyle w:val="VerbatimChar"/>
          </w:rPr>
          <w:t xml:space="preserve">group="language"</w:t>
        </w:r>
      </w:ins>
      <w:ins w:id="6" w:author="PR Preview" w:date="2026-01-01T00:00:00Z">
        <w:r>
          <w:t xml:space="preserve">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Start a new tabset whenever prose or a new step sits between code chunks,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the reader sees one step’s code in one language at a time.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shared group makes one choice of language apply to every tabset on the page,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as long as the tab headings use identical text in every tabset, such as always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“R”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“Python”</w:t>
        </w:r>
      </w:ins>
      <w:ins w:id="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2026-10-17T00:36:36Z</dcterms:created>
  <dcterms:modified xsi:type="dcterms:W3CDTF">2026-10-17T00:36:36Z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