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and link every technical term at its first use in each div: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Inside a definition, theorem, example or other div,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link a technical term to its formal definition the first time it appears in that div.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Outside divs, link it the first time it appears in each prose passage.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link in an earlier div does not carry over,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because readers jump into the middle of a page.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Link once per div or passage, not at every mention.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 the term has no formal definition yet,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write the definition in its own definition div,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then link to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 a series of related documents, such as course notes,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first look for a definition in an earlier document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link to it if one exists.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Otherwise write the definition in the earliest document that needs the term.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 passage is the prose outside divs between one heading and the next,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each div counts separately from the passage around it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from every other div.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 example, if a div defines noise as the outcome minus the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“true function”</w:delText>
        </w:r>
      </w:del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link the term as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rStyle w:val="VerbatimChar"/>
          </w:rPr>
          <w:delText xml:space="preserve">[true function](#def-true-function)</w:delText>
        </w:r>
      </w:del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first add a definition div with that ID if the document lacks one.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 counterexample: the definition of noise links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“mean”</w:delText>
        </w:r>
      </w:del>
      <w:del w:id="52" w:author="PR Preview" w:date="2026-01-01T00:00:00Z">
        <w:r>
          <w:delText xml:space="preserve">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 example block after it also uses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“mean”</w:delText>
        </w:r>
      </w:del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but without a link, wrongly assuming the earlier link carries over.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 example block should link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“mean”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at its own first use.</w:delText>
        </w:r>
      </w:del>
    </w:p>
    <w:p>
      <w:pPr>
        <w:numPr>
          <w:ilvl w:val="0"/>
          <w:numId w:val="1001"/>
        </w:numPr>
      </w:pPr>
      <w:ins w:id="66" w:author="PR Preview" w:date="2026-01-01T00:00:00Z">
        <w:r>
          <w:rPr>
            <w:b/>
            <w:bCs/>
          </w:rPr>
          <w:t xml:space="preserve">Pair each technical term with its mathematical symbol: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Whenever a definition, an example or a list names a quantity in words,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write its symbol beside the name.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example, write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“the slope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76" w:author="PR Preview" w:date="2026-01-01T00:00:00Z">
        <w:r>
          <w:t xml:space="preserve">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“the residual sum of squares</w:t>
        </w:r>
      </w:ins>
      <w:ins w:id="8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82" w:author="PR Preview" w:date="2026-01-01T00:00:00Z">
        <w:r>
          <w:t xml:space="preserve">”</w:t>
        </w:r>
      </w:ins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not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“the slope”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“the residual sum of squares”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alone.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words tell the reader what the quantity means,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the symbol tells the reader which letters stand for it in the equations that follow.</w:t>
        </w:r>
      </w:ins>
    </w:p>
    <w:p>
      <w:pPr>
        <w:numPr>
          <w:ilvl w:val="0"/>
          <w:numId w:val="1001"/>
        </w:numPr>
      </w:pPr>
      <w:ins w:id="98" w:author="PR Preview" w:date="2026-01-01T00:00:00Z">
        <w:r>
          <w:rPr>
            <w:b/>
            <w:bCs/>
          </w:rPr>
          <w:t xml:space="preserve">Define and link every technical term at its first use in each div: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Inside a definition, theorem, example or other div,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link a technical term to its formal definition the first time it appears in that div.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Outside divs, link it the first time it appears in each prose passage.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link in an earlier div does not carry over,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because readers jump into the middle of a page.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Link once per div or passage, not at every mention.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If the term has no formal definition yet,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write the definition in its own definition div,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then link to it.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Never define a term inline inside another div,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because an inline definition cannot be linked to from anywhere else.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In a series of related documents, such as course notes,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first look for a definition in an earlier document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link to it if one exists.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Otherwise write the definition in the earliest document that needs the term.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 passage is the prose outside divs between one heading and the next,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each div counts separately from the passage around it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from every other div.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 example, if a div defines noise as the outcome minus the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“true function”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link the term as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rStyle w:val="VerbatimChar"/>
          </w:rPr>
          <w:t xml:space="preserve">[true function](#def-true-function)</w:t>
        </w:r>
      </w:ins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first add a definition div with that ID if the document lacks one.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 counterexample: the definition of noise links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“mean”</w:t>
        </w:r>
      </w:ins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example block after it also uses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“mean”</w:t>
        </w:r>
      </w:ins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but without a link, wrongly assuming the earlier link carries over.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example block should link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“mean”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at its own first use.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2026-10-17T00:49:31Z</dcterms:created>
  <dcterms:modified xsi:type="dcterms:W3CDTF">2026-10-17T00:49:31Z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