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18:58:42 (PDT)</w:delText>
        </w:r>
      </w:del>
    </w:p>
    <w:p>
      <w:pPr>
        <w:pStyle w:val="Date"/>
      </w:pPr>
      <w:ins w:id="2" w:author="PR Preview" w:date="2026-01-01T00:00:00Z">
        <w:r>
          <w:t xml:space="preserve">Last modified: 2026-10-16 22:30:54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2026-10-17T05:33:46Z</dcterms:created>
  <dcterms:modified xsi:type="dcterms:W3CDTF">2026-10-17T05:33:46Z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22:30:54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