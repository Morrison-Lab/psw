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2026-10-16 18:58:42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22:30:54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del w:id="3" w:author="PR Preview" w:date="2026-01-01T00:00:00Z">
        <w:r>
          <w:delText xml:space="preserve">5 Random variables and their values</w:delText>
        </w:r>
      </w:del>
    </w:p>
    <w:p>
      <w:pPr>
        <w:pStyle w:val="Heading2"/>
      </w:pPr>
      <w:ins w:id="4" w:author="PR Preview" w:date="2026-01-01T00:00:00Z">
        <w:r>
          <w:t xml:space="preserve">5 Types of functions and procedures</w:t>
        </w:r>
      </w:ins>
    </w:p>
    <w:p>
      <w:pPr>
        <w:pStyle w:val="FirstParagraph"/>
      </w:pPr>
      <w:ins w:id="5" w:author="PR Preview" w:date="2026-01-01T00:00:00Z">
        <w:r>
          <w:t xml:space="preserve">Name the type of every</w:t>
        </w:r>
      </w:ins>
      <w:ins w:id="6" w:author="PR Preview" w:date="2026-01-01T00:00:00Z">
        <w:r>
          <w:t xml:space="preserve"> </w:t>
        </w:r>
      </w:ins>
      <w:hyperlink r:id="rId32">
        <w:ins w:id="7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and procedure when you define it:</w:t>
        </w:r>
      </w:ins>
    </w:p>
    <w:p>
      <w:pPr>
        <w:pStyle w:val="Compact"/>
        <w:numPr>
          <w:ilvl w:val="0"/>
          <w:numId w:val="1007"/>
        </w:numPr>
      </w:pPr>
      <w:ins w:id="10" w:author="PR Preview" w:date="2026-01-01T00:00:00Z">
        <w:r>
          <w:t xml:space="preserve">the set it takes its argument from (its</w:t>
        </w:r>
      </w:ins>
      <w:ins w:id="11" w:author="PR Preview" w:date="2026-01-01T00:00:00Z">
        <w:r>
          <w:t xml:space="preserve"> </w:t>
        </w:r>
      </w:ins>
      <w:hyperlink r:id="rId33">
        <w:ins w:id="12" w:author="PR Preview" w:date="2026-01-01T00:00:00Z">
          <w:r>
            <w:rPr>
              <w:rStyle w:val="Hyperlink"/>
            </w:rPr>
            <w:t xml:space="preserve">domain</w:t>
          </w:r>
        </w:ins>
      </w:hyperlink>
      <w:ins w:id="13" w:author="PR Preview" w:date="2026-01-01T00:00:00Z">
        <w:r>
          <w:t xml:space="preserve">)</w:t>
        </w:r>
      </w:ins>
    </w:p>
    <w:p>
      <w:pPr>
        <w:pStyle w:val="Compact"/>
        <w:numPr>
          <w:ilvl w:val="0"/>
          <w:numId w:val="1007"/>
        </w:numPr>
      </w:pPr>
      <w:ins w:id="14" w:author="PR Preview" w:date="2026-01-01T00:00:00Z">
        <w:r>
          <w:t xml:space="preserve">the set its values lie in (its</w:t>
        </w:r>
      </w:ins>
      <w:ins w:id="15" w:author="PR Preview" w:date="2026-01-01T00:00:00Z">
        <w:r>
          <w:t xml:space="preserve"> </w:t>
        </w:r>
      </w:ins>
      <w:hyperlink r:id="rId34">
        <w:ins w:id="16" w:author="PR Preview" w:date="2026-01-01T00:00:00Z">
          <w:r>
            <w:rPr>
              <w:rStyle w:val="Hyperlink"/>
            </w:rPr>
            <w:t xml:space="preserve">codomain</w:t>
          </w:r>
        </w:ins>
      </w:hyperlink>
      <w:ins w:id="17" w:author="PR Preview" w:date="2026-01-01T00:00:00Z">
        <w:r>
          <w:t xml:space="preserve">)</w:t>
        </w:r>
      </w:ins>
    </w:p>
    <w:p>
      <w:pPr>
        <w:pStyle w:val="Compact"/>
        <w:numPr>
          <w:ilvl w:val="0"/>
          <w:numId w:val="1007"/>
        </w:numPr>
      </w:pPr>
      <w:ins w:id="18" w:author="PR Preview" w:date="2026-01-01T00:00:00Z">
        <w:r>
          <w:t xml:space="preserve">for each input and output, what kind of mathematical object it is</w:t>
        </w:r>
      </w:ins>
    </w:p>
    <w:p>
      <w:pPr>
        <w:pStyle w:val="FirstParagraph"/>
      </w:pPr>
      <w:ins w:id="19" w:author="PR Preview" w:date="2026-01-01T00:00:00Z">
        <w:r>
          <w:t xml:space="preserve">Say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“function”</w:t>
        </w:r>
      </w:ins>
      <w:ins w:id="22" w:author="PR Preview" w:date="2026-01-01T00:00:00Z">
        <w:r>
          <w:t xml:space="preserve">, not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“rule”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or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“map”</w:t>
        </w:r>
      </w:ins>
      <w:ins w:id="29" w:author="PR Preview" w:date="2026-01-01T00:00:00Z">
        <w:r>
          <w:t xml:space="preserve">.</w:t>
        </w:r>
      </w:ins>
    </w:p>
    <w:p>
      <w:pPr>
        <w:pStyle w:val="BodyText"/>
      </w:pPr>
      <w:ins w:id="30" w:author="PR Preview" w:date="2026-01-01T00:00:00Z">
        <w:r>
          <w:t xml:space="preserve">A procedure that takes several inputs is a function of all of them,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so list each input with its type.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When an output is itself a function,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say so and give its domain and codomain too.</w:t>
        </w:r>
      </w:ins>
    </w:p>
    <w:bookmarkStart w:id="35" w:name="exm-function-types"/>
    <w:p>
      <w:pPr>
        <w:pStyle w:val="BodyText"/>
      </w:pPr>
      <w:ins w:id="37" w:author="PR Preview" w:date="2026-01-01T00:00:00Z">
        <w:r>
          <w:rPr>
            <w:b/>
            <w:bCs/>
          </w:rPr>
          <w:t xml:space="preserve">Example 8 (Typing a procedure’s inputs and output)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 </w:t>
        </w:r>
      </w:ins>
    </w:p>
    <w:p>
      <w:pPr>
        <w:pStyle w:val="BlockText"/>
      </w:pPr>
      <w:ins w:id="40" w:author="PR Preview" w:date="2026-01-01T00:00:00Z">
        <w:r>
          <w:t xml:space="preserve">❌ A fitting procedure is a rule that takes data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and produces a prediction.</w:t>
        </w:r>
      </w:ins>
    </w:p>
    <w:p>
      <w:pPr>
        <w:pStyle w:val="BlockText"/>
      </w:pPr>
      <w:ins w:id="43" w:author="PR Preview" w:date="2026-01-01T00:00:00Z">
        <w:r>
          <w:t xml:space="preserve">✅ A fitting procedure is a function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from data sets to fitted models.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A fitted model is a function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from covariate values to predicted outcomes.</w:t>
        </w:r>
      </w:ins>
    </w:p>
    <w:p>
      <w:pPr>
        <w:pStyle w:val="FirstParagraph"/>
      </w:pPr>
      <w:ins w:id="50" w:author="PR Preview" w:date="2026-01-01T00:00:00Z">
        <w:r>
          <w:t xml:space="preserve">The ❌ version leaves four types unsaid.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“Rule”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does not say that the procedure is a function.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“Data”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does not say that the input is a data set.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“A prediction”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is a single predicted outcome,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so it does not say that the output is a fitted model.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Nor does it say that a fitted model is itself a function,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which makes a prediction only when given a covariate value.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The ✅ version states each type,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so a reader can check that the output of one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is an acceptable input to the next.</w:t>
        </w:r>
      </w:ins>
    </w:p>
    <w:bookmarkEnd w:id="35"/>
    <w:p>
      <w:pPr>
        <w:pStyle w:val="BodyText"/>
      </w:pPr>
      <w:ins w:id="75" w:author="PR Preview" w:date="2026-01-01T00:00:00Z">
        <w:r>
          <w:t xml:space="preserve">Check each use against the stated types: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a function applied to something outside its domain,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or a value described with the wrong type,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is an error even when the notation looks right.</w:t>
        </w:r>
      </w:ins>
    </w:p>
    <w:bookmarkEnd w:id="36"/>
    <w:bookmarkStart w:id="38" w:name="random-variables-and-their-values"/>
    <w:p>
      <w:pPr>
        <w:pStyle w:val="Heading2"/>
      </w:pPr>
      <w:ins w:id="82" w:author="PR Preview" w:date="2026-01-01T00:00:00Z">
        <w:r>
          <w:t xml:space="preserve">6 Random variables and their values</w:t>
        </w:r>
      </w:ins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del w:id="83" w:author="PR Preview" w:date="2026-01-01T00:00:00Z">
        <w:r>
          <w:rPr>
            <w:b/>
            <w:bCs/>
          </w:rPr>
          <w:delText xml:space="preserve">Example 8 (Writing a random variable and its value)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 </w:delText>
        </w:r>
      </w:del>
    </w:p>
    <w:p>
      <w:pPr>
        <w:pStyle w:val="BodyText"/>
      </w:pPr>
      <w:ins w:id="86" w:author="PR Preview" w:date="2026-01-01T00:00:00Z">
        <w:r>
          <w:rPr>
            <w:b/>
            <w:bCs/>
          </w:rPr>
          <w:t xml:space="preserve">Example 9 (Writing a random variable and its value)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8"/>
    <w:bookmarkStart w:id="41" w:name="matching-names-and-notation"/>
    <w:p>
      <w:pPr>
        <w:pStyle w:val="Heading2"/>
      </w:pPr>
      <w:del w:id="89" w:author="PR Preview" w:date="2026-01-01T00:00:00Z">
        <w:r>
          <w:delText xml:space="preserve">6 Matching names and notation</w:delText>
        </w:r>
      </w:del>
    </w:p>
    <w:p>
      <w:pPr>
        <w:pStyle w:val="Heading2"/>
      </w:pPr>
      <w:ins w:id="90" w:author="PR Preview" w:date="2026-01-01T00:00:00Z">
        <w:r>
          <w:t xml:space="preserve">7 Matching names and notation</w:t>
        </w:r>
      </w:ins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9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0" w:name="exm-name-matches-notation"/>
    <w:p>
      <w:pPr>
        <w:pStyle w:val="BodyText"/>
      </w:pPr>
      <w:del w:id="91" w:author="PR Preview" w:date="2026-01-01T00:00:00Z">
        <w:r>
          <w:rPr>
            <w:b/>
            <w:bCs/>
          </w:rPr>
          <w:delText xml:space="preserve">Example 9 (Matching a name to its notation)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 </w:delText>
        </w:r>
      </w:del>
    </w:p>
    <w:p>
      <w:pPr>
        <w:pStyle w:val="BodyText"/>
      </w:pPr>
      <w:ins w:id="94" w:author="PR Preview" w:date="2026-01-01T00:00:00Z">
        <w:r>
          <w:rPr>
            <w:b/>
            <w:bCs/>
          </w:rPr>
          <w:t xml:space="preserve">Example 10 (Matching a name to its notation)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41"/>
    <w:bookmarkStart w:id="50" w:name="using-shared-macros"/>
    <w:p>
      <w:pPr>
        <w:pStyle w:val="Heading2"/>
      </w:pPr>
      <w:del w:id="97" w:author="PR Preview" w:date="2026-01-01T00:00:00Z">
        <w:r>
          <w:delText xml:space="preserve">7 Using shared macros</w:delText>
        </w:r>
      </w:del>
    </w:p>
    <w:p>
      <w:pPr>
        <w:pStyle w:val="Heading2"/>
      </w:pPr>
      <w:ins w:id="98" w:author="PR Preview" w:date="2026-01-01T00:00:00Z">
        <w:r>
          <w:t xml:space="preserve">8 Using shared macros</w:t>
        </w:r>
      </w:ins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2" w:name="exm-use-shared-macro"/>
    <w:p>
      <w:pPr>
        <w:pStyle w:val="BodyText"/>
      </w:pPr>
      <w:del w:id="99" w:author="PR Preview" w:date="2026-01-01T00:00:00Z">
        <w:r>
          <w:rPr>
            <w:b/>
            <w:bCs/>
          </w:rPr>
          <w:delText xml:space="preserve">Example 10 (Using a shared macro)</w:delText>
        </w:r>
      </w:del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This example compares the source you type,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so both versions appear as code.</w:delText>
        </w:r>
      </w:del>
    </w:p>
    <w:p>
      <w:pPr>
        <w:pStyle w:val="BodyText"/>
      </w:pPr>
      <w:ins w:id="104" w:author="PR Preview" w:date="2026-01-01T00:00:00Z">
        <w:r>
          <w:rPr>
            <w:b/>
            <w:bCs/>
          </w:rPr>
          <w:t xml:space="preserve">Example 11 (Using a shared macro)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This example compares the source you type,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so both versions appear as code.</w:t>
        </w:r>
      </w:ins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2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3" w:name="exm-semantic-macro-name"/>
    <w:p>
      <w:pPr>
        <w:pStyle w:val="BodyText"/>
      </w:pPr>
      <w:del w:id="109" w:author="PR Preview" w:date="2026-01-01T00:00:00Z">
        <w:r>
          <w:rPr>
            <w:b/>
            <w:bCs/>
          </w:rPr>
          <w:delText xml:space="preserve">Example 11 (Naming a macro for its meaning)</w:delText>
        </w:r>
      </w:del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delText xml:space="preserve"> </w:delText>
        </w:r>
      </w:del>
    </w:p>
    <w:p>
      <w:pPr>
        <w:pStyle w:val="BodyText"/>
      </w:pPr>
      <w:ins w:id="112" w:author="PR Preview" w:date="2026-01-01T00:00:00Z">
        <w:r>
          <w:rPr>
            <w:b/>
            <w:bCs/>
          </w:rPr>
          <w:t xml:space="preserve">Example 12 (Naming a macro for its meaning)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3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4" w:name="exm-semantic-decorator"/>
    <w:p>
      <w:pPr>
        <w:pStyle w:val="BodyText"/>
      </w:pPr>
      <w:del w:id="115" w:author="PR Preview" w:date="2026-01-01T00:00:00Z">
        <w:r>
          <w:rPr>
            <w:b/>
            <w:bCs/>
          </w:rPr>
          <w:delText xml:space="preserve">Example 12 (Naming a decorator for its meaning)</w:delText>
        </w:r>
      </w:del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 </w:delText>
        </w:r>
      </w:del>
    </w:p>
    <w:p>
      <w:pPr>
        <w:pStyle w:val="BodyText"/>
      </w:pPr>
      <w:ins w:id="118" w:author="PR Preview" w:date="2026-01-01T00:00:00Z">
        <w:r>
          <w:rPr>
            <w:b/>
            <w:bCs/>
          </w:rPr>
          <w:t xml:space="preserve">Example 13 (Naming a decorator for its meaning)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4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5" w:name="exm-semantic-font"/>
    <w:p>
      <w:pPr>
        <w:pStyle w:val="BodyText"/>
      </w:pPr>
      <w:del w:id="121" w:author="PR Preview" w:date="2026-01-01T00:00:00Z">
        <w:r>
          <w:rPr>
            <w:b/>
            <w:bCs/>
          </w:rPr>
          <w:delText xml:space="preserve">Example 13 (Naming a set for its meaning)</w:delText>
        </w:r>
      </w:del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 </w:delText>
        </w:r>
      </w:del>
    </w:p>
    <w:p>
      <w:pPr>
        <w:pStyle w:val="BodyText"/>
      </w:pPr>
      <w:ins w:id="124" w:author="PR Preview" w:date="2026-01-01T00:00:00Z">
        <w:r>
          <w:rPr>
            <w:b/>
            <w:bCs/>
          </w:rPr>
          <w:t xml:space="preserve">Example 14 (Naming a set for its meaning)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5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6" w:name="exm-semantic-latin-letter"/>
    <w:p>
      <w:pPr>
        <w:pStyle w:val="BodyText"/>
      </w:pPr>
      <w:del w:id="127" w:author="PR Preview" w:date="2026-01-01T00:00:00Z">
        <w:r>
          <w:rPr>
            <w:b/>
            <w:bCs/>
          </w:rPr>
          <w:delText xml:space="preserve">Example 14 (Naming a variable for its role)</w:delText>
        </w:r>
      </w:del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 </w:delText>
        </w:r>
      </w:del>
    </w:p>
    <w:p>
      <w:pPr>
        <w:pStyle w:val="BodyText"/>
      </w:pPr>
      <w:ins w:id="130" w:author="PR Preview" w:date="2026-01-01T00:00:00Z">
        <w:r>
          <w:rPr>
            <w:b/>
            <w:bCs/>
          </w:rPr>
          <w:t xml:space="preserve">Example 15 (Naming a variable for its role)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6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7" w:name="exm-named-quantity"/>
    <w:p>
      <w:pPr>
        <w:pStyle w:val="BodyText"/>
      </w:pPr>
      <w:del w:id="133" w:author="PR Preview" w:date="2026-01-01T00:00:00Z">
        <w:r>
          <w:rPr>
            <w:b/>
            <w:bCs/>
          </w:rPr>
          <w:delText xml:space="preserve">Example 15 (Writing a named quantity by its name)</w:delText>
        </w:r>
      </w:del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 </w:delText>
        </w:r>
      </w:del>
    </w:p>
    <w:p>
      <w:pPr>
        <w:pStyle w:val="BodyText"/>
      </w:pPr>
      <w:ins w:id="136" w:author="PR Preview" w:date="2026-01-01T00:00:00Z">
        <w:r>
          <w:rPr>
            <w:b/>
            <w:bCs/>
          </w:rPr>
          <w:t xml:space="preserve">Example 16 (Writing a named quantity by its name)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7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8" w:name="exm-semantic-delimiter"/>
    <w:p>
      <w:pPr>
        <w:pStyle w:val="BodyText"/>
      </w:pPr>
      <w:del w:id="139" w:author="PR Preview" w:date="2026-01-01T00:00:00Z">
        <w:r>
          <w:rPr>
            <w:b/>
            <w:bCs/>
          </w:rPr>
          <w:delText xml:space="preserve">Example 16 (Letting the macro size the bracket)</w:delText>
        </w:r>
      </w:del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delText xml:space="preserve"> </w:delText>
        </w:r>
      </w:del>
    </w:p>
    <w:p>
      <w:pPr>
        <w:pStyle w:val="BodyText"/>
      </w:pPr>
      <w:ins w:id="142" w:author="PR Preview" w:date="2026-01-01T00:00:00Z">
        <w:r>
          <w:rPr>
            <w:b/>
            <w:bCs/>
          </w:rPr>
          <w:t xml:space="preserve">Example 17 (Letting the macro size the bracket)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8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49" w:name="exm-describe-symbol-not-macro"/>
    <w:p>
      <w:pPr>
        <w:pStyle w:val="BodyText"/>
      </w:pPr>
      <w:del w:id="145" w:author="PR Preview" w:date="2026-01-01T00:00:00Z">
        <w:r>
          <w:rPr>
            <w:b/>
            <w:bCs/>
          </w:rPr>
          <w:delText xml:space="preserve">Example 17 (Describing the symbol, not the macro)</w:delText>
        </w:r>
      </w:del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 </w:delText>
        </w:r>
      </w:del>
    </w:p>
    <w:p>
      <w:pPr>
        <w:pStyle w:val="BodyText"/>
      </w:pPr>
      <w:ins w:id="148" w:author="PR Preview" w:date="2026-01-01T00:00:00Z">
        <w:r>
          <w:rPr>
            <w:b/>
            <w:bCs/>
          </w:rPr>
          <w:t xml:space="preserve">Example 18 (Describing the symbol, not the macro)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49"/>
    <w:bookmarkEnd w:id="50"/>
    <w:bookmarkStart w:id="53" w:name="making-expressions-concise"/>
    <w:p>
      <w:pPr>
        <w:pStyle w:val="Heading2"/>
      </w:pPr>
      <w:del w:id="151" w:author="PR Preview" w:date="2026-01-01T00:00:00Z">
        <w:r>
          <w:delText xml:space="preserve">8 Making expressions concise</w:delText>
        </w:r>
      </w:del>
    </w:p>
    <w:p>
      <w:pPr>
        <w:pStyle w:val="Heading2"/>
      </w:pPr>
      <w:ins w:id="152" w:author="PR Preview" w:date="2026-01-01T00:00:00Z">
        <w:r>
          <w:t xml:space="preserve">9 Making expressions concise</w:t>
        </w:r>
      </w:ins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1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2" w:name="exm-concise-expression"/>
    <w:p>
      <w:pPr>
        <w:pStyle w:val="BodyText"/>
      </w:pPr>
      <w:del w:id="153" w:author="PR Preview" w:date="2026-01-01T00:00:00Z">
        <w:r>
          <w:rPr>
            <w:b/>
            <w:bCs/>
          </w:rPr>
          <w:delText xml:space="preserve">Example 18 (Naming a repeated chunk)</w:delText>
        </w:r>
      </w:del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delText xml:space="preserve"> </w:delText>
        </w:r>
      </w:del>
    </w:p>
    <w:p>
      <w:pPr>
        <w:pStyle w:val="BodyText"/>
      </w:pPr>
      <w:ins w:id="156" w:author="PR Preview" w:date="2026-01-01T00:00:00Z">
        <w:r>
          <w:rPr>
            <w:b/>
            <w:bCs/>
          </w:rPr>
          <w:t xml:space="preserve">Example 19 (Naming a repeated chunk)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2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3"/>
    <w:bookmarkStart w:id="55" w:name="writing-dot-products"/>
    <w:p>
      <w:pPr>
        <w:pStyle w:val="Heading2"/>
      </w:pPr>
      <w:del w:id="159" w:author="PR Preview" w:date="2026-01-01T00:00:00Z">
        <w:r>
          <w:delText xml:space="preserve">9 Writing dot products</w:delText>
        </w:r>
      </w:del>
    </w:p>
    <w:p>
      <w:pPr>
        <w:pStyle w:val="Heading2"/>
      </w:pPr>
      <w:ins w:id="160" w:author="PR Preview" w:date="2026-01-01T00:00:00Z">
        <w:r>
          <w:t xml:space="preserve">10 Writing dot products</w:t>
        </w:r>
      </w:ins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4" w:name="exm-dot-product"/>
    <w:p>
      <w:pPr>
        <w:pStyle w:val="BodyText"/>
      </w:pPr>
      <w:del w:id="161" w:author="PR Preview" w:date="2026-01-01T00:00:00Z">
        <w:r>
          <w:rPr>
            <w:b/>
            <w:bCs/>
          </w:rPr>
          <w:delText xml:space="preserve">Example 19 (Writing a dot product)</w:delText>
        </w:r>
      </w:del>
      <w:del w:id="162" w:author="PR Preview" w:date="2026-01-01T00:00:00Z">
        <w:r>
          <w:delText xml:space="preserve"> </w:delText>
        </w:r>
      </w:del>
      <w:del w:id="163" w:author="PR Preview" w:date="2026-01-01T00:00:00Z">
        <w:r>
          <w:delText xml:space="preserve"> </w:delText>
        </w:r>
      </w:del>
    </w:p>
    <w:p>
      <w:pPr>
        <w:pStyle w:val="BodyText"/>
      </w:pPr>
      <w:ins w:id="164" w:author="PR Preview" w:date="2026-01-01T00:00:00Z">
        <w:r>
          <w:rPr>
            <w:b/>
            <w:bCs/>
          </w:rPr>
          <w:t xml:space="preserve">Example 20 (Writing a dot product)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4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55"/>
    <w:bookmarkStart w:id="58" w:name="writing-out-notational-shorthands"/>
    <w:p>
      <w:pPr>
        <w:pStyle w:val="Heading2"/>
      </w:pPr>
      <w:del w:id="167" w:author="PR Preview" w:date="2026-01-01T00:00:00Z">
        <w:r>
          <w:delText xml:space="preserve">10 Writing out notational shorthands</w:delText>
        </w:r>
      </w:del>
    </w:p>
    <w:p>
      <w:pPr>
        <w:pStyle w:val="Heading2"/>
      </w:pPr>
      <w:ins w:id="168" w:author="PR Preview" w:date="2026-01-01T00:00:00Z">
        <w:r>
          <w:t xml:space="preserve">11 Writing out notational shorthands</w:t>
        </w:r>
      </w:ins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57" w:name="exm-notational-shorthand"/>
    <w:p>
      <w:pPr>
        <w:pStyle w:val="BodyText"/>
      </w:pPr>
      <w:del w:id="169" w:author="PR Preview" w:date="2026-01-01T00:00:00Z">
        <w:r>
          <w:rPr>
            <w:b/>
            <w:bCs/>
          </w:rPr>
          <w:delText xml:space="preserve">Example 20 (Writing out the limits of a sum and the range of an index)</w:delText>
        </w:r>
      </w:del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For a discrete random variable</w:delText>
        </w:r>
      </w:del>
      <w:del w:id="172" w:author="PR Preview" w:date="2026-01-01T00:00:00Z">
        <w:r>
          <w:delText xml:space="preserve"> </w:delText>
        </w:r>
      </w:del>
      <m:oMath>
        <m:r>
          <m:t>X</m:t>
        </m:r>
      </m:oMath>
      <w:del w:id="173" w:author="PR Preview" w:date="2026-01-01T00:00:00Z">
        <w:r>
          <w:delText xml:space="preserve">:</w:delText>
        </w:r>
      </w:del>
    </w:p>
    <w:p>
      <w:pPr>
        <w:pStyle w:val="BodyText"/>
      </w:pPr>
      <w:ins w:id="174" w:author="PR Preview" w:date="2026-01-01T00:00:00Z">
        <w:r>
          <w:rPr>
            <w:b/>
            <w:bCs/>
          </w:rPr>
          <w:t xml:space="preserve">Example 21 (Writing out the limits of a sum and the range of an index)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For a discrete random variable</w:t>
        </w:r>
      </w:ins>
      <w:ins w:id="177" w:author="PR Preview" w:date="2026-01-01T00:00:00Z">
        <w:r>
          <w:t xml:space="preserve"> </w:t>
        </w:r>
      </w:ins>
      <m:oMath>
        <m:r>
          <m:t>X</m:t>
        </m:r>
      </m:oMath>
      <w:ins w:id="178" w:author="PR Preview" w:date="2026-01-01T00:00:00Z">
        <w:r>
          <w:t xml:space="preserve">:</w:t>
        </w:r>
      </w:ins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57"/>
    <w:bookmarkEnd w:id="58"/>
    <w:bookmarkStart w:id="60" w:name="stating-assumptions-before-using-them"/>
    <w:p>
      <w:pPr>
        <w:pStyle w:val="Heading2"/>
      </w:pPr>
      <w:del w:id="179" w:author="PR Preview" w:date="2026-01-01T00:00:00Z">
        <w:r>
          <w:delText xml:space="preserve">11 Stating assumptions before using them</w:delText>
        </w:r>
      </w:del>
    </w:p>
    <w:p>
      <w:pPr>
        <w:pStyle w:val="Heading2"/>
      </w:pPr>
      <w:ins w:id="180" w:author="PR Preview" w:date="2026-01-01T00:00:00Z">
        <w:r>
          <w:t xml:space="preserve">12 Stating assumptions before using them</w:t>
        </w:r>
      </w:ins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9" w:name="exm-assumptions-first"/>
    <w:p>
      <w:pPr>
        <w:pStyle w:val="BodyText"/>
      </w:pPr>
      <w:del w:id="181" w:author="PR Preview" w:date="2026-01-01T00:00:00Z">
        <w:r>
          <w:rPr>
            <w:b/>
            <w:bCs/>
          </w:rPr>
          <w:delText xml:space="preserve">Example 21 (Stating the restriction on</w:delText>
        </w:r>
      </w:del>
      <w:del w:id="182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</m:oMath>
      <w:del w:id="183" w:author="PR Preview" w:date="2026-01-01T00:00:00Z">
        <w:r>
          <w:rPr>
            <w:b/>
            <w:bCs/>
          </w:rPr>
          <w:delText xml:space="preserve"> </w:delText>
        </w:r>
      </w:del>
      <w:del w:id="184" w:author="PR Preview" w:date="2026-01-01T00:00:00Z">
        <w:r>
          <w:rPr>
            <w:b/>
            <w:bCs/>
          </w:rPr>
          <w:delText xml:space="preserve">before using it)</w:delText>
        </w:r>
      </w:del>
      <w:del w:id="185" w:author="PR Preview" w:date="2026-01-01T00:00:00Z">
        <w:r>
          <w:delText xml:space="preserve"> </w:delText>
        </w:r>
      </w:del>
      <w:del w:id="186" w:author="PR Preview" w:date="2026-01-01T00:00:00Z">
        <w:r>
          <w:delText xml:space="preserve">To show that</w:delText>
        </w:r>
      </w:del>
      <w:del w:id="187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2</m:t>
        </m:r>
      </m:oMath>
      <w:del w:id="188" w:author="PR Preview" w:date="2026-01-01T00:00:00Z">
        <w:r>
          <w:delText xml:space="preserve"> </w:delText>
        </w:r>
      </w:del>
      <w:del w:id="189" w:author="PR Preview" w:date="2026-01-01T00:00:00Z">
        <w:r>
          <w:delText xml:space="preserve">is a strict local minimizer of</w:delText>
        </w:r>
      </w:del>
      <w:del w:id="19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191" w:author="PR Preview" w:date="2026-01-01T00:00:00Z">
        <w:r>
          <w:delText xml:space="preserve">,</w:delText>
        </w:r>
      </w:del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we show that</w:delText>
        </w:r>
      </w:del>
      <w:del w:id="19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del w:id="195" w:author="PR Preview" w:date="2026-01-01T00:00:00Z">
        <w:r>
          <w:delText xml:space="preserve"> </w:delText>
        </w:r>
      </w:del>
      <w:del w:id="196" w:author="PR Preview" w:date="2026-01-01T00:00:00Z">
        <w:r>
          <w:delText xml:space="preserve">for every</w:delText>
        </w:r>
      </w:del>
      <w:del w:id="197" w:author="PR Preview" w:date="2026-01-01T00:00:00Z">
        <w:r>
          <w:delText xml:space="preserve"> </w:delText>
        </w:r>
      </w:del>
      <m:oMath>
        <m:r>
          <m:t>x</m:t>
        </m:r>
      </m:oMath>
      <w:del w:id="198" w:author="PR Preview" w:date="2026-01-01T00:00:00Z">
        <w:r>
          <w:delText xml:space="preserve"> </w:delText>
        </w:r>
      </w:del>
      <w:del w:id="199" w:author="PR Preview" w:date="2026-01-01T00:00:00Z">
        <w:r>
          <w:delText xml:space="preserve">near 2 other than 2 itself.</w:delText>
        </w:r>
      </w:del>
    </w:p>
    <w:p>
      <w:pPr>
        <w:pStyle w:val="BodyText"/>
      </w:pPr>
      <w:ins w:id="200" w:author="PR Preview" w:date="2026-01-01T00:00:00Z">
        <w:r>
          <w:rPr>
            <w:b/>
            <w:bCs/>
          </w:rPr>
          <w:t xml:space="preserve">Example 22 (Stating the restriction on</w:t>
        </w:r>
      </w:ins>
      <w:ins w:id="201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</m:oMath>
      <w:ins w:id="202" w:author="PR Preview" w:date="2026-01-01T00:00:00Z">
        <w:r>
          <w:rPr>
            <w:b/>
            <w:bCs/>
          </w:rPr>
          <w:t xml:space="preserve"> </w:t>
        </w:r>
      </w:ins>
      <w:ins w:id="203" w:author="PR Preview" w:date="2026-01-01T00:00:00Z">
        <w:r>
          <w:rPr>
            <w:b/>
            <w:bCs/>
          </w:rPr>
          <w:t xml:space="preserve">before using it)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To show that</w:t>
        </w:r>
      </w:ins>
      <w:ins w:id="20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</m:t>
        </m:r>
      </m:oMath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is a strict local minimizer of</w:t>
        </w:r>
      </w:ins>
      <w:ins w:id="20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210" w:author="PR Preview" w:date="2026-01-01T00:00:00Z">
        <w:r>
          <w:t xml:space="preserve">,</w:t>
        </w:r>
      </w:ins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we show that</w:t>
        </w:r>
      </w:ins>
      <w:ins w:id="21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for every</w:t>
        </w:r>
      </w:ins>
      <w:ins w:id="216" w:author="PR Preview" w:date="2026-01-01T00:00:00Z">
        <w:r>
          <w:t xml:space="preserve"> </w:t>
        </w:r>
      </w:ins>
      <m:oMath>
        <m:r>
          <m:t>x</m:t>
        </m:r>
      </m:oMath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near 2 other than 2 itself.</w:t>
        </w:r>
      </w:ins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9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56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1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9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56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1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2026-10-17T05:34:54Z</dcterms:created>
  <dcterms:modified xsi:type="dcterms:W3CDTF">2026-10-17T05:34:54Z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22:30:54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