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22:47:07 (PDT)</w:delText>
        </w:r>
      </w:del>
    </w:p>
    <w:p>
      <w:pPr>
        <w:pStyle w:val="Date"/>
      </w:pPr>
      <w:ins w:id="2" w:author="PR Preview" w:date="2026-01-01T00:00:00Z">
        <w:r>
          <w:t xml:space="preserve">Last modified: 2026-10-16 23:18:28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2026-10-17T06:21:12Z</dcterms:created>
  <dcterms:modified xsi:type="dcterms:W3CDTF">2026-10-17T06:21:12Z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23:18:28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