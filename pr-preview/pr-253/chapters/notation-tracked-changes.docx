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ins w:id="3" w:author="PR Preview" w:date="2026-01-01T00:00:00Z">
        <w:r>
          <w:t xml:space="preserve">A function’s argument is not part of what specifies the function.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Give the argument in the definition, as the domain,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list only the other inputs as what specifies the function.</w:t>
        </w:r>
      </w:ins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ins w:id="8" w:author="PR Preview" w:date="2026-01-01T00:00:00Z">
        <w:r>
          <w:t xml:space="preserve">❌ A fitting procedure is specified by the data set it is fitted to,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its model family and its objective function.</w:t>
        </w:r>
      </w:ins>
    </w:p>
    <w:p>
      <w:pPr>
        <w:pStyle w:val="BlockText"/>
      </w:pPr>
      <w:ins w:id="11" w:author="PR Preview" w:date="2026-01-01T00:00:00Z">
        <w:r>
          <w:t xml:space="preserve">✅ A fitting procedure is specified by its model family and its objective function.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It takes a data set as its argument.</w:t>
        </w:r>
      </w:ins>
    </w:p>
    <w:p>
      <w:pPr>
        <w:pStyle w:val="FirstParagraph"/>
      </w:pPr>
      <w:ins w:id="14" w:author="PR Preview" w:date="2026-01-01T00:00:00Z">
        <w:r>
          <w:t xml:space="preserve">The data set is the argument of the fitting procedure,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so it is not one of the inputs that specify the procedure.</w:t>
        </w:r>
      </w:ins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2026-10-17T06:21:56Z</dcterms:created>
  <dcterms:modified xsi:type="dcterms:W3CDTF">2026-10-17T06:21:56Z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