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22:47:07 (PDT)</w:delText>
        </w:r>
      </w:del>
    </w:p>
    <w:p>
      <w:pPr>
        <w:pStyle w:val="Date"/>
      </w:pPr>
      <w:ins w:id="2" w:author="PR Preview" w:date="2026-01-01T00:00:00Z">
        <w:r>
          <w:t xml:space="preserve">Last modified: 2026-10-17 00:18:17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2026-10-17T07:22:19Z</dcterms:created>
  <dcterms:modified xsi:type="dcterms:W3CDTF">2026-10-17T07:22:19Z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00:18:17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