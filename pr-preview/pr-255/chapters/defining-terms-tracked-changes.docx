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2026-10-16 22:47:07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00:18:17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del w:id="3" w:author="PR Preview" w:date="2026-01-01T00:00:00Z">
        <w:r>
          <w:rPr>
            <w:b/>
            <w:bCs/>
          </w:rPr>
          <w:delText xml:space="preserve">State technical definitions and results in both prose and a display equation: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Give a quantitative term, or a theorem or corollary,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a one-sentence prose statement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and the formula it stands for as a display equation,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in the same definition or theorem block;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together the sentence and the formula are the statement.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A formula left inline in the sentence is easy to miss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and hard for later derivations to point to.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The prose tells the reader what the quantity means;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the formula makes it exact and lets later derivations cite it.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For example, define the ordinary least squares estimate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of a parameter vector</w:delText>
        </w:r>
      </w:del>
      <w:del w:id="26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as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“the value of</w:delText>
        </w:r>
      </w:del>
      <w:del w:id="31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that minimizes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the</w:delText>
        </w:r>
      </w:del>
      <w:del w:id="36" w:author="PR Preview" w:date="2026-01-01T00:00:00Z">
        <w:r>
          <w:delText xml:space="preserve"> </w:delText>
        </w:r>
      </w:del>
      <w:hyperlink w:anchor="def-rss">
        <w:del w:id="37" w:author="PR Preview" w:date="2026-01-01T00:00:00Z">
          <w:r>
            <w:rPr>
              <w:rStyle w:val="Hyperlink"/>
            </w:rPr>
            <w:delText xml:space="preserve">residual sum of squares</w:delText>
          </w:r>
        </w:del>
      </w:hyperlink>
      <w:del w:id="38" w:author="PR Preview" w:date="2026-01-01T00:00:00Z">
        <w:r>
          <w:delText xml:space="preserve">”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rPr>
            <w:i/>
            <w:iCs/>
          </w:rPr>
          <w:delText xml:space="preserve">and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as</w:delText>
        </w:r>
      </w:del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1"/>
        </w:numPr>
      </w:pPr>
      <w:ins w:id="43" w:author="PR Preview" w:date="2026-01-01T00:00:00Z">
        <w:r>
          <w:rPr>
            <w:b/>
            <w:bCs/>
          </w:rPr>
          <w:t xml:space="preserve">State technical definitions and results in both prose and a display equation: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Give a quantitative term, or a theorem or corollary,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 one-sentence prose statement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and the formula it stands for as a display equation,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in the same definition or theorem block;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together the sentence and the formula are the statement.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A formula left inline in the sentence is easy to miss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and hard for later derivations to point to.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The prose tells the reader what the quantity means;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the formula makes it exact and lets later derivations cite it.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For example, define the ordinary least squares estimate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of a parameter vector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$\mathord{\smash[b]{\underset{\raise.3ex\hbox{$\scriptstyle\sim$}}{\theta}}\vphantom{\theta}}$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as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“the value of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$\mathord{\smash[b]{\underset{\raise.3ex\hbox{$\scriptstyle\sim$}}{\theta}}\vphantom{\theta}}$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that minimizes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the</w:t>
        </w:r>
      </w:ins>
      <w:ins w:id="78" w:author="PR Preview" w:date="2026-01-01T00:00:00Z">
        <w:r>
          <w:t xml:space="preserve"> </w:t>
        </w:r>
      </w:ins>
      <w:hyperlink w:anchor="def-rss">
        <w:ins w:id="79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80" w:author="PR Preview" w:date="2026-01-01T00:00:00Z">
        <w:r>
          <w:t xml:space="preserve">”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rPr>
            <w:i/>
            <w:iCs/>
          </w:rPr>
          <w:t xml:space="preserve">and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as</w:t>
        </w:r>
      </w:ins>
    </w:p>
    <w:p>
      <w:pPr>
        <w:pStyle w:val="BodyText"/>
      </w:pPr>
      <w:ins w:id="85" w:author="PR Preview" w:date="2026-01-01T00:00:00Z">
        <w:r>
  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  </w:r>
      </w:ins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ins w:id="86" w:author="PR Preview" w:date="2026-01-01T00:00:00Z">
        <w:r>
          <w:rPr>
            <w:b/>
            <w:bCs/>
          </w:rPr>
          <w:t xml:space="preserve">Make the fitted model the subject, not the fitting procedure: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A prediction, an error, a bias and a variance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are all properties of fitted models, so a sentence about them has a fitted model as its subject,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and a choice among candidates is a choice among fitted models.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Write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“the fitted model predicts”</w:t>
        </w:r>
      </w:ins>
      <w:ins w:id="97" w:author="PR Preview" w:date="2026-01-01T00:00:00Z">
        <w:r>
          <w:t xml:space="preserve">,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“the prediction of the fitted model at</w:t>
        </w:r>
      </w:ins>
      <w:ins w:id="100" w:author="PR Preview" w:date="2026-01-01T00:00:00Z">
        <w:r>
          <w:t xml:space="preserve"> </w:t>
        </w:r>
      </w:ins>
      <m:oMath>
        <m:r>
          <m:t>x</m:t>
        </m:r>
      </m:oMath>
      <w:ins w:id="101" w:author="PR Preview" w:date="2026-01-01T00:00:00Z">
        <w:r>
          <w:t xml:space="preserve">”</w:t>
        </w:r>
      </w:ins>
      <w:ins w:id="102" w:author="PR Preview" w:date="2026-01-01T00:00:00Z">
        <w:r>
          <w:t xml:space="preserve">,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and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“choose among fitted models”</w:t>
        </w:r>
      </w:ins>
      <w:ins w:id="107" w:author="PR Preview" w:date="2026-01-01T00:00:00Z">
        <w:r>
          <w:t xml:space="preserve">,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and never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“the procedure predicts”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or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“choose among procedures”</w:t>
        </w:r>
      </w:ins>
      <w:ins w:id="116" w:author="PR Preview" w:date="2026-01-01T00:00:00Z">
        <w:r>
          <w:t xml:space="preserve">.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Name the fitting procedure only when the sentence is about how a fitted model is built: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the inputs that the procedure needs, what it costs,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or an expectation over the training sets to which it is applied.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In math, write</w:t>
        </w:r>
      </w:ins>
      <w:ins w:id="125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for the fitted model,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and</w:t>
        </w:r>
      </w:ins>
      <w:ins w:id="130" w:author="PR Preview" w:date="2026-01-01T00:00:00Z">
        <w:r>
          <w:t xml:space="preserve"> </w:t>
        </w:r>
      </w:ins>
      <m:oMath>
        <m:r>
          <m:t>g</m:t>
        </m:r>
      </m:oMath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only for the procedure itself.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For example, write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“the bias of the prediction</w:t>
        </w:r>
      </w:ins>
      <w:ins w:id="137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38" w:author="PR Preview" w:date="2026-01-01T00:00:00Z">
        <w:r>
          <w:t xml:space="preserve">”</w:t>
        </w:r>
      </w:ins>
      <w:ins w:id="139" w:author="PR Preview" w:date="2026-01-01T00:00:00Z">
        <w:r>
          <w:t xml:space="preserve">,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not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“the bias of</w:t>
        </w:r>
      </w:ins>
      <w:ins w:id="144" w:author="PR Preview" w:date="2026-01-01T00:00:00Z">
        <w:r>
          <w:t xml:space="preserve"> </w:t>
        </w:r>
      </w:ins>
      <m:oMath>
        <m:r>
          <m:t>g</m:t>
        </m:r>
      </m:oMath>
      <w:ins w:id="145" w:author="PR Preview" w:date="2026-01-01T00:00:00Z">
        <w:r>
          <w:t xml:space="preserve">”</w:t>
        </w:r>
      </w:ins>
      <w:ins w:id="146" w:author="PR Preview" w:date="2026-01-01T00:00:00Z">
        <w:r>
          <w:t xml:space="preserve">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2026-10-17T07:22:35Z</dcterms:created>
  <dcterms:modified xsi:type="dcterms:W3CDTF">2026-10-17T07:22:35Z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