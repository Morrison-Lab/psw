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2026-10-17 00:34:59 (PDT)</w:delText>
        </w:r>
      </w:del>
    </w:p>
    <w:p>
      <w:pPr>
        <w:pStyle w:val="Date"/>
      </w:pPr>
      <w:ins w:id="2" w:author="PR Preview" w:date="2026-01-01T00:00:00Z">
        <w:r>
          <w:t xml:space="preserve">Last modified: 2026-10-17 00:36:09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2026-10-17T07:39:44Z</dcterms:created>
  <dcterms:modified xsi:type="dcterms:W3CDTF">2026-10-17T07:39:44Z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2026-10-17 00:36:09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