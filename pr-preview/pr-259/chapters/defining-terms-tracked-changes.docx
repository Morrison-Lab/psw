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Say which error: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bare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“error”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does not say what is measured,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on which data,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or whether it is a value computed from one sample or an expectation.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Every use of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“error”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(and of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“loss”</w:t>
        </w:r>
      </w:ins>
      <w:ins w:id="22" w:author="PR Preview" w:date="2026-01-01T00:00:00Z">
        <w:r>
          <w:t xml:space="preserve">) names three things: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quantity measured, such as the squared prediction error;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data that it is computed on, such as the training set, the validation set, the test set or the population;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whether it is a sample value or an expectation.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For example, write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“the prediction error on the validation set”</w:t>
        </w:r>
      </w:ins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or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“the expected squared prediction error”</w:t>
        </w:r>
      </w:ins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never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“the error”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or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“the smallest error”</w:t>
        </w:r>
      </w:ins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 term that already carries all three, such as the generalization error, can stand alone after its definition.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2026-10-17T08:29:52Z</dcterms:created>
  <dcterms:modified xsi:type="dcterms:W3CDTF">2026-10-17T08:29:52Z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