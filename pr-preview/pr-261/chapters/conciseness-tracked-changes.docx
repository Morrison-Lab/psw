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01:12:37 (PDT)</w:delText>
        </w:r>
      </w:del>
    </w:p>
    <w:p>
      <w:pPr>
        <w:pStyle w:val="Date"/>
      </w:pPr>
      <w:ins w:id="2" w:author="PR Preview" w:date="2026-01-01T00:00:00Z">
        <w:r>
          <w:t xml:space="preserve">Last modified: 2026-10-17 01:46:56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2026-10-17T08:50:14Z</dcterms:created>
  <dcterms:modified xsi:type="dcterms:W3CDTF">2026-10-17T08:50:14Z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01:46:56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