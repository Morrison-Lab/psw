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01:46:56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ins w:id="3" w:author="PR Preview" w:date="2026-01-01T00:00:00Z">
        <w:r>
          <w:rPr>
            <w:b/>
            <w:bCs/>
          </w:rPr>
          <w:t xml:space="preserve">Write a predicted value with the predicted-value macro: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A predicted value is the fitted model applied to a covariate value,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so write it with a predicted-value macro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and not as the procedure applied to a covariate value and a training set.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The macro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rPr>
            <w:rStyle w:val="VerbatimChar"/>
          </w:rPr>
          <w:t xml:space="preserve">\predval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takes no argument and prints the predicted value of the outcome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at the covariate value that the sentence is about.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The macro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rPr>
            <w:rStyle w:val="VerbatimChar"/>
          </w:rPr>
          <w:t xml:space="preserve">\predvalf{x}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takes a covariate value</w:t>
        </w:r>
      </w:ins>
      <w:ins w:id="24" w:author="PR Preview" w:date="2026-01-01T00:00:00Z">
        <w:r>
          <w:t xml:space="preserve"> </w:t>
        </w:r>
      </w:ins>
      <m:oMath>
        <m:r>
          <m:t>x</m:t>
        </m:r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and prints the prediction</w:t>
        </w:r>
      </w:ins>
      <w:ins w:id="2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8" w:author="PR Preview" w:date="2026-01-01T00:00:00Z">
        <w:r>
          <w:t xml:space="preserve">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 value of the outcome’s type.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The macro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rPr>
            <w:rStyle w:val="VerbatimChar"/>
          </w:rPr>
          <w:t xml:space="preserve">\candpredvalf{l}{x}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takes a candidate index</w:t>
        </w:r>
      </w:ins>
      <w:ins w:id="37" w:author="PR Preview" w:date="2026-01-01T00:00:00Z">
        <w:r>
          <w:t xml:space="preserve"> </w:t>
        </w:r>
      </w:ins>
      <m:oMath>
        <m:r>
          <m:t>l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and a covariate value</w:t>
        </w:r>
      </w:ins>
      <w:ins w:id="40" w:author="PR Preview" w:date="2026-01-01T00:00:00Z">
        <w:r>
          <w:t xml:space="preserve"> </w:t>
        </w:r>
      </w:ins>
      <m:oMath>
        <m:r>
          <m:t>x</m:t>
        </m:r>
      </m:oMath>
      <w:ins w:id="41" w:author="PR Preview" w:date="2026-01-01T00:00:00Z">
        <w:r>
          <w:t xml:space="preserve">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and prints the prediction of candidate</w:t>
        </w:r>
      </w:ins>
      <w:ins w:id="44" w:author="PR Preview" w:date="2026-01-01T00:00:00Z">
        <w:r>
          <w:t xml:space="preserve"> </w:t>
        </w:r>
      </w:ins>
      <m:oMath>
        <m:r>
          <m:t>l</m:t>
        </m:r>
      </m:oMath>
      <w:ins w:id="45" w:author="PR Preview" w:date="2026-01-01T00:00:00Z">
        <w:r>
          <w:t xml:space="preserve">’s fitted model at</w:t>
        </w:r>
      </w:ins>
      <w:ins w:id="46" w:author="PR Preview" w:date="2026-01-01T00:00:00Z">
        <w:r>
          <w:t xml:space="preserve"> </w:t>
        </w:r>
      </w:ins>
      <m:oMath>
        <m:r>
          <m:t>x</m:t>
        </m:r>
      </m:oMath>
      <w:ins w:id="47" w:author="PR Preview" w:date="2026-01-01T00:00:00Z">
        <w:r>
          <w:t xml:space="preserve">.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Suppress the covariate value where it is not salient: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write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rPr>
            <w:rStyle w:val="VerbatimChar"/>
          </w:rPr>
          <w:t xml:space="preserve">\predval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when the sentence is not about which covariate value the prediction is at,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and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rPr>
            <w:rStyle w:val="VerbatimChar"/>
          </w:rPr>
          <w:t xml:space="preserve">\predvalf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or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rStyle w:val="VerbatimChar"/>
          </w:rPr>
          <w:t xml:space="preserve">\candpredvalf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only when the covariate value matters,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such as when comparing predictions at two covariate values or averaging a prediction over them.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For example, write</w:t>
        </w:r>
      </w:ins>
      <w:ins w:id="7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in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“the bias of the prediction</w:t>
        </w:r>
      </w:ins>
      <w:ins w:id="7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76" w:author="PR Preview" w:date="2026-01-01T00:00:00Z">
        <w:r>
          <w:t xml:space="preserve">”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when one covariate value is fixed throughout,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write</w:t>
        </w:r>
      </w:ins>
      <w:ins w:id="8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and</w:t>
        </w:r>
      </w:ins>
      <w:ins w:id="8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when the covariate value is salient,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and never</w:t>
        </w:r>
      </w:ins>
      <w:ins w:id="89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or</w:t>
        </w:r>
      </w:ins>
      <w:ins w:id="9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93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2026-10-17T08:50:25Z</dcterms:created>
  <dcterms:modified xsi:type="dcterms:W3CDTF">2026-10-17T08:50:25Z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