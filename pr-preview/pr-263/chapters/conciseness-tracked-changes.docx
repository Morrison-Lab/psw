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2026-10-17 02:10:28 (PDT)</w:delText>
        </w:r>
      </w:del>
    </w:p>
    <w:p>
      <w:pPr>
        <w:pStyle w:val="Date"/>
      </w:pPr>
      <w:ins w:id="2" w:author="PR Preview" w:date="2026-01-01T00:00:00Z">
        <w:r>
          <w:t xml:space="preserve">Last modified: 2026-10-17 02:26:44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2026-10-17T09:29:35Z</dcterms:created>
  <dcterms:modified xsi:type="dcterms:W3CDTF">2026-10-17T09:29:35Z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02:26:44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