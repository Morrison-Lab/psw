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Apply a function to its argument with the macro’s f form: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Where a macro names a function, such as a fitting procedure,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macro with an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rStyle w:val="VerbatimChar"/>
          </w:rPr>
          <w:t xml:space="preserve">f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ending applies it to its argument,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so write the application with that macro and not with a hand-typed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\paren</w:t>
        </w:r>
      </w:ins>
      <w:ins w:id="16" w:author="PR Preview" w:date="2026-01-01T00:00:00Z">
        <w:r>
          <w:t xml:space="preserve">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example, write</w:t>
        </w:r>
      </w:ins>
      <w:ins w:id="1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for the fitted model that</w:t>
        </w:r>
      </w:ins>
      <w:ins w:id="22" w:author="PR Preview" w:date="2026-01-01T00:00:00Z">
        <w:r>
          <w:t xml:space="preserve"> </w:t>
        </w:r>
      </w:ins>
      <m:oMath>
        <m:r>
          <m:t>g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gives on the training set</w:t>
        </w:r>
      </w:ins>
      <w:ins w:id="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never</w:t>
        </w:r>
      </w:ins>
      <w:ins w:id="2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Before adding an f form, check that no macro already prints the notation: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rStyle w:val="VerbatimChar"/>
          </w:rPr>
          <w:t xml:space="preserve">\candfitted{l}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already prints the fitted model of candidate</w:t>
        </w:r>
      </w:ins>
      <w:ins w:id="37" w:author="PR Preview" w:date="2026-01-01T00:00:00Z">
        <w:r>
          <w:t xml:space="preserve"> </w:t>
        </w:r>
      </w:ins>
      <m:oMath>
        <m:r>
          <m:t>l</m:t>
        </m:r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a second macro for the same notation is not an f form.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When no macro prints the notation,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add the f form in the macros repository first,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then bump the pin and use it,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as for any new macro.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2026-10-17T09:29:50Z</dcterms:created>
  <dcterms:modified xsi:type="dcterms:W3CDTF">2026-10-17T09:29:50Z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