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02:34:34 (PDT)</w:delText>
        </w:r>
      </w:del>
    </w:p>
    <w:p>
      <w:pPr>
        <w:pStyle w:val="Date"/>
      </w:pPr>
      <w:ins w:id="2" w:author="PR Preview" w:date="2026-01-01T00:00:00Z">
        <w:r>
          <w:t xml:space="preserve">Last modified: 2026-10-17 02:34:53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2026-10-17T09:38:05Z</dcterms:created>
  <dcterms:modified xsi:type="dcterms:W3CDTF">2026-10-17T09:38:05Z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02:34:53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