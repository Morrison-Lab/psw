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02:16:00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Make the fitted model the subject, not the fitting procedure: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prediction, an error, a bias and a variance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are all properties of fitted models, so a sentence about them has a fitted model as its subject,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a choice among candidates is a choice among fitted models.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Write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“the fitted model predicts”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“the prediction of the fitted model at</w:delText>
        </w:r>
      </w:del>
      <w:del w:id="17" w:author="PR Preview" w:date="2026-01-01T00:00:00Z">
        <w:r>
          <w:delText xml:space="preserve"> </w:delText>
        </w:r>
      </w:del>
      <m:oMath>
        <m:r>
          <m:t>x</m:t>
        </m:r>
      </m:oMath>
      <w:del w:id="18" w:author="PR Preview" w:date="2026-01-01T00:00:00Z">
        <w:r>
          <w:delText xml:space="preserve">”</w:delText>
        </w:r>
      </w:del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“choose among fitted models”</w:delText>
        </w:r>
      </w:del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never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“the procedure predicts”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or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“choose among procedures”</w:delText>
        </w:r>
      </w:del>
      <w:del w:id="33" w:author="PR Preview" w:date="2026-01-01T00:00:00Z">
        <w:r>
          <w:delText xml:space="preserve">.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Name the fitting procedure only when the sentence is about how a fitted model is built: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the inputs that the procedure needs, what it costs,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or an expectation over the training sets to which it is applied.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In math, write</w:delText>
        </w:r>
      </w:del>
      <w:del w:id="42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for the fitted model,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</w:delText>
        </w:r>
      </w:del>
      <w:del w:id="47" w:author="PR Preview" w:date="2026-01-01T00:00:00Z">
        <w:r>
          <w:delText xml:space="preserve"> </w:delText>
        </w:r>
      </w:del>
      <m:oMath>
        <m:r>
          <m:t>g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only for the procedure itself.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For example, write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“the bias of the prediction</w:delText>
        </w:r>
      </w:del>
      <w:del w:id="5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5" w:author="PR Preview" w:date="2026-01-01T00:00:00Z">
        <w:r>
          <w:delText xml:space="preserve">”</w:delText>
        </w:r>
      </w:del>
      <w:del w:id="56" w:author="PR Preview" w:date="2026-01-01T00:00:00Z">
        <w:r>
          <w:delText xml:space="preserve">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not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“the bias of</w:delText>
        </w:r>
      </w:del>
      <w:del w:id="61" w:author="PR Preview" w:date="2026-01-01T00:00:00Z">
        <w:r>
          <w:delText xml:space="preserve"> </w:delText>
        </w:r>
      </w:del>
      <m:oMath>
        <m:r>
          <m:t>g</m:t>
        </m:r>
      </m:oMath>
      <w:del w:id="62" w:author="PR Preview" w:date="2026-01-01T00:00:00Z">
        <w:r>
          <w:delText xml:space="preserve">”</w:delText>
        </w:r>
      </w:del>
      <w:del w:id="63" w:author="PR Preview" w:date="2026-01-01T00:00:00Z">
        <w:r>
          <w:delText xml:space="preserve">.</w:delText>
        </w:r>
      </w:del>
    </w:p>
    <w:p>
      <w:pPr>
        <w:numPr>
          <w:ilvl w:val="0"/>
          <w:numId w:val="1001"/>
        </w:numPr>
      </w:pPr>
      <w:ins w:id="64" w:author="PR Preview" w:date="2026-01-01T00:00:00Z">
        <w:r>
          <w:rPr>
            <w:b/>
            <w:bCs/>
          </w:rPr>
          <w:t xml:space="preserve">Make the fitted model the subject, not the fitting procedure: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 prediction, an error, a bias and a variance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are all properties of fitted models, so a sentence about them has a fitted model as its subject,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and a choice among candidates is a choice among fitted models.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Write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“the fitted model predicts”</w:t>
        </w:r>
      </w:ins>
      <w:ins w:id="75" w:author="PR Preview" w:date="2026-01-01T00:00:00Z">
        <w:r>
          <w:t xml:space="preserve">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“the prediction of the fitted model at</w:t>
        </w:r>
      </w:ins>
      <w:ins w:id="78" w:author="PR Preview" w:date="2026-01-01T00:00:00Z">
        <w:r>
          <w:t xml:space="preserve"> </w:t>
        </w:r>
      </w:ins>
      <m:oMath>
        <m:r>
          <m:t>x</m:t>
        </m:r>
      </m:oMath>
      <w:ins w:id="79" w:author="PR Preview" w:date="2026-01-01T00:00:00Z">
        <w:r>
          <w:t xml:space="preserve">”</w:t>
        </w:r>
      </w:ins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“choose among fitted models”</w:t>
        </w:r>
      </w:ins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and never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“the procedure predicts”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or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“choose among procedures”</w:t>
        </w:r>
      </w:ins>
      <w:ins w:id="94" w:author="PR Preview" w:date="2026-01-01T00:00:00Z">
        <w:r>
          <w:t xml:space="preserve">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Name the fitting procedure only when the sentence is about how a fitted model is built: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 inputs that the procedure needs, what it costs,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or an expectation over the training sets to which it is applied.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In math, write</w:t>
        </w:r>
      </w:ins>
      <w:ins w:id="103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for the fitted model,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 model that the procedure produces from the training set,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</w:t>
        </w:r>
      </w:ins>
      <w:ins w:id="110" w:author="PR Preview" w:date="2026-01-01T00:00:00Z">
        <w:r>
          <w:t xml:space="preserve"> </w:t>
        </w:r>
      </w:ins>
      <m:oMath>
        <m:r>
          <m:t>g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only for the procedure itself.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Where the training set is not salient, write the fitted model as</w:t>
        </w:r>
      </w:ins>
      <w:ins w:id="11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instead,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as the predicted-value bullet below suppresses the covariate value.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For example, write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“the bias of the prediction</w:t>
        </w:r>
      </w:ins>
      <w:ins w:id="12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25" w:author="PR Preview" w:date="2026-01-01T00:00:00Z">
        <w:r>
          <w:t xml:space="preserve">”</w:t>
        </w:r>
      </w:ins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not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“the bias of</w:t>
        </w:r>
      </w:ins>
      <w:ins w:id="131" w:author="PR Preview" w:date="2026-01-01T00:00:00Z">
        <w:r>
          <w:t xml:space="preserve"> </w:t>
        </w:r>
      </w:ins>
      <m:oMath>
        <m:r>
          <m:t>g</m:t>
        </m:r>
      </m:oMath>
      <w:ins w:id="132" w:author="PR Preview" w:date="2026-01-01T00:00:00Z">
        <w:r>
          <w:t xml:space="preserve">”</w:t>
        </w:r>
      </w:ins>
      <w:ins w:id="133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2026-10-17T09:19:53Z</dcterms:created>
  <dcterms:modified xsi:type="dcterms:W3CDTF">2026-10-17T09:19:53Z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