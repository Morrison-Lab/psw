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16:26:16 (PDT)</w:delText>
        </w:r>
      </w:del>
    </w:p>
    <w:p>
      <w:pPr>
        <w:pStyle w:val="Date"/>
      </w:pPr>
      <w:ins w:id="2" w:author="PR Preview" w:date="2026-01-01T00:00:00Z">
        <w:r>
          <w:t xml:space="preserve">Last modified: 2026-10-18 00:25:45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2026-10-18T07:29:00Z</dcterms:created>
  <dcterms:modified xsi:type="dcterms:W3CDTF">2026-10-18T07:29:00Z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00:25:45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