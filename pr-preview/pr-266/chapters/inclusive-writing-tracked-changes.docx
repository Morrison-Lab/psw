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ins w:id="3" w:author="PR Preview" w:date="2026-01-01T00:00:00Z">
        <w:r>
          <w:t xml:space="preserve">A sentence that states a result and then adds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“which”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and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“and”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clauses about it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also holds several points.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Give each fact its own sentence, in the order a reader needs them.</w:t>
        </w:r>
      </w:ins>
    </w:p>
    <w:p>
      <w:pPr>
        <w:pStyle w:val="BlockText"/>
      </w:pPr>
      <w:ins w:id="16" w:author="PR Preview" w:date="2026-01-01T00:00:00Z">
        <w:r>
          <w:t xml:space="preserve">❌ The constant prediction has squared-error risk 5,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which is larger than the risk 1 of the conditional mean,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and strictly so because the two predictions differ.</w:t>
        </w:r>
      </w:ins>
    </w:p>
    <w:p>
      <w:pPr>
        <w:pStyle w:val="BlockText"/>
      </w:pPr>
      <w:ins w:id="21" w:author="PR Preview" w:date="2026-01-01T00:00:00Z">
        <w:r>
          <w:t xml:space="preserve">✅ Consider the constant prediction.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Its squared-error risk is 5.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The risk of the conditional mean is 1.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So the constant prediction has the larger risk.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The inequality is strict because the two predictions differ.</w:t>
        </w:r>
      </w:ins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2026-10-18T07:29:28Z</dcterms:created>
  <dcterms:modified xsi:type="dcterms:W3CDTF">2026-10-18T07:29:28Z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