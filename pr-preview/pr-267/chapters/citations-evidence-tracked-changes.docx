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del w:id="3" w:author="PR Preview" w:date="2026-01-01T00:00:00Z">
        <w:r>
          <w:delText xml:space="preserve">9 Best practices</w:delText>
        </w:r>
      </w:del>
    </w:p>
    <w:p>
      <w:pPr>
        <w:pStyle w:val="Heading2"/>
      </w:pPr>
      <w:ins w:id="4" w:author="PR Preview" w:date="2026-01-01T00:00:00Z">
        <w:r>
          <w:t xml:space="preserve">9 Number bracketed citations</w:t>
        </w:r>
      </w:ins>
    </w:p>
    <w:p>
      <w:pPr>
        <w:pStyle w:val="FirstParagraph"/>
      </w:pPr>
      <w:ins w:id="5" w:author="PR Preview" w:date="2026-01-01T00:00:00Z">
        <w:r>
          <w:t xml:space="preserve">On the lab’s notes sites, a bracketed citation,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rStyle w:val="VerbatimChar"/>
          </w:rPr>
          <w:t xml:space="preserve">[@key]</w:t>
        </w:r>
      </w:ins>
      <w:ins w:id="8" w:author="PR Preview" w:date="2026-01-01T00:00:00Z">
        <w:r>
          <w:t xml:space="preserve">, prints as a number, such as [1] or [1, p. 5].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 in-text citation,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@key</w:t>
        </w:r>
      </w:ins>
      <w:ins w:id="13" w:author="PR Preview" w:date="2026-01-01T00:00:00Z">
        <w:r>
          <w:t xml:space="preserve">, prints the author name and the number, such as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“Hastie et al. [2]”</w:t>
        </w:r>
      </w:ins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Write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[@key]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when the source supports a claim,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@key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when the author is the subject of the sentence.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Never start a sentence or a list item with a bare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@key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unless the author is its subject.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author list becomes the subject, so a list of such items prints the same author name, such as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“Wikipedia contributors [3]”</w:t>
        </w:r>
      </w:ins>
      <w:ins w:id="39" w:author="PR Preview" w:date="2026-01-01T00:00:00Z">
        <w:r>
          <w:t xml:space="preserve">, again and again.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Write the description first, and end the sentence with the bracketed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[@key]</w:t>
        </w:r>
      </w:ins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sites get this from the shared citation style and filter in</w:t>
        </w:r>
      </w:ins>
      <w:ins w:id="47" w:author="PR Preview" w:date="2026-01-01T00:00:00Z">
        <w:r>
          <w:t xml:space="preserve"> </w:t>
        </w:r>
      </w:ins>
      <w:hyperlink r:id="rId37">
        <w:ins w:id="48" w:author="PR Preview" w:date="2026-01-01T00:00:00Z">
          <w:r>
            <w:rPr>
              <w:rStyle w:val="Hyperlink"/>
            </w:rPr>
            <w:t xml:space="preserve">Morrison-Lab/macros</w:t>
          </w:r>
        </w:ins>
      </w:hyperlink>
      <w:ins w:id="49" w:author="PR Preview" w:date="2026-01-01T00:00:00Z">
        <w:r>
          <w:t xml:space="preserve">.</w:t>
        </w:r>
      </w:ins>
    </w:p>
    <w:bookmarkEnd w:id="38"/>
    <w:bookmarkStart w:id="39" w:name="best-practices"/>
    <w:p>
      <w:pPr>
        <w:pStyle w:val="Heading2"/>
      </w:pPr>
      <w:ins w:id="50" w:author="PR Preview" w:date="2026-01-01T00:00:00Z">
        <w:r>
          <w:t xml:space="preserve">10 Best practices</w:t>
        </w:r>
      </w:ins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del w:id="51" w:author="PR Preview" w:date="2026-01-01T00:00:00Z">
        <w:r>
          <w:delText xml:space="preserve">10 Quote the original</w:delText>
        </w:r>
      </w:del>
    </w:p>
    <w:p>
      <w:pPr>
        <w:pStyle w:val="Heading2"/>
      </w:pPr>
      <w:ins w:id="52" w:author="PR Preview" w:date="2026-01-01T00:00:00Z">
        <w:r>
          <w:t xml:space="preserve">11 Quote the original</w:t>
        </w:r>
      </w:ins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del w:id="53" w:author="PR Preview" w:date="2026-01-01T00:00:00Z">
        <w:r>
          <w:delText xml:space="preserve">11 Copy organization names from their source</w:delText>
        </w:r>
      </w:del>
    </w:p>
    <w:p>
      <w:pPr>
        <w:pStyle w:val="Heading2"/>
      </w:pPr>
      <w:ins w:id="54" w:author="PR Preview" w:date="2026-01-01T00:00:00Z">
        <w:r>
          <w:t xml:space="preserve">12 Copy organization names from their source</w:t>
        </w:r>
      </w:ins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del w:id="55" w:author="PR Preview" w:date="2026-01-01T00:00:00Z">
        <w:r>
          <w:delText xml:space="preserve">12 Verify each bibliography entry</w:delText>
        </w:r>
      </w:del>
    </w:p>
    <w:p>
      <w:pPr>
        <w:pStyle w:val="Heading2"/>
      </w:pPr>
      <w:ins w:id="56" w:author="PR Preview" w:date="2026-01-01T00:00:00Z">
        <w:r>
          <w:t xml:space="preserve">13 Verify each bibliography entry</w:t>
        </w:r>
      </w:ins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del w:id="57" w:author="PR Preview" w:date="2026-01-01T00:00:00Z">
        <w:r>
          <w:delText xml:space="preserve">13 Cite an alias directly</w:delText>
        </w:r>
      </w:del>
    </w:p>
    <w:p>
      <w:pPr>
        <w:pStyle w:val="Heading2"/>
      </w:pPr>
      <w:ins w:id="58" w:author="PR Preview" w:date="2026-01-01T00:00:00Z">
        <w:r>
          <w:t xml:space="preserve">14 Cite an alias directly</w:t>
        </w:r>
      </w:ins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del w:id="59" w:author="PR Preview" w:date="2026-01-01T00:00:00Z">
        <w:r>
          <w:delText xml:space="preserve">14 Cite the original for named results</w:delText>
        </w:r>
      </w:del>
    </w:p>
    <w:p>
      <w:pPr>
        <w:pStyle w:val="Heading2"/>
      </w:pPr>
      <w:ins w:id="60" w:author="PR Preview" w:date="2026-01-01T00:00:00Z">
        <w:r>
          <w:t xml:space="preserve">15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del w:id="61" w:author="PR Preview" w:date="2026-01-01T00:00:00Z">
        <w:r>
          <w:delText xml:space="preserve">15 Put the content first</w:delText>
        </w:r>
      </w:del>
    </w:p>
    <w:p>
      <w:pPr>
        <w:pStyle w:val="Heading2"/>
      </w:pPr>
      <w:ins w:id="62" w:author="PR Preview" w:date="2026-01-01T00:00:00Z">
        <w:r>
          <w:t xml:space="preserve">16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del w:id="63" w:author="PR Preview" w:date="2026-01-01T00:00:00Z">
        <w:r>
          <w:delText xml:space="preserve">16 Adapting another course’s material</w:delText>
        </w:r>
      </w:del>
    </w:p>
    <w:p>
      <w:pPr>
        <w:pStyle w:val="Heading2"/>
      </w:pPr>
      <w:ins w:id="64" w:author="PR Preview" w:date="2026-01-01T00:00:00Z">
        <w:r>
          <w:t xml:space="preserve">17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del w:id="65" w:author="PR Preview" w:date="2026-01-01T00:00:00Z">
        <w:r>
          <w:delText xml:space="preserve">17 Material from your own work</w:delText>
        </w:r>
      </w:del>
    </w:p>
    <w:p>
      <w:pPr>
        <w:pStyle w:val="Heading2"/>
      </w:pPr>
      <w:ins w:id="66" w:author="PR Preview" w:date="2026-01-01T00:00:00Z">
        <w:r>
          <w:t xml:space="preserve">18 Material from your own work</w:t>
        </w:r>
      </w:ins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del w:id="67" w:author="PR Preview" w:date="2026-01-01T00:00:00Z">
        <w:r>
          <w:delText xml:space="preserve">18 Common citation errors to avoid</w:delText>
        </w:r>
      </w:del>
    </w:p>
    <w:p>
      <w:pPr>
        <w:pStyle w:val="Heading2"/>
      </w:pPr>
      <w:ins w:id="68" w:author="PR Preview" w:date="2026-01-01T00:00:00Z">
        <w:r>
          <w:t xml:space="preserve">19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del w:id="69" w:author="PR Preview" w:date="2026-01-01T00:00:00Z">
        <w:r>
          <w:delText xml:space="preserve">19 Examples</w:delText>
        </w:r>
      </w:del>
    </w:p>
    <w:p>
      <w:pPr>
        <w:pStyle w:val="Heading3"/>
      </w:pPr>
      <w:del w:id="70" w:author="PR Preview" w:date="2026-01-01T00:00:00Z">
        <w:r>
          <w:delText xml:space="preserve">19.1 Poor (unsupported claim)</w:delText>
        </w:r>
      </w:del>
    </w:p>
    <w:p>
      <w:pPr>
        <w:pStyle w:val="Heading2"/>
      </w:pPr>
      <w:ins w:id="71" w:author="PR Preview" w:date="2026-01-01T00:00:00Z">
        <w:r>
          <w:t xml:space="preserve">20 Examples</w:t>
        </w:r>
      </w:ins>
    </w:p>
    <w:bookmarkStart w:id="53" w:name="poor-unsupported-claim"/>
    <w:p>
      <w:pPr>
        <w:pStyle w:val="Heading3"/>
      </w:pPr>
      <w:ins w:id="72" w:author="PR Preview" w:date="2026-01-01T00:00:00Z">
        <w:r>
          <w:t xml:space="preserve">20.1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del w:id="73" w:author="PR Preview" w:date="2026-01-01T00:00:00Z">
        <w:r>
          <w:delText xml:space="preserve">19.2 Better (citation provided)</w:delText>
        </w:r>
      </w:del>
    </w:p>
    <w:p>
      <w:pPr>
        <w:pStyle w:val="Heading3"/>
      </w:pPr>
      <w:ins w:id="74" w:author="PR Preview" w:date="2026-01-01T00:00:00Z">
        <w:r>
          <w:t xml:space="preserve">20.2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del w:id="75" w:author="PR Preview" w:date="2026-01-01T00:00:00Z">
        <w:r>
          <w:delText xml:space="preserve">19.3 Best (citation with context)</w:delText>
        </w:r>
      </w:del>
    </w:p>
    <w:p>
      <w:pPr>
        <w:pStyle w:val="Heading3"/>
      </w:pPr>
      <w:ins w:id="76" w:author="PR Preview" w:date="2026-01-01T00:00:00Z">
        <w:r>
          <w:t xml:space="preserve">20.3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del w:id="77" w:author="PR Preview" w:date="2026-01-01T00:00:00Z">
        <w:r>
          <w:delText xml:space="preserve">19.4 Poor (irrelevant citation)</w:delText>
        </w:r>
      </w:del>
    </w:p>
    <w:p>
      <w:pPr>
        <w:pStyle w:val="Heading3"/>
      </w:pPr>
      <w:ins w:id="78" w:author="PR Preview" w:date="2026-01-01T00:00:00Z">
        <w:r>
          <w:t xml:space="preserve">20.4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del w:id="79" w:author="PR Preview" w:date="2026-01-01T00:00:00Z">
        <w:r>
          <w:delText xml:space="preserve">19.5 Better (relevant citation)</w:delText>
        </w:r>
      </w:del>
    </w:p>
    <w:p>
      <w:pPr>
        <w:pStyle w:val="Heading3"/>
      </w:pPr>
      <w:ins w:id="80" w:author="PR Preview" w:date="2026-01-01T00:00:00Z">
        <w:r>
          <w:t xml:space="preserve">20.5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del w:id="81" w:author="PR Preview" w:date="2026-01-01T00:00:00Z">
        <w:r>
          <w:delText xml:space="preserve">20 Conclusion</w:delText>
        </w:r>
      </w:del>
    </w:p>
    <w:p>
      <w:pPr>
        <w:pStyle w:val="Heading2"/>
      </w:pPr>
      <w:ins w:id="82" w:author="PR Preview" w:date="2026-01-01T00:00:00Z">
        <w:r>
          <w:t xml:space="preserve">21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2026-10-18T18:15:05Z</dcterms:created>
  <dcterms:modified xsi:type="dcterms:W3CDTF">2026-10-18T18:15:05Z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