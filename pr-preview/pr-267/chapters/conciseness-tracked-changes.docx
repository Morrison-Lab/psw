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16:26:16 (PDT)</w:delText>
        </w:r>
      </w:del>
    </w:p>
    <w:p>
      <w:pPr>
        <w:pStyle w:val="Date"/>
      </w:pPr>
      <w:ins w:id="2" w:author="PR Preview" w:date="2026-01-01T00:00:00Z">
        <w:r>
          <w:t xml:space="preserve">Last modified: 2026-10-18 11:12:00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2026-10-18T18:15:16Z</dcterms:created>
  <dcterms:modified xsi:type="dcterms:W3CDTF">2026-10-18T18:15:16Z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11:12:00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