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del w:id="3" w:author="PR Preview" w:date="2026-01-01T00:00:00Z">
        <w:r>
          <w:delText xml:space="preserve">Wikipedia is free to every reader,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and its articles on definitions, theorems and methods are usually reliable enough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to orient a newcomer.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So cite the Wikipedia article for each definition, theorem or named method whenever one exists,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offer it as further reading: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citation gives readers a second, free presentation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without leaving them to search for it.</w:delText>
        </w:r>
      </w:del>
    </w:p>
    <w:p>
      <w:pPr>
        <w:pStyle w:val="BodyText"/>
      </w:pPr>
      <w:del w:id="16" w:author="PR Preview" w:date="2026-01-01T00:00:00Z">
        <w:r>
          <w:delText xml:space="preserve">The Wikipedia citation adds to the traditional reference and never replaces it.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Cite it through the bibliography like any other source,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 a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@misc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entry in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rStyle w:val="VerbatimChar"/>
          </w:rPr>
          <w:delText xml:space="preserve">references.bib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(author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rStyle w:val="VerbatimChar"/>
          </w:rPr>
          <w:delText xml:space="preserve">{Wikipedia contributors}</w:delText>
        </w:r>
      </w:del>
      <w:del w:id="31" w:author="PR Preview" w:date="2026-01-01T00:00:00Z">
        <w:r>
          <w:delText xml:space="preserve">, the article’s URL, the access date)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keyed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rStyle w:val="VerbatimChar"/>
          </w:rPr>
          <w:delText xml:space="preserve">wikipedia_&lt;article_title&gt;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put the citation right after the content it covers, as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[@wikipedia_poisson_distribution]</w:delText>
        </w:r>
      </w:del>
      <w:del w:id="41" w:author="PR Preview" w:date="2026-01-01T00:00:00Z">
        <w:r>
          <w:delText xml:space="preserve">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Keep the primary source’s citation beside the claim it supports.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Where a page ends a section with further reading,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list the same Wikipedia citation there too, next to the other further-reading sources.</w:delText>
        </w:r>
      </w:del>
    </w:p>
    <w:p>
      <w:pPr>
        <w:pStyle w:val="FirstParagraph"/>
      </w:pPr>
      <w:ins w:id="48" w:author="PR Preview" w:date="2026-01-01T00:00:00Z">
        <w:r>
          <w:t xml:space="preserve">Wikipedia is free to every reader,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its articles on definitions, theorems and methods are usually reliable enough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to orient a newcomer.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So cite the Wikipedia article for each definition, theorem or named method whenever one exists: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 citation gives readers a second, free presentation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without leaving them to search for it.</w:t>
        </w:r>
      </w:ins>
    </w:p>
    <w:p>
      <w:pPr>
        <w:pStyle w:val="BodyText"/>
      </w:pPr>
      <w:ins w:id="59" w:author="PR Preview" w:date="2026-01-01T00:00:00Z">
        <w:r>
          <w:t xml:space="preserve">The Wikipedia citation adds to the traditional reference and never replaces it.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Cite it through the bibliography like any other source,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with a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rStyle w:val="VerbatimChar"/>
          </w:rPr>
          <w:t xml:space="preserve">@misc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entry in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references.bib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(author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{Wikipedia contributors}</w:t>
        </w:r>
      </w:ins>
      <w:ins w:id="74" w:author="PR Preview" w:date="2026-01-01T00:00:00Z">
        <w:r>
          <w:t xml:space="preserve">, the article’s URL, the access date)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keyed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wikipedia_&lt;article_title&gt;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put the citation right after the content it covers, as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rStyle w:val="VerbatimChar"/>
          </w:rPr>
          <w:t xml:space="preserve">[@wikipedia_poisson_distribution]</w:t>
        </w:r>
      </w:ins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Keep the primary source’s citation beside the claim it supports.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Never list a Wikipedia article in a Further reading section.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Wikipedia appears only as a citation beside the content it covers.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Further reading section lists primary sources, textbooks, courses and other resources instead.</w:t>
        </w:r>
      </w:ins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del w:id="93" w:author="PR Preview" w:date="2026-01-01T00:00:00Z">
        <w:r>
          <w:delText xml:space="preserve">9 Best practices</w:delText>
        </w:r>
      </w:del>
    </w:p>
    <w:p>
      <w:pPr>
        <w:pStyle w:val="Heading2"/>
      </w:pPr>
      <w:ins w:id="94" w:author="PR Preview" w:date="2026-01-01T00:00:00Z">
        <w:r>
          <w:t xml:space="preserve">9 Number bracketed citations</w:t>
        </w:r>
      </w:ins>
    </w:p>
    <w:p>
      <w:pPr>
        <w:pStyle w:val="FirstParagraph"/>
      </w:pPr>
      <w:ins w:id="95" w:author="PR Preview" w:date="2026-01-01T00:00:00Z">
        <w:r>
          <w:t xml:space="preserve">On the lab’s notes sites, a bracketed citation,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rStyle w:val="VerbatimChar"/>
          </w:rPr>
          <w:t xml:space="preserve">[@key]</w:t>
        </w:r>
      </w:ins>
      <w:ins w:id="98" w:author="PR Preview" w:date="2026-01-01T00:00:00Z">
        <w:r>
          <w:t xml:space="preserve">, prints as a number, such as [1] or [1, p. 5].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 in-text citation,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rStyle w:val="VerbatimChar"/>
          </w:rPr>
          <w:t xml:space="preserve">@key</w:t>
        </w:r>
      </w:ins>
      <w:ins w:id="103" w:author="PR Preview" w:date="2026-01-01T00:00:00Z">
        <w:r>
          <w:t xml:space="preserve">, prints the author name and the number, such as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“Hastie et al. [2]”</w:t>
        </w:r>
      </w:ins>
      <w:ins w:id="106" w:author="PR Preview" w:date="2026-01-01T00:00:00Z">
        <w:r>
          <w:t xml:space="preserve">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Write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rStyle w:val="VerbatimChar"/>
          </w:rPr>
          <w:t xml:space="preserve">[@key]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when the source supports a claim,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rStyle w:val="VerbatimChar"/>
          </w:rPr>
          <w:t xml:space="preserve">@key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when the author is the subject of the sentence.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Never start a sentence or a list item with a bare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rStyle w:val="VerbatimChar"/>
          </w:rPr>
          <w:t xml:space="preserve">@key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unless the author is its subject.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 author list becomes the subject, so a list of such items prints the same author name, such as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“Wikipedia contributors [3]”</w:t>
        </w:r>
      </w:ins>
      <w:ins w:id="129" w:author="PR Preview" w:date="2026-01-01T00:00:00Z">
        <w:r>
          <w:t xml:space="preserve">, again and again.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Write the description first, and end the sentence with the bracketed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rPr>
            <w:rStyle w:val="VerbatimChar"/>
          </w:rPr>
          <w:t xml:space="preserve">[@key]</w:t>
        </w:r>
      </w:ins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 sites get this from the shared citation style and filter in</w:t>
        </w:r>
      </w:ins>
      <w:ins w:id="137" w:author="PR Preview" w:date="2026-01-01T00:00:00Z">
        <w:r>
          <w:t xml:space="preserve"> </w:t>
        </w:r>
      </w:ins>
      <w:hyperlink r:id="rId37">
        <w:ins w:id="138" w:author="PR Preview" w:date="2026-01-01T00:00:00Z">
          <w:r>
            <w:rPr>
              <w:rStyle w:val="Hyperlink"/>
            </w:rPr>
            <w:t xml:space="preserve">Morrison-Lab/macros</w:t>
          </w:r>
        </w:ins>
      </w:hyperlink>
      <w:ins w:id="139" w:author="PR Preview" w:date="2026-01-01T00:00:00Z">
        <w:r>
          <w:t xml:space="preserve">.</w:t>
        </w:r>
      </w:ins>
    </w:p>
    <w:bookmarkEnd w:id="38"/>
    <w:bookmarkStart w:id="39" w:name="best-practices"/>
    <w:p>
      <w:pPr>
        <w:pStyle w:val="Heading2"/>
      </w:pPr>
      <w:ins w:id="140" w:author="PR Preview" w:date="2026-01-01T00:00:00Z">
        <w:r>
          <w:t xml:space="preserve">10 Best practices</w:t>
        </w:r>
      </w:ins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del w:id="141" w:author="PR Preview" w:date="2026-01-01T00:00:00Z">
        <w:r>
          <w:delText xml:space="preserve">10 Quote the original</w:delText>
        </w:r>
      </w:del>
    </w:p>
    <w:p>
      <w:pPr>
        <w:pStyle w:val="Heading2"/>
      </w:pPr>
      <w:ins w:id="142" w:author="PR Preview" w:date="2026-01-01T00:00:00Z">
        <w:r>
          <w:t xml:space="preserve">11 Quote the original</w:t>
        </w:r>
      </w:ins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del w:id="143" w:author="PR Preview" w:date="2026-01-01T00:00:00Z">
        <w:r>
          <w:delText xml:space="preserve">11 Copy organization names from their source</w:delText>
        </w:r>
      </w:del>
    </w:p>
    <w:p>
      <w:pPr>
        <w:pStyle w:val="Heading2"/>
      </w:pPr>
      <w:ins w:id="144" w:author="PR Preview" w:date="2026-01-01T00:00:00Z">
        <w:r>
          <w:t xml:space="preserve">12 Copy organization names from their source</w:t>
        </w:r>
      </w:ins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del w:id="145" w:author="PR Preview" w:date="2026-01-01T00:00:00Z">
        <w:r>
          <w:delText xml:space="preserve">12 Verify each bibliography entry</w:delText>
        </w:r>
      </w:del>
    </w:p>
    <w:p>
      <w:pPr>
        <w:pStyle w:val="Heading2"/>
      </w:pPr>
      <w:ins w:id="146" w:author="PR Preview" w:date="2026-01-01T00:00:00Z">
        <w:r>
          <w:t xml:space="preserve">13 Verify each bibliography entry</w:t>
        </w:r>
      </w:ins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del w:id="147" w:author="PR Preview" w:date="2026-01-01T00:00:00Z">
        <w:r>
          <w:delText xml:space="preserve">13 Cite an alias directly</w:delText>
        </w:r>
      </w:del>
    </w:p>
    <w:p>
      <w:pPr>
        <w:pStyle w:val="Heading2"/>
      </w:pPr>
      <w:ins w:id="148" w:author="PR Preview" w:date="2026-01-01T00:00:00Z">
        <w:r>
          <w:t xml:space="preserve">14 Cite an alias directly</w:t>
        </w:r>
      </w:ins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del w:id="149" w:author="PR Preview" w:date="2026-01-01T00:00:00Z">
        <w:r>
          <w:delText xml:space="preserve">14 Cite the original for named results</w:delText>
        </w:r>
      </w:del>
    </w:p>
    <w:p>
      <w:pPr>
        <w:pStyle w:val="Heading2"/>
      </w:pPr>
      <w:ins w:id="150" w:author="PR Preview" w:date="2026-01-01T00:00:00Z">
        <w:r>
          <w:t xml:space="preserve">15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del w:id="151" w:author="PR Preview" w:date="2026-01-01T00:00:00Z">
        <w:r>
          <w:delText xml:space="preserve">15 Put the content first</w:delText>
        </w:r>
      </w:del>
    </w:p>
    <w:p>
      <w:pPr>
        <w:pStyle w:val="Heading2"/>
      </w:pPr>
      <w:ins w:id="152" w:author="PR Preview" w:date="2026-01-01T00:00:00Z">
        <w:r>
          <w:t xml:space="preserve">16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del w:id="153" w:author="PR Preview" w:date="2026-01-01T00:00:00Z">
        <w:r>
          <w:delText xml:space="preserve">16 Adapting another course’s material</w:delText>
        </w:r>
      </w:del>
    </w:p>
    <w:p>
      <w:pPr>
        <w:pStyle w:val="Heading2"/>
      </w:pPr>
      <w:ins w:id="154" w:author="PR Preview" w:date="2026-01-01T00:00:00Z">
        <w:r>
          <w:t xml:space="preserve">17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del w:id="155" w:author="PR Preview" w:date="2026-01-01T00:00:00Z">
        <w:r>
          <w:delText xml:space="preserve">17 Material from your own work</w:delText>
        </w:r>
      </w:del>
    </w:p>
    <w:p>
      <w:pPr>
        <w:pStyle w:val="Heading2"/>
      </w:pPr>
      <w:ins w:id="156" w:author="PR Preview" w:date="2026-01-01T00:00:00Z">
        <w:r>
          <w:t xml:space="preserve">18 Material from your own work</w:t>
        </w:r>
      </w:ins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del w:id="157" w:author="PR Preview" w:date="2026-01-01T00:00:00Z">
        <w:r>
          <w:delText xml:space="preserve">18 Common citation errors to avoid</w:delText>
        </w:r>
      </w:del>
    </w:p>
    <w:p>
      <w:pPr>
        <w:pStyle w:val="Heading2"/>
      </w:pPr>
      <w:ins w:id="158" w:author="PR Preview" w:date="2026-01-01T00:00:00Z">
        <w:r>
          <w:t xml:space="preserve">19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del w:id="159" w:author="PR Preview" w:date="2026-01-01T00:00:00Z">
        <w:r>
          <w:delText xml:space="preserve">19 Examples</w:delText>
        </w:r>
      </w:del>
    </w:p>
    <w:p>
      <w:pPr>
        <w:pStyle w:val="Heading3"/>
      </w:pPr>
      <w:del w:id="160" w:author="PR Preview" w:date="2026-01-01T00:00:00Z">
        <w:r>
          <w:delText xml:space="preserve">19.1 Poor (unsupported claim)</w:delText>
        </w:r>
      </w:del>
    </w:p>
    <w:p>
      <w:pPr>
        <w:pStyle w:val="Heading2"/>
      </w:pPr>
      <w:ins w:id="161" w:author="PR Preview" w:date="2026-01-01T00:00:00Z">
        <w:r>
          <w:t xml:space="preserve">20 Examples</w:t>
        </w:r>
      </w:ins>
    </w:p>
    <w:bookmarkStart w:id="53" w:name="poor-unsupported-claim"/>
    <w:p>
      <w:pPr>
        <w:pStyle w:val="Heading3"/>
      </w:pPr>
      <w:ins w:id="162" w:author="PR Preview" w:date="2026-01-01T00:00:00Z">
        <w:r>
          <w:t xml:space="preserve">20.1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del w:id="163" w:author="PR Preview" w:date="2026-01-01T00:00:00Z">
        <w:r>
          <w:delText xml:space="preserve">19.2 Better (citation provided)</w:delText>
        </w:r>
      </w:del>
    </w:p>
    <w:p>
      <w:pPr>
        <w:pStyle w:val="Heading3"/>
      </w:pPr>
      <w:ins w:id="164" w:author="PR Preview" w:date="2026-01-01T00:00:00Z">
        <w:r>
          <w:t xml:space="preserve">20.2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del w:id="165" w:author="PR Preview" w:date="2026-01-01T00:00:00Z">
        <w:r>
          <w:delText xml:space="preserve">19.3 Best (citation with context)</w:delText>
        </w:r>
      </w:del>
    </w:p>
    <w:p>
      <w:pPr>
        <w:pStyle w:val="Heading3"/>
      </w:pPr>
      <w:ins w:id="166" w:author="PR Preview" w:date="2026-01-01T00:00:00Z">
        <w:r>
          <w:t xml:space="preserve">20.3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del w:id="167" w:author="PR Preview" w:date="2026-01-01T00:00:00Z">
        <w:r>
          <w:delText xml:space="preserve">19.4 Poor (irrelevant citation)</w:delText>
        </w:r>
      </w:del>
    </w:p>
    <w:p>
      <w:pPr>
        <w:pStyle w:val="Heading3"/>
      </w:pPr>
      <w:ins w:id="168" w:author="PR Preview" w:date="2026-01-01T00:00:00Z">
        <w:r>
          <w:t xml:space="preserve">20.4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del w:id="169" w:author="PR Preview" w:date="2026-01-01T00:00:00Z">
        <w:r>
          <w:delText xml:space="preserve">19.5 Better (relevant citation)</w:delText>
        </w:r>
      </w:del>
    </w:p>
    <w:p>
      <w:pPr>
        <w:pStyle w:val="Heading3"/>
      </w:pPr>
      <w:ins w:id="170" w:author="PR Preview" w:date="2026-01-01T00:00:00Z">
        <w:r>
          <w:t xml:space="preserve">20.5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del w:id="171" w:author="PR Preview" w:date="2026-01-01T00:00:00Z">
        <w:r>
          <w:delText xml:space="preserve">20 Conclusion</w:delText>
        </w:r>
      </w:del>
    </w:p>
    <w:p>
      <w:pPr>
        <w:pStyle w:val="Heading2"/>
      </w:pPr>
      <w:ins w:id="172" w:author="PR Preview" w:date="2026-01-01T00:00:00Z">
        <w:r>
          <w:t xml:space="preserve">21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2026-10-18T18:28:01Z</dcterms:created>
  <dcterms:modified xsi:type="dcterms:W3CDTF">2026-10-18T18:28:01Z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