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16:26:16 (PDT)</w:delText>
        </w:r>
      </w:del>
    </w:p>
    <w:p>
      <w:pPr>
        <w:pStyle w:val="Date"/>
      </w:pPr>
      <w:ins w:id="2" w:author="PR Preview" w:date="2026-01-01T00:00:00Z">
        <w:r>
          <w:t xml:space="preserve">Last modified: 2026-10-18 11:25:26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2026-10-18T18:28:08Z</dcterms:created>
  <dcterms:modified xsi:type="dcterms:W3CDTF">2026-10-18T18:28:08Z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11:25:26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