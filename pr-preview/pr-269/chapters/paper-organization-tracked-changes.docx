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Paper organization</w:t>
      </w:r>
    </w:p>
    <w:p>
      <w:pPr>
        <w:pStyle w:val="Date"/>
      </w:pPr>
      <w:del w:id="1" w:author="PR Preview" w:date="2026-01-01T00:00:00Z">
        <w:r>
          <w:delText xml:space="preserve">Last modified: 2026-10-17 16:26:16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2026-10-18 11:25:26 (PDT)</w:t>
        </w:r>
      </w:ins>
    </w:p>
    <w:p>
      <w:pPr>
        <w:pStyle w:val="FirstParagraph"/>
      </w:pPr>
      <w:r>
        <w:t xml:space="preserve">Effective organization helps readers navigate your scientific paper</w:t>
      </w:r>
      <w:r>
        <w:t xml:space="preserve"> </w:t>
      </w:r>
      <w:r>
        <w:t xml:space="preserve">and understand your findings.</w:t>
      </w:r>
      <w:r>
        <w:t xml:space="preserve"> </w:t>
      </w:r>
      <w:r>
        <w:t xml:space="preserve">The structure of your paper should guide readers logically</w:t>
      </w:r>
      <w:r>
        <w:t xml:space="preserve"> </w:t>
      </w:r>
      <w:r>
        <w:t xml:space="preserve">from your research question through your methods to your results and conclusions.</w:t>
      </w:r>
    </w:p>
    <w:bookmarkStart w:id="9" w:name="write-to-clarify-your-thinking"/>
    <w:p>
      <w:pPr>
        <w:pStyle w:val="Heading2"/>
      </w:pPr>
      <w:r>
        <w:t xml:space="preserve">1 Write to clarify your thinking</w:t>
      </w:r>
    </w:p>
    <w:p>
      <w:pPr>
        <w:pStyle w:val="FirstParagraph"/>
      </w:pPr>
      <w:r>
        <w:t xml:space="preserve">Write down a question or an idea as soon as you have it,</w:t>
      </w:r>
      <w:r>
        <w:t xml:space="preserve"> </w:t>
      </w:r>
      <w:r>
        <w:t xml:space="preserve">before you search for an answer.</w:t>
      </w:r>
      <w:r>
        <w:t xml:space="preserve"> </w:t>
      </w:r>
      <w:r>
        <w:t xml:space="preserve">Writing it down helps you in these ways:</w:t>
      </w:r>
    </w:p>
    <w:p>
      <w:pPr>
        <w:pStyle w:val="Compact"/>
        <w:numPr>
          <w:ilvl w:val="0"/>
          <w:numId w:val="1001"/>
        </w:numPr>
      </w:pPr>
      <w:r>
        <w:t xml:space="preserve">You see what you need to know.</w:t>
      </w:r>
    </w:p>
    <w:p>
      <w:pPr>
        <w:pStyle w:val="Compact"/>
        <w:numPr>
          <w:ilvl w:val="0"/>
          <w:numId w:val="1001"/>
        </w:numPr>
      </w:pPr>
      <w:r>
        <w:t xml:space="preserve">You state the problem more precisely.</w:t>
      </w:r>
    </w:p>
    <w:p>
      <w:pPr>
        <w:pStyle w:val="Compact"/>
        <w:numPr>
          <w:ilvl w:val="0"/>
          <w:numId w:val="1001"/>
        </w:numPr>
      </w:pPr>
      <w:r>
        <w:t xml:space="preserve">You often answer the question yourself while writing it.</w:t>
      </w:r>
    </w:p>
    <w:p>
      <w:pPr>
        <w:pStyle w:val="FirstParagraph"/>
      </w:pPr>
      <w:r>
        <w:t xml:space="preserve">The computer scientist Leslie Lamport argues that a person</w:t>
      </w:r>
      <w:r>
        <w:t xml:space="preserve"> </w:t>
      </w:r>
      <w:r>
        <w:t xml:space="preserve">who thinks without writing only thinks that they are thinking</w:t>
      </w:r>
      <w:r>
        <w:t xml:space="preserve"> </w:t>
      </w:r>
      <w:r>
        <w:t xml:space="preserve">(Lamport 2019)</w:t>
      </w:r>
      <w:r>
        <w:t xml:space="preserve">.</w:t>
      </w:r>
    </w:p>
    <w:bookmarkEnd w:id="9"/>
    <w:bookmarkStart w:id="10" w:name="standard-paper-structure"/>
    <w:p>
      <w:pPr>
        <w:pStyle w:val="Heading2"/>
      </w:pPr>
      <w:r>
        <w:t xml:space="preserve">2 Standard paper structure</w:t>
      </w:r>
    </w:p>
    <w:p>
      <w:pPr>
        <w:pStyle w:val="FirstParagraph"/>
      </w:pPr>
      <w:r>
        <w:t xml:space="preserve">Most scientific papers follow the IMRaD structure: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Introduction</w:t>
      </w:r>
      <w:r>
        <w:t xml:space="preserve">: Present the research question and background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Methods</w:t>
      </w:r>
      <w:r>
        <w:t xml:space="preserve">: Describe how the study was conducted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Results</w:t>
      </w:r>
      <w:r>
        <w:t xml:space="preserve">: Present the findings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Discussion</w:t>
      </w:r>
      <w:r>
        <w:t xml:space="preserve">: Interpret the findings and their implications</w:t>
      </w:r>
    </w:p>
    <w:p>
      <w:pPr>
        <w:pStyle w:val="FirstParagraph"/>
      </w:pPr>
      <w:r>
        <w:t xml:space="preserve">Some papers combine Results and Discussion into a single section.</w:t>
      </w:r>
    </w:p>
    <w:bookmarkEnd w:id="10"/>
    <w:bookmarkStart w:id="17" w:name="organizing-the-results-section"/>
    <w:p>
      <w:pPr>
        <w:pStyle w:val="Heading2"/>
      </w:pPr>
      <w:r>
        <w:t xml:space="preserve">3 Organizing the Results section</w:t>
      </w:r>
    </w:p>
    <w:p>
      <w:pPr>
        <w:pStyle w:val="FirstParagraph"/>
      </w:pPr>
      <w:r>
        <w:t xml:space="preserve">The Results section presents your findings clearly and logically.</w:t>
      </w:r>
      <w:r>
        <w:t xml:space="preserve"> </w:t>
      </w:r>
      <w:r>
        <w:t xml:space="preserve">How you organize this section depends on your research design</w:t>
      </w:r>
      <w:r>
        <w:t xml:space="preserve"> </w:t>
      </w:r>
      <w:r>
        <w:t xml:space="preserve">and the complexity of your analyses.</w:t>
      </w:r>
    </w:p>
    <w:bookmarkStart w:id="11" w:name="single-outcome-studies"/>
    <w:p>
      <w:pPr>
        <w:pStyle w:val="Heading3"/>
      </w:pPr>
      <w:r>
        <w:t xml:space="preserve">3.1 Single outcome studies</w:t>
      </w:r>
    </w:p>
    <w:p>
      <w:pPr>
        <w:pStyle w:val="FirstParagraph"/>
      </w:pPr>
      <w:r>
        <w:t xml:space="preserve">When analyzing a single primary outcome,</w:t>
      </w:r>
      <w:r>
        <w:t xml:space="preserve"> </w:t>
      </w:r>
      <w:r>
        <w:t xml:space="preserve">organize results by:</w:t>
      </w:r>
    </w:p>
    <w:p>
      <w:pPr>
        <w:pStyle w:val="Compact"/>
        <w:numPr>
          <w:ilvl w:val="0"/>
          <w:numId w:val="1003"/>
        </w:numPr>
      </w:pPr>
      <w:r>
        <w:t xml:space="preserve">Descriptive statistics first</w:t>
      </w:r>
    </w:p>
    <w:p>
      <w:pPr>
        <w:pStyle w:val="Compact"/>
        <w:numPr>
          <w:ilvl w:val="0"/>
          <w:numId w:val="1003"/>
        </w:numPr>
      </w:pPr>
      <w:r>
        <w:t xml:space="preserve">Main analysis results</w:t>
      </w:r>
    </w:p>
    <w:p>
      <w:pPr>
        <w:pStyle w:val="Compact"/>
        <w:numPr>
          <w:ilvl w:val="0"/>
          <w:numId w:val="1003"/>
        </w:numPr>
      </w:pPr>
      <w:r>
        <w:t xml:space="preserve">Sensitivity analyses or subgroup analyses</w:t>
      </w:r>
    </w:p>
    <w:bookmarkEnd w:id="11"/>
    <w:bookmarkStart w:id="16" w:name="multiple-outcomes-analyzed-separately"/>
    <w:p>
      <w:pPr>
        <w:pStyle w:val="Heading3"/>
      </w:pPr>
      <w:r>
        <w:t xml:space="preserve">3.2 Multiple outcomes analyzed separately</w:t>
      </w:r>
    </w:p>
    <w:p>
      <w:pPr>
        <w:pStyle w:val="FirstParagraph"/>
      </w:pPr>
      <w:r>
        <w:t xml:space="preserve">When analyzing multiple outcomes separately,</w:t>
      </w:r>
      <w:r>
        <w:t xml:space="preserve"> </w:t>
      </w:r>
      <w:r>
        <w:rPr>
          <w:b/>
          <w:bCs/>
        </w:rPr>
        <w:t xml:space="preserve">group your results section by outcome</w:t>
      </w:r>
      <w:r>
        <w:t xml:space="preserve"> </w:t>
      </w:r>
      <w:r>
        <w:t xml:space="preserve">rather than by analysis type.</w:t>
      </w:r>
      <w:r>
        <w:t xml:space="preserve"> </w:t>
      </w:r>
      <w:r>
        <w:t xml:space="preserve">This organization improves clarity and readability</w:t>
      </w:r>
      <w:r>
        <w:t xml:space="preserve"> </w:t>
      </w:r>
      <w:r>
        <w:t xml:space="preserve">by keeping all information about each outcome together.</w:t>
      </w:r>
    </w:p>
    <w:bookmarkStart w:id="12" w:name="why-group-by-outcome"/>
    <w:p>
      <w:pPr>
        <w:pStyle w:val="Heading4"/>
      </w:pPr>
      <w:r>
        <w:t xml:space="preserve">Why group by outcome</w:t>
      </w:r>
    </w:p>
    <w:p>
      <w:pPr>
        <w:pStyle w:val="FirstParagraph"/>
      </w:pPr>
      <w:r>
        <w:t xml:space="preserve">Grouping by outcome helps readers:</w:t>
      </w:r>
    </w:p>
    <w:p>
      <w:pPr>
        <w:pStyle w:val="Compact"/>
        <w:numPr>
          <w:ilvl w:val="0"/>
          <w:numId w:val="1004"/>
        </w:numPr>
      </w:pPr>
      <w:r>
        <w:t xml:space="preserve">Follow the story of each outcome from descriptive statistics through final results</w:t>
      </w:r>
    </w:p>
    <w:p>
      <w:pPr>
        <w:pStyle w:val="Compact"/>
        <w:numPr>
          <w:ilvl w:val="0"/>
          <w:numId w:val="1004"/>
        </w:numPr>
      </w:pPr>
      <w:r>
        <w:t xml:space="preserve">Compare findings across outcomes more easily</w:t>
      </w:r>
    </w:p>
    <w:p>
      <w:pPr>
        <w:pStyle w:val="Compact"/>
        <w:numPr>
          <w:ilvl w:val="0"/>
          <w:numId w:val="1004"/>
        </w:numPr>
      </w:pPr>
      <w:r>
        <w:t xml:space="preserve">Understand the complete picture for each outcome before moving to the next</w:t>
      </w:r>
    </w:p>
    <w:p>
      <w:pPr>
        <w:pStyle w:val="Compact"/>
        <w:numPr>
          <w:ilvl w:val="0"/>
          <w:numId w:val="1004"/>
        </w:numPr>
      </w:pPr>
      <w:r>
        <w:t xml:space="preserve">Navigate directly to outcomes of interest</w:t>
      </w:r>
    </w:p>
    <w:bookmarkEnd w:id="12"/>
    <w:bookmarkStart w:id="13" w:name="how-to-organize-by-outcome"/>
    <w:p>
      <w:pPr>
        <w:pStyle w:val="Heading4"/>
      </w:pPr>
      <w:r>
        <w:t xml:space="preserve">How to organize by outcome</w:t>
      </w:r>
    </w:p>
    <w:p>
      <w:pPr>
        <w:pStyle w:val="FirstParagraph"/>
      </w:pPr>
      <w:r>
        <w:t xml:space="preserve">For each outcome,</w:t>
      </w:r>
      <w:r>
        <w:t xml:space="preserve"> </w:t>
      </w:r>
      <w:r>
        <w:t xml:space="preserve">present:</w:t>
      </w:r>
    </w:p>
    <w:p>
      <w:pPr>
        <w:pStyle w:val="Compact"/>
        <w:numPr>
          <w:ilvl w:val="0"/>
          <w:numId w:val="1005"/>
        </w:numPr>
      </w:pPr>
      <w:r>
        <w:t xml:space="preserve">Descriptive statistics</w:t>
      </w:r>
    </w:p>
    <w:p>
      <w:pPr>
        <w:pStyle w:val="Compact"/>
        <w:numPr>
          <w:ilvl w:val="0"/>
          <w:numId w:val="1005"/>
        </w:numPr>
      </w:pPr>
      <w:r>
        <w:t xml:space="preserve">Main analysis results</w:t>
      </w:r>
    </w:p>
    <w:p>
      <w:pPr>
        <w:pStyle w:val="Compact"/>
        <w:numPr>
          <w:ilvl w:val="0"/>
          <w:numId w:val="1005"/>
        </w:numPr>
      </w:pPr>
      <w:r>
        <w:t xml:space="preserve">Sensitivity analyses</w:t>
      </w:r>
    </w:p>
    <w:p>
      <w:pPr>
        <w:pStyle w:val="Compact"/>
        <w:numPr>
          <w:ilvl w:val="0"/>
          <w:numId w:val="1005"/>
        </w:numPr>
      </w:pPr>
      <w:r>
        <w:t xml:space="preserve">Subgroup analyses (if applicable)</w:t>
      </w:r>
    </w:p>
    <w:p>
      <w:pPr>
        <w:pStyle w:val="FirstParagraph"/>
      </w:pPr>
      <w:r>
        <w:rPr>
          <w:b/>
          <w:bCs/>
        </w:rPr>
        <w:t xml:space="preserve">Structure:</w:t>
      </w:r>
    </w:p>
    <w:p>
      <w:pPr>
        <w:pStyle w:val="SourceCode"/>
      </w:pPr>
      <w:r>
        <w:rPr>
          <w:rStyle w:val="VerbatimChar"/>
        </w:rPr>
        <w:t xml:space="preserve">Results</w:t>
      </w:r>
      <w:r>
        <w:br/>
      </w:r>
      <w:r>
        <w:rPr>
          <w:rStyle w:val="VerbatimChar"/>
        </w:rPr>
        <w:t xml:space="preserve">├── Outcome 1: Mortality</w:t>
      </w:r>
      <w:r>
        <w:br/>
      </w:r>
      <w:r>
        <w:rPr>
          <w:rStyle w:val="VerbatimChar"/>
        </w:rPr>
        <w:t xml:space="preserve">│   ├── Descriptive statistics</w:t>
      </w:r>
      <w:r>
        <w:br/>
      </w:r>
      <w:r>
        <w:rPr>
          <w:rStyle w:val="VerbatimChar"/>
        </w:rPr>
        <w:t xml:space="preserve">│   ├── Main analysis</w:t>
      </w:r>
      <w:r>
        <w:br/>
      </w:r>
      <w:r>
        <w:rPr>
          <w:rStyle w:val="VerbatimChar"/>
        </w:rPr>
        <w:t xml:space="preserve">│   ├── Sensitivity analyses</w:t>
      </w:r>
      <w:r>
        <w:br/>
      </w:r>
      <w:r>
        <w:rPr>
          <w:rStyle w:val="VerbatimChar"/>
        </w:rPr>
        <w:t xml:space="preserve">│   └── Subgroup analyses</w:t>
      </w:r>
      <w:r>
        <w:br/>
      </w:r>
      <w:r>
        <w:rPr>
          <w:rStyle w:val="VerbatimChar"/>
        </w:rPr>
        <w:t xml:space="preserve">├── Outcome 2: Hospital readmission</w:t>
      </w:r>
      <w:r>
        <w:br/>
      </w:r>
      <w:r>
        <w:rPr>
          <w:rStyle w:val="VerbatimChar"/>
        </w:rPr>
        <w:t xml:space="preserve">│   ├── Descriptive statistics</w:t>
      </w:r>
      <w:r>
        <w:br/>
      </w:r>
      <w:r>
        <w:rPr>
          <w:rStyle w:val="VerbatimChar"/>
        </w:rPr>
        <w:t xml:space="preserve">│   ├── Main analysis</w:t>
      </w:r>
      <w:r>
        <w:br/>
      </w:r>
      <w:r>
        <w:rPr>
          <w:rStyle w:val="VerbatimChar"/>
        </w:rPr>
        <w:t xml:space="preserve">│   ├── Sensitivity analyses</w:t>
      </w:r>
      <w:r>
        <w:br/>
      </w:r>
      <w:r>
        <w:rPr>
          <w:rStyle w:val="VerbatimChar"/>
        </w:rPr>
        <w:t xml:space="preserve">│   └── Subgroup analyses</w:t>
      </w:r>
      <w:r>
        <w:br/>
      </w:r>
      <w:r>
        <w:rPr>
          <w:rStyle w:val="VerbatimChar"/>
        </w:rPr>
        <w:t xml:space="preserve">└── Outcome 3: Quality of life</w:t>
      </w:r>
      <w:r>
        <w:br/>
      </w:r>
      <w:r>
        <w:rPr>
          <w:rStyle w:val="VerbatimChar"/>
        </w:rPr>
        <w:t xml:space="preserve">    ├── Descriptive statistics</w:t>
      </w:r>
      <w:r>
        <w:br/>
      </w:r>
      <w:r>
        <w:rPr>
          <w:rStyle w:val="VerbatimChar"/>
        </w:rPr>
        <w:t xml:space="preserve">    ├── Main analysis</w:t>
      </w:r>
      <w:r>
        <w:br/>
      </w:r>
      <w:r>
        <w:rPr>
          <w:rStyle w:val="VerbatimChar"/>
        </w:rPr>
        <w:t xml:space="preserve">    ├── Sensitivity analyses</w:t>
      </w:r>
      <w:r>
        <w:br/>
      </w:r>
      <w:r>
        <w:rPr>
          <w:rStyle w:val="VerbatimChar"/>
        </w:rPr>
        <w:t xml:space="preserve">    └── Subgroup analyses</w:t>
      </w:r>
    </w:p>
    <w:bookmarkEnd w:id="13"/>
    <w:bookmarkStart w:id="14" w:name="what-to-avoid"/>
    <w:p>
      <w:pPr>
        <w:pStyle w:val="Heading4"/>
      </w:pPr>
      <w:r>
        <w:t xml:space="preserve">What to avoid</w:t>
      </w:r>
    </w:p>
    <w:p>
      <w:pPr>
        <w:pStyle w:val="FirstParagraph"/>
      </w:pPr>
      <w:r>
        <w:rPr>
          <w:b/>
          <w:bCs/>
        </w:rPr>
        <w:t xml:space="preserve">Don’t group by analysis type</w:t>
      </w:r>
      <w:r>
        <w:t xml:space="preserve"> </w:t>
      </w:r>
      <w:r>
        <w:t xml:space="preserve">when outcomes are analyzed separately:</w:t>
      </w:r>
    </w:p>
    <w:p>
      <w:pPr>
        <w:pStyle w:val="SourceCode"/>
      </w:pPr>
      <w:r>
        <w:rPr>
          <w:rStyle w:val="VerbatimChar"/>
        </w:rPr>
        <w:t xml:space="preserve">Results (POOR ORGANIZATION)</w:t>
      </w:r>
      <w:r>
        <w:br/>
      </w:r>
      <w:r>
        <w:rPr>
          <w:rStyle w:val="VerbatimChar"/>
        </w:rPr>
        <w:t xml:space="preserve">├── Descriptive statistics</w:t>
      </w:r>
      <w:r>
        <w:br/>
      </w:r>
      <w:r>
        <w:rPr>
          <w:rStyle w:val="VerbatimChar"/>
        </w:rPr>
        <w:t xml:space="preserve">│   ├── Mortality</w:t>
      </w:r>
      <w:r>
        <w:br/>
      </w:r>
      <w:r>
        <w:rPr>
          <w:rStyle w:val="VerbatimChar"/>
        </w:rPr>
        <w:t xml:space="preserve">│   ├── Hospital readmission</w:t>
      </w:r>
      <w:r>
        <w:br/>
      </w:r>
      <w:r>
        <w:rPr>
          <w:rStyle w:val="VerbatimChar"/>
        </w:rPr>
        <w:t xml:space="preserve">│   └── Quality of life</w:t>
      </w:r>
      <w:r>
        <w:br/>
      </w:r>
      <w:r>
        <w:rPr>
          <w:rStyle w:val="VerbatimChar"/>
        </w:rPr>
        <w:t xml:space="preserve">├── Main analyses</w:t>
      </w:r>
      <w:r>
        <w:br/>
      </w:r>
      <w:r>
        <w:rPr>
          <w:rStyle w:val="VerbatimChar"/>
        </w:rPr>
        <w:t xml:space="preserve">│   ├── Mortality</w:t>
      </w:r>
      <w:r>
        <w:br/>
      </w:r>
      <w:r>
        <w:rPr>
          <w:rStyle w:val="VerbatimChar"/>
        </w:rPr>
        <w:t xml:space="preserve">│   ├── Hospital readmission</w:t>
      </w:r>
      <w:r>
        <w:br/>
      </w:r>
      <w:r>
        <w:rPr>
          <w:rStyle w:val="VerbatimChar"/>
        </w:rPr>
        <w:t xml:space="preserve">│   └── Quality of life</w:t>
      </w:r>
      <w:r>
        <w:br/>
      </w:r>
      <w:r>
        <w:rPr>
          <w:rStyle w:val="VerbatimChar"/>
        </w:rPr>
        <w:t xml:space="preserve">└── Sensitivity analyses</w:t>
      </w:r>
      <w:r>
        <w:br/>
      </w:r>
      <w:r>
        <w:rPr>
          <w:rStyle w:val="VerbatimChar"/>
        </w:rPr>
        <w:t xml:space="preserve">    ├── Mortality</w:t>
      </w:r>
      <w:r>
        <w:br/>
      </w:r>
      <w:r>
        <w:rPr>
          <w:rStyle w:val="VerbatimChar"/>
        </w:rPr>
        <w:t xml:space="preserve">    ├── Hospital readmission</w:t>
      </w:r>
      <w:r>
        <w:br/>
      </w:r>
      <w:r>
        <w:rPr>
          <w:rStyle w:val="VerbatimChar"/>
        </w:rPr>
        <w:t xml:space="preserve">    └── Quality of life</w:t>
      </w:r>
    </w:p>
    <w:p>
      <w:pPr>
        <w:pStyle w:val="FirstParagraph"/>
      </w:pPr>
      <w:r>
        <w:t xml:space="preserve">This forces readers to jump back and forth between sections</w:t>
      </w:r>
      <w:r>
        <w:t xml:space="preserve"> </w:t>
      </w:r>
      <w:r>
        <w:t xml:space="preserve">to understand the complete story for any single outcome.</w:t>
      </w:r>
    </w:p>
    <w:bookmarkEnd w:id="14"/>
    <w:bookmarkStart w:id="15" w:name="exception-shared-descriptive-statistics"/>
    <w:p>
      <w:pPr>
        <w:pStyle w:val="Heading4"/>
      </w:pPr>
      <w:r>
        <w:t xml:space="preserve">Exception: Shared descriptive statistics</w:t>
      </w:r>
    </w:p>
    <w:p>
      <w:pPr>
        <w:pStyle w:val="FirstParagraph"/>
      </w:pPr>
      <w:r>
        <w:t xml:space="preserve">If your descriptive statistics apply to all outcomes</w:t>
      </w:r>
      <w:r>
        <w:t xml:space="preserve"> </w:t>
      </w:r>
      <w:r>
        <w:t xml:space="preserve">(for example, baseline characteristics in a clinical trial),</w:t>
      </w:r>
      <w:r>
        <w:t xml:space="preserve"> </w:t>
      </w:r>
      <w:r>
        <w:t xml:space="preserve">present them once at the beginning before discussing individual outcomes.</w:t>
      </w:r>
    </w:p>
    <w:bookmarkEnd w:id="15"/>
    <w:bookmarkEnd w:id="16"/>
    <w:bookmarkEnd w:id="17"/>
    <w:bookmarkStart w:id="23" w:name="figures-and-tables"/>
    <w:p>
      <w:pPr>
        <w:pStyle w:val="Heading2"/>
      </w:pPr>
      <w:r>
        <w:t xml:space="preserve">4 Figures and tables</w:t>
      </w:r>
    </w:p>
    <w:p>
      <w:pPr>
        <w:pStyle w:val="FirstParagraph"/>
      </w:pPr>
      <w:r>
        <w:t xml:space="preserve">In a reading copy</w:t>
      </w:r>
      <w:r>
        <w:t xml:space="preserve"> </w:t>
      </w:r>
      <w:r>
        <w:t xml:space="preserve">(a website, a preprint, or a draft circulated to coauthors),</w:t>
      </w:r>
      <w:r>
        <w:t xml:space="preserve"> </w:t>
      </w:r>
      <w:r>
        <w:t xml:space="preserve">place figures and tables near the relevant text that describes them.</w:t>
      </w:r>
      <w:r>
        <w:t xml:space="preserve"> </w:t>
      </w:r>
      <w:r>
        <w:t xml:space="preserve">A journal submission often needs a different layout</w:t>
      </w:r>
      <w:r>
        <w:t xml:space="preserve"> </w:t>
      </w:r>
      <w:r>
        <w:t xml:space="preserve">(</w:t>
      </w:r>
      <w:hyperlink w:anchor="sec-submission-layout">
        <w:r>
          <w:rPr>
            <w:rStyle w:val="Hyperlink"/>
          </w:rPr>
          <w:t xml:space="preserve">Section 4.3</w:t>
        </w:r>
      </w:hyperlink>
      <w:r>
        <w:t xml:space="preserve">).</w:t>
      </w:r>
      <w:r>
        <w:t xml:space="preserve"> </w:t>
      </w:r>
      <w:r>
        <w:t xml:space="preserve">Either way,</w:t>
      </w:r>
      <w:r>
        <w:t xml:space="preserve"> </w:t>
      </w:r>
      <w:r>
        <w:t xml:space="preserve">number figures and tables sequentially</w:t>
      </w:r>
      <w:r>
        <w:t xml:space="preserve"> </w:t>
      </w:r>
      <w:r>
        <w:t xml:space="preserve">and reference them in the text before they appear.</w:t>
      </w:r>
    </w:p>
    <w:p>
      <w:pPr>
        <w:pStyle w:val="BodyText"/>
      </w:pPr>
      <w:r>
        <w:t xml:space="preserve">Each figure and table should have a clear,</w:t>
      </w:r>
      <w:r>
        <w:t xml:space="preserve"> </w:t>
      </w:r>
      <w:r>
        <w:t xml:space="preserve">informative caption that allows readers to understand it</w:t>
      </w:r>
      <w:r>
        <w:t xml:space="preserve"> </w:t>
      </w:r>
      <w:r>
        <w:t xml:space="preserve">without reading the main text.</w:t>
      </w:r>
    </w:p>
    <w:bookmarkStart w:id="19" w:name="label-variables-in-plain-words"/>
    <w:p>
      <w:pPr>
        <w:pStyle w:val="Heading3"/>
      </w:pPr>
      <w:r>
        <w:t xml:space="preserve">4.1 Label variables in plain words</w:t>
      </w:r>
    </w:p>
    <w:p>
      <w:pPr>
        <w:pStyle w:val="FirstParagraph"/>
      </w:pPr>
      <w:r>
        <w:t xml:space="preserve">A figure or table is read by people, not by the code that made it.</w:t>
      </w:r>
      <w:r>
        <w:t xml:space="preserve"> </w:t>
      </w:r>
      <w:r>
        <w:t xml:space="preserve">Replace every variable name from the data with a label a reader understands:</w:t>
      </w:r>
    </w:p>
    <w:p>
      <w:pPr>
        <w:pStyle w:val="Compact"/>
        <w:numPr>
          <w:ilvl w:val="0"/>
          <w:numId w:val="1006"/>
        </w:numPr>
      </w:pPr>
      <w:r>
        <w:t xml:space="preserve">turn underscores and other code punctuation into spaces;</w:t>
      </w:r>
    </w:p>
    <w:p>
      <w:pPr>
        <w:pStyle w:val="Compact"/>
        <w:numPr>
          <w:ilvl w:val="0"/>
          <w:numId w:val="1006"/>
        </w:numPr>
      </w:pPr>
      <w:r>
        <w:t xml:space="preserve">use ordinary capitalization;</w:t>
      </w:r>
    </w:p>
    <w:p>
      <w:pPr>
        <w:pStyle w:val="Compact"/>
        <w:numPr>
          <w:ilvl w:val="0"/>
          <w:numId w:val="1006"/>
        </w:numPr>
      </w:pPr>
      <w:r>
        <w:t xml:space="preserve">spell out abbreviations and acronyms where space allows;</w:t>
      </w:r>
    </w:p>
    <w:p>
      <w:pPr>
        <w:pStyle w:val="Compact"/>
        <w:numPr>
          <w:ilvl w:val="0"/>
          <w:numId w:val="1006"/>
        </w:numPr>
      </w:pPr>
      <w:r>
        <w:t xml:space="preserve">give the unit of every measured quantity, in parentheses;</w:t>
      </w:r>
    </w:p>
    <w:p>
      <w:pPr>
        <w:pStyle w:val="Compact"/>
        <w:numPr>
          <w:ilvl w:val="0"/>
          <w:numId w:val="1006"/>
        </w:numPr>
      </w:pPr>
      <w:r>
        <w:t xml:space="preserve">relabel category levels the same way, including legend entries.</w:t>
      </w:r>
    </w:p>
    <w:p>
      <w:pPr>
        <w:pStyle w:val="FirstParagraph"/>
      </w:pPr>
      <w:r>
        <w:t xml:space="preserve">Use the same label for a variable in every figure, table and paragraph,</w:t>
      </w:r>
      <w:r>
        <w:t xml:space="preserve"> </w:t>
      </w:r>
      <w:r>
        <w:t xml:space="preserve">so a reader can match them up.</w:t>
      </w:r>
    </w:p>
    <w:bookmarkStart w:id="18" w:name="exm-figure-labels"/>
    <w:p>
      <w:pPr>
        <w:pStyle w:val="BodyText"/>
      </w:pPr>
      <w:r>
        <w:rPr>
          <w:b/>
          <w:bCs/>
        </w:rPr>
        <w:t xml:space="preserve">Example 1 (Relabeling axes and a legend)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x-axis</w:t>
      </w:r>
      <w:r>
        <w:t xml:space="preserve"> </w:t>
      </w:r>
      <w:r>
        <w:rPr>
          <w:rStyle w:val="VerbatimChar"/>
        </w:rPr>
        <w:t xml:space="preserve">age_yrs</w:t>
      </w:r>
      <w:r>
        <w:t xml:space="preserve">, y-axis</w:t>
      </w:r>
      <w:r>
        <w:t xml:space="preserve"> </w:t>
      </w:r>
      <w:r>
        <w:rPr>
          <w:rStyle w:val="VerbatimChar"/>
        </w:rPr>
        <w:t xml:space="preserve">sbp</w:t>
      </w:r>
      <w:r>
        <w:t xml:space="preserve">, legend</w:t>
      </w:r>
      <w:r>
        <w:t xml:space="preserve"> </w:t>
      </w:r>
      <w:r>
        <w:rPr>
          <w:rStyle w:val="VerbatimChar"/>
        </w:rPr>
        <w:t xml:space="preserve">trt_grp</w:t>
      </w:r>
      <w:r>
        <w:t xml:space="preserve">:</w:t>
      </w:r>
      <w:r>
        <w:t xml:space="preserve"> </w:t>
      </w:r>
      <w:r>
        <w:rPr>
          <w:rStyle w:val="VerbatimChar"/>
        </w:rPr>
        <w:t xml:space="preserve">ctrl</w:t>
      </w:r>
      <w:r>
        <w:t xml:space="preserve">,</w:t>
      </w:r>
      <w:r>
        <w:t xml:space="preserve"> </w:t>
      </w:r>
      <w:r>
        <w:rPr>
          <w:rStyle w:val="VerbatimChar"/>
        </w:rPr>
        <w:t xml:space="preserve">tx</w:t>
      </w:r>
    </w:p>
    <w:p>
      <w:pPr>
        <w:pStyle w:val="BlockText"/>
      </w:pPr>
      <w:r>
        <w:t xml:space="preserve">✅ x-axis</w:t>
      </w:r>
      <w:r>
        <w:t xml:space="preserve"> </w:t>
      </w:r>
      <w:r>
        <w:t xml:space="preserve">“Age (years)”</w:t>
      </w:r>
      <w:r>
        <w:t xml:space="preserve">, y-axis</w:t>
      </w:r>
      <w:r>
        <w:t xml:space="preserve"> </w:t>
      </w:r>
      <w:r>
        <w:t xml:space="preserve">“Systolic blood pressure (mm Hg)”</w:t>
      </w:r>
      <w:r>
        <w:t xml:space="preserve">,</w:t>
      </w:r>
      <w:r>
        <w:t xml:space="preserve"> </w:t>
      </w:r>
      <w:r>
        <w:t xml:space="preserve">legend</w:t>
      </w:r>
      <w:r>
        <w:t xml:space="preserve"> </w:t>
      </w:r>
      <w:r>
        <w:t xml:space="preserve">“Treatment group”</w:t>
      </w:r>
      <w:r>
        <w:t xml:space="preserve">:</w:t>
      </w:r>
      <w:r>
        <w:t xml:space="preserve"> </w:t>
      </w:r>
      <w:r>
        <w:t xml:space="preserve">“Control”</w:t>
      </w:r>
      <w:r>
        <w:t xml:space="preserve">,</w:t>
      </w:r>
      <w:r>
        <w:t xml:space="preserve"> </w:t>
      </w:r>
      <w:r>
        <w:t xml:space="preserve">“Treatment”</w:t>
      </w:r>
    </w:p>
    <w:p>
      <w:pPr>
        <w:pStyle w:val="FirstParagraph"/>
      </w:pPr>
      <w:r>
        <w:t xml:space="preserve">In R with</w:t>
      </w:r>
      <w:r>
        <w:t xml:space="preserve"> </w:t>
      </w:r>
      <w:r>
        <w:rPr>
          <w:rStyle w:val="VerbatimChar"/>
        </w:rPr>
        <w:t xml:space="preserve">ggplot2</w:t>
      </w:r>
      <w:r>
        <w:t xml:space="preserve">,</w:t>
      </w:r>
      <w:r>
        <w:t xml:space="preserve"> </w:t>
      </w:r>
      <w:r>
        <w:t xml:space="preserve">set the axis and legend titles with</w:t>
      </w:r>
      <w:r>
        <w:t xml:space="preserve"> </w:t>
      </w:r>
      <w:r>
        <w:rPr>
          <w:rStyle w:val="VerbatimChar"/>
        </w:rPr>
        <w:t xml:space="preserve">labs()</w:t>
      </w:r>
      <w:r>
        <w:t xml:space="preserve">,</w:t>
      </w:r>
      <w:r>
        <w:t xml:space="preserve"> </w:t>
      </w:r>
      <w:r>
        <w:t xml:space="preserve">and recode the category levels before plotting,</w:t>
      </w:r>
      <w:r>
        <w:t xml:space="preserve"> </w:t>
      </w:r>
      <w:r>
        <w:t xml:space="preserve">for example with</w:t>
      </w:r>
      <w:r>
        <w:t xml:space="preserve"> </w:t>
      </w:r>
      <w:r>
        <w:rPr>
          <w:rStyle w:val="VerbatimChar"/>
        </w:rPr>
        <w:t xml:space="preserve">forcats::fct_recode()</w:t>
      </w:r>
      <w:r>
        <w:t xml:space="preserve">.</w:t>
      </w:r>
    </w:p>
    <w:bookmarkEnd w:id="18"/>
    <w:bookmarkEnd w:id="19"/>
    <w:bookmarkStart w:id="20" w:name="captions-are-captions-not-headings"/>
    <w:p>
      <w:pPr>
        <w:pStyle w:val="Heading3"/>
      </w:pPr>
      <w:r>
        <w:t xml:space="preserve">4.2 Captions are captions, not headings</w:t>
      </w:r>
    </w:p>
    <w:p>
      <w:pPr>
        <w:pStyle w:val="FirstParagraph"/>
      </w:pPr>
      <w:r>
        <w:t xml:space="preserve">Give every figure and table a numbered caption,</w:t>
      </w:r>
      <w:r>
        <w:t xml:space="preserve"> </w:t>
      </w:r>
      <w:r>
        <w:t xml:space="preserve">including those in the supplementary material.</w:t>
      </w:r>
      <w:r>
        <w:t xml:space="preserve"> </w:t>
      </w:r>
      <w:r>
        <w:t xml:space="preserve">A table without a caption is incomplete,</w:t>
      </w:r>
      <w:r>
        <w:t xml:space="preserve"> </w:t>
      </w:r>
      <w:r>
        <w:t xml:space="preserve">even when its contents are correct.</w:t>
      </w:r>
    </w:p>
    <w:p>
      <w:pPr>
        <w:pStyle w:val="BodyText"/>
      </w:pPr>
      <w:r>
        <w:t xml:space="preserve">Attach each caption to its figure or table</w:t>
      </w:r>
      <w:r>
        <w:t xml:space="preserve"> </w:t>
      </w:r>
      <w:r>
        <w:t xml:space="preserve">with your writing tool’s caption feature</w:t>
      </w:r>
      <w:r>
        <w:t xml:space="preserve"> </w:t>
      </w:r>
      <w:r>
        <w:t xml:space="preserve">(in Quarto, the last line of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#tbl-</w:t>
      </w:r>
      <w:r>
        <w:t xml:space="preserve"> </w:t>
      </w:r>
      <w:r>
        <w:t xml:space="preserve">div),</w:t>
      </w:r>
      <w:r>
        <w:t xml:space="preserve"> </w:t>
      </w:r>
      <w:r>
        <w:t xml:space="preserve">not as a section heading.</w:t>
      </w:r>
    </w:p>
    <w:p>
      <w:pPr>
        <w:pStyle w:val="BodyText"/>
      </w:pPr>
      <w:r>
        <w:rPr>
          <w:b/>
          <w:bCs/>
        </w:rPr>
        <w:t xml:space="preserve">Poor caption</w:t>
      </w:r>
      <w:r>
        <w:t xml:space="preserve">: a section heading that reads</w:t>
      </w:r>
      <w:r>
        <w:t xml:space="preserve"> </w:t>
      </w:r>
      <w:r>
        <w:t xml:space="preserve">“Supplementary Figure S43: Distribution of follow-up time”</w:t>
      </w:r>
      <w:r>
        <w:t xml:space="preserve">,</w:t>
      </w:r>
      <w:r>
        <w:t xml:space="preserve"> </w:t>
      </w:r>
      <w:r>
        <w:t xml:space="preserve">placed above the figure</w:t>
      </w:r>
    </w:p>
    <w:p>
      <w:pPr>
        <w:pStyle w:val="BodyText"/>
      </w:pPr>
      <w:r>
        <w:rPr>
          <w:b/>
          <w:bCs/>
        </w:rPr>
        <w:t xml:space="preserve">Better caption</w:t>
      </w:r>
      <w:r>
        <w:t xml:space="preserve">:</w:t>
      </w:r>
      <w:r>
        <w:t xml:space="preserve"> </w:t>
      </w:r>
      <w:r>
        <w:t xml:space="preserve">“Distribution of follow-up time”</w:t>
      </w:r>
      <w:r>
        <w:t xml:space="preserve">,</w:t>
      </w:r>
      <w:r>
        <w:t xml:space="preserve"> </w:t>
      </w:r>
      <w:r>
        <w:t xml:space="preserve">written as a caption attached to the figure,</w:t>
      </w:r>
      <w:r>
        <w:t xml:space="preserve"> </w:t>
      </w:r>
      <w:r>
        <w:t xml:space="preserve">with its label and number generated by your writing tool</w:t>
      </w:r>
      <w:r>
        <w:t xml:space="preserve"> </w:t>
      </w:r>
      <w:r>
        <w:t xml:space="preserve">rather than typed by hand</w:t>
      </w:r>
      <w:r>
        <w:t xml:space="preserve"> </w:t>
      </w:r>
      <w:r>
        <w:t xml:space="preserve">(a supplementary</w:t>
      </w:r>
      <w:r>
        <w:t xml:space="preserve"> </w:t>
      </w:r>
      <w:r>
        <w:t xml:space="preserve">“S”</w:t>
      </w:r>
      <w:r>
        <w:t xml:space="preserve"> </w:t>
      </w:r>
      <w:r>
        <w:t xml:space="preserve">prefix may need extra setup in the tool)</w:t>
      </w:r>
    </w:p>
    <w:p>
      <w:pPr>
        <w:pStyle w:val="BodyText"/>
      </w:pPr>
      <w:r>
        <w:t xml:space="preserve">A heading posing as a caption usually appears in the table of contents,</w:t>
      </w:r>
      <w:r>
        <w:t xml:space="preserve"> </w:t>
      </w:r>
      <w:r>
        <w:t xml:space="preserve">takes on heading styling,</w:t>
      </w:r>
      <w:r>
        <w:t xml:space="preserve"> </w:t>
      </w:r>
      <w:r>
        <w:t xml:space="preserve">and is not attached to its figure.</w:t>
      </w:r>
      <w:r>
        <w:t xml:space="preserve"> </w:t>
      </w:r>
      <w:r>
        <w:t xml:space="preserve">Its number is typed by hand,</w:t>
      </w:r>
      <w:r>
        <w:t xml:space="preserve"> </w:t>
      </w:r>
      <w:r>
        <w:t xml:space="preserve">so it falls out of step with the real numbering</w:t>
      </w:r>
      <w:r>
        <w:t xml:space="preserve"> </w:t>
      </w:r>
      <w:r>
        <w:t xml:space="preserve">when figures are added, removed, or reordered.</w:t>
      </w:r>
    </w:p>
    <w:bookmarkEnd w:id="20"/>
    <w:bookmarkStart w:id="21" w:name="sec-submission-layout"/>
    <w:p>
      <w:pPr>
        <w:pStyle w:val="Heading3"/>
      </w:pPr>
      <w:r>
        <w:t xml:space="preserve">4.3 Manuscript layout for journal submission</w:t>
      </w:r>
    </w:p>
    <w:p>
      <w:pPr>
        <w:pStyle w:val="FirstParagraph"/>
      </w:pPr>
      <w:r>
        <w:t xml:space="preserve">Many journals ask for figures and tables</w:t>
      </w:r>
      <w:r>
        <w:t xml:space="preserve"> </w:t>
      </w:r>
      <w:r>
        <w:t xml:space="preserve">to follow the main text of a submitted manuscript</w:t>
      </w:r>
      <w:r>
        <w:t xml:space="preserve"> </w:t>
      </w:r>
      <w:r>
        <w:t xml:space="preserve">rather than appear inline.</w:t>
      </w:r>
      <w:r>
        <w:t xml:space="preserve"> </w:t>
      </w:r>
      <w:r>
        <w:t xml:space="preserve">Unless the journal’s instructions say otherwise,</w:t>
      </w:r>
      <w:r>
        <w:t xml:space="preserve"> </w:t>
      </w:r>
      <w:r>
        <w:t xml:space="preserve">lay out a submission manuscript as follows: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Put all main-text figures and tables at the end of the main manuscript</w:t>
      </w:r>
      <w:r>
        <w:t xml:space="preserve">,</w:t>
      </w:r>
      <w:r>
        <w:t xml:space="preserve"> </w:t>
      </w:r>
      <w:r>
        <w:t xml:space="preserve">after the main text and the references,</w:t>
      </w:r>
      <w:r>
        <w:t xml:space="preserve"> </w:t>
      </w:r>
      <w:r>
        <w:t xml:space="preserve">and before the supplementary material.</w:t>
      </w:r>
      <w:r>
        <w:t xml:space="preserve"> </w:t>
      </w:r>
      <w:r>
        <w:t xml:space="preserve">The main text still cites each one by number.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Insert a page break before the supplementary material header</w:t>
      </w:r>
      <w:r>
        <w:t xml:space="preserve">,</w:t>
      </w:r>
      <w:r>
        <w:t xml:space="preserve"> </w:t>
      </w:r>
      <w:r>
        <w:t xml:space="preserve">so the supplement starts on a new page.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Keep each caption with its figure or table.</w:t>
      </w:r>
      <w:r>
        <w:t xml:space="preserve"> </w:t>
      </w:r>
      <w:r>
        <w:t xml:space="preserve">Insert a page break before the first figure or table</w:t>
      </w:r>
      <w:r>
        <w:t xml:space="preserve"> </w:t>
      </w:r>
      <w:r>
        <w:t xml:space="preserve">and between consecutive ones,</w:t>
      </w:r>
      <w:r>
        <w:t xml:space="preserve"> </w:t>
      </w:r>
      <w:r>
        <w:t xml:space="preserve">so that each one starts on a page where it fits with its caption.</w:t>
      </w:r>
      <w:r>
        <w:t xml:space="preserve"> </w:t>
      </w:r>
      <w:r>
        <w:t xml:space="preserve">Do not let a caption fall on a different page from its figure or table,</w:t>
      </w:r>
      <w:r>
        <w:t xml:space="preserve"> </w:t>
      </w:r>
      <w:r>
        <w:t xml:space="preserve">or split across a page break,</w:t>
      </w:r>
      <w:r>
        <w:t xml:space="preserve"> </w:t>
      </w:r>
      <w:r>
        <w:t xml:space="preserve">unless it cannot be avoided,</w:t>
      </w:r>
      <w:r>
        <w:t xml:space="preserve"> </w:t>
      </w:r>
      <w:r>
        <w:t xml:space="preserve">as when a figure or table and its caption together are taller than a full page.</w:t>
      </w:r>
    </w:p>
    <w:p>
      <w:pPr>
        <w:pStyle w:val="FirstParagraph"/>
      </w:pPr>
      <w:r>
        <w:t xml:space="preserve">In Quarto,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{{&lt; pagebreak &gt;}}</w:t>
      </w:r>
      <w:r>
        <w:t xml:space="preserve"> </w:t>
      </w:r>
      <w:r>
        <w:t xml:space="preserve">shortcode inserts a page break</w:t>
      </w:r>
      <w:r>
        <w:t xml:space="preserve"> </w:t>
      </w:r>
      <w:r>
        <w:t xml:space="preserve">in PDF and Word output,</w:t>
      </w:r>
      <w:r>
        <w:t xml:space="preserve"> </w:t>
      </w:r>
      <w:r>
        <w:t xml:space="preserve">and a</w:t>
      </w:r>
      <w:r>
        <w:t xml:space="preserve"> </w:t>
      </w:r>
      <w:r>
        <w:rPr>
          <w:rStyle w:val="VerbatimChar"/>
        </w:rPr>
        <w:t xml:space="preserve">::: {#refs}</w:t>
      </w:r>
      <w:r>
        <w:t xml:space="preserve"> </w:t>
      </w:r>
      <w:r>
        <w:t xml:space="preserve">div places the references</w:t>
      </w:r>
      <w:r>
        <w:t xml:space="preserve"> </w:t>
      </w:r>
      <w:r>
        <w:t xml:space="preserve">where you put the div</w:t>
      </w:r>
      <w:r>
        <w:t xml:space="preserve"> </w:t>
      </w:r>
      <w:r>
        <w:t xml:space="preserve">instead of at the end of the document.</w:t>
      </w:r>
      <w:r>
        <w:t xml:space="preserve"> </w:t>
      </w:r>
      <w:r>
        <w:t xml:space="preserve">Write the figures and tables after that div.</w:t>
      </w:r>
    </w:p>
    <w:bookmarkEnd w:id="21"/>
    <w:bookmarkStart w:id="22" w:name="check-the-rendered-layout"/>
    <w:p>
      <w:pPr>
        <w:pStyle w:val="Heading3"/>
      </w:pPr>
      <w:r>
        <w:t xml:space="preserve">4.4 Check the rendered layout</w:t>
      </w:r>
    </w:p>
    <w:p>
      <w:pPr>
        <w:pStyle w:val="FirstParagraph"/>
      </w:pPr>
      <w:r>
        <w:t xml:space="preserve">Captions, page breaks, and figure placement</w:t>
      </w:r>
      <w:r>
        <w:t xml:space="preserve"> </w:t>
      </w:r>
      <w:r>
        <w:t xml:space="preserve">are properties of the rendered document’s layout.</w:t>
      </w:r>
      <w:r>
        <w:t xml:space="preserve"> </w:t>
      </w:r>
      <w:r>
        <w:t xml:space="preserve">Problems with them are easy to miss when reading the source,</w:t>
      </w:r>
      <w:r>
        <w:t xml:space="preserve"> </w:t>
      </w:r>
      <w:r>
        <w:t xml:space="preserve">and a check of the text and numbers alone will not catch them.</w:t>
      </w:r>
      <w:r>
        <w:t xml:space="preserve"> </w:t>
      </w:r>
      <w:r>
        <w:t xml:space="preserve">Before calling a rendered manuscript reviewed,</w:t>
      </w:r>
      <w:r>
        <w:t xml:space="preserve"> </w:t>
      </w:r>
      <w:r>
        <w:t xml:space="preserve">page through the PDF or Word output</w:t>
      </w:r>
      <w:r>
        <w:t xml:space="preserve"> </w:t>
      </w:r>
      <w:r>
        <w:t xml:space="preserve">and check its layout,</w:t>
      </w:r>
      <w:r>
        <w:t xml:space="preserve"> </w:t>
      </w:r>
      <w:r>
        <w:t xml:space="preserve">not only its text and numbers:</w:t>
      </w:r>
    </w:p>
    <w:p>
      <w:pPr>
        <w:pStyle w:val="Compact"/>
        <w:numPr>
          <w:ilvl w:val="0"/>
          <w:numId w:val="1008"/>
        </w:numPr>
      </w:pPr>
      <w:r>
        <w:t xml:space="preserve">Does every figure and table have a numbered caption?</w:t>
      </w:r>
    </w:p>
    <w:p>
      <w:pPr>
        <w:pStyle w:val="Compact"/>
        <w:numPr>
          <w:ilvl w:val="0"/>
          <w:numId w:val="1008"/>
        </w:numPr>
      </w:pPr>
      <w:r>
        <w:t xml:space="preserve">Does each caption sit on the same page as its figure or table?</w:t>
      </w:r>
    </w:p>
    <w:p>
      <w:pPr>
        <w:pStyle w:val="Compact"/>
        <w:numPr>
          <w:ilvl w:val="0"/>
          <w:numId w:val="1008"/>
        </w:numPr>
      </w:pPr>
      <w:r>
        <w:t xml:space="preserve">For a journal submission,</w:t>
      </w:r>
      <w:r>
        <w:t xml:space="preserve"> </w:t>
      </w:r>
      <w:r>
        <w:t xml:space="preserve">do the main-text figures and tables come after the references</w:t>
      </w:r>
      <w:r>
        <w:t xml:space="preserve"> </w:t>
      </w:r>
      <w:r>
        <w:t xml:space="preserve">and before the supplement,</w:t>
      </w:r>
      <w:r>
        <w:t xml:space="preserve"> </w:t>
      </w:r>
      <w:r>
        <w:t xml:space="preserve">and does the supplementary material start on a new page?</w:t>
      </w:r>
    </w:p>
    <w:bookmarkEnd w:id="22"/>
    <w:bookmarkEnd w:id="23"/>
    <w:bookmarkStart w:id="24" w:name="subsection-headings"/>
    <w:p>
      <w:pPr>
        <w:pStyle w:val="Heading2"/>
      </w:pPr>
      <w:r>
        <w:t xml:space="preserve">5 Subsection headings</w:t>
      </w:r>
    </w:p>
    <w:p>
      <w:pPr>
        <w:pStyle w:val="FirstParagraph"/>
      </w:pPr>
      <w:r>
        <w:t xml:space="preserve">Use descriptive subsection headings to guide readers through your results.</w:t>
      </w:r>
      <w:r>
        <w:t xml:space="preserve"> </w:t>
      </w:r>
      <w:r>
        <w:t xml:space="preserve">Headings should clearly indicate the content of each section.</w:t>
      </w:r>
    </w:p>
    <w:p>
      <w:pPr>
        <w:pStyle w:val="BodyText"/>
      </w:pPr>
      <w:r>
        <w:rPr>
          <w:b/>
          <w:bCs/>
        </w:rPr>
        <w:t xml:space="preserve">Poor heading</w:t>
      </w:r>
      <w:r>
        <w:t xml:space="preserve">:</w:t>
      </w:r>
      <w:r>
        <w:t xml:space="preserve"> </w:t>
      </w:r>
      <w:r>
        <w:t xml:space="preserve">“Analysis 1”</w:t>
      </w:r>
    </w:p>
    <w:p>
      <w:pPr>
        <w:pStyle w:val="BodyText"/>
      </w:pPr>
      <w:r>
        <w:rPr>
          <w:b/>
          <w:bCs/>
        </w:rPr>
        <w:t xml:space="preserve">Better heading</w:t>
      </w:r>
      <w:r>
        <w:t xml:space="preserve">:</w:t>
      </w:r>
      <w:r>
        <w:t xml:space="preserve"> </w:t>
      </w:r>
      <w:r>
        <w:t xml:space="preserve">“Association between treatment and mortality”</w:t>
      </w:r>
    </w:p>
    <w:p>
      <w:pPr>
        <w:pStyle w:val="BodyText"/>
      </w:pPr>
      <w:r>
        <w:rPr>
          <w:b/>
          <w:bCs/>
        </w:rPr>
        <w:t xml:space="preserve">Best heading</w:t>
      </w:r>
      <w:r>
        <w:t xml:space="preserve">:</w:t>
      </w:r>
      <w:r>
        <w:t xml:space="preserve"> </w:t>
      </w:r>
      <w:r>
        <w:t xml:space="preserve">“Treatment reduced mortality by 30%”</w:t>
      </w:r>
      <w:r>
        <w:t xml:space="preserve"> </w:t>
      </w:r>
      <w:r>
        <w:t xml:space="preserve">(when appropriate and not overstating findings)</w:t>
      </w:r>
    </w:p>
    <w:bookmarkEnd w:id="24"/>
    <w:bookmarkStart w:id="26" w:name="avoid-forward-references"/>
    <w:p>
      <w:pPr>
        <w:pStyle w:val="Heading2"/>
      </w:pPr>
      <w:r>
        <w:t xml:space="preserve">6 Avoid forward references</w:t>
      </w:r>
    </w:p>
    <w:p>
      <w:pPr>
        <w:pStyle w:val="FirstParagraph"/>
      </w:pPr>
      <w:r>
        <w:t xml:space="preserve">A forward reference points the reader to content they have not reached yet.</w:t>
      </w:r>
      <w:r>
        <w:t xml:space="preserve"> </w:t>
      </w:r>
      <w:r>
        <w:t xml:space="preserve">Common forms are:</w:t>
      </w:r>
    </w:p>
    <w:p>
      <w:pPr>
        <w:pStyle w:val="Compact"/>
        <w:numPr>
          <w:ilvl w:val="0"/>
          <w:numId w:val="1009"/>
        </w:numPr>
      </w:pPr>
      <w:r>
        <w:t xml:space="preserve">“as discussed below”</w:t>
      </w:r>
    </w:p>
    <w:p>
      <w:pPr>
        <w:pStyle w:val="Compact"/>
        <w:numPr>
          <w:ilvl w:val="0"/>
          <w:numId w:val="1009"/>
        </w:numPr>
      </w:pPr>
      <w:r>
        <w:t xml:space="preserve">“see the next section”</w:t>
      </w:r>
    </w:p>
    <w:p>
      <w:pPr>
        <w:pStyle w:val="Compact"/>
        <w:numPr>
          <w:ilvl w:val="0"/>
          <w:numId w:val="1009"/>
        </w:numPr>
      </w:pPr>
      <w:r>
        <w:t xml:space="preserve">“we will return to this later”</w:t>
      </w:r>
    </w:p>
    <w:p>
      <w:pPr>
        <w:pStyle w:val="FirstParagraph"/>
      </w:pPr>
      <w:r>
        <w:t xml:space="preserve">The reader must hold an unresolved pointer</w:t>
      </w:r>
      <w:r>
        <w:t xml:space="preserve"> </w:t>
      </w:r>
      <w:r>
        <w:t xml:space="preserve">while reading the sentence that depends on it.</w:t>
      </w:r>
    </w:p>
    <w:p>
      <w:pPr>
        <w:pStyle w:val="BodyText"/>
      </w:pPr>
      <w:r>
        <w:t xml:space="preserve">Fix a forward reference by moving the content ahead of the pointer.</w:t>
      </w:r>
      <w:r>
        <w:t xml:space="preserve"> </w:t>
      </w:r>
      <w:r>
        <w:t xml:space="preserve">Then change</w:t>
      </w:r>
      <w:r>
        <w:t xml:space="preserve"> </w:t>
      </w:r>
      <w:r>
        <w:t xml:space="preserve">“below”</w:t>
      </w:r>
      <w:r>
        <w:t xml:space="preserve"> </w:t>
      </w:r>
      <w:r>
        <w:t xml:space="preserve">to</w:t>
      </w:r>
      <w:r>
        <w:t xml:space="preserve"> </w:t>
      </w:r>
      <w:r>
        <w:t xml:space="preserve">“above”</w:t>
      </w:r>
      <w:r>
        <w:t xml:space="preserve">, or delete the pointer.</w:t>
      </w:r>
    </w:p>
    <w:p>
      <w:pPr>
        <w:pStyle w:val="BodyText"/>
      </w:pPr>
      <w:r>
        <w:t xml:space="preserve">If moving the content would break the order of the argument,</w:t>
      </w:r>
      <w:r>
        <w:t xml:space="preserve"> </w:t>
      </w:r>
      <w:r>
        <w:t xml:space="preserve">keep the pointer, and make it a working link.</w:t>
      </w:r>
      <w:r>
        <w:t xml:space="preserve"> </w:t>
      </w:r>
      <w:r>
        <w:t xml:space="preserve">Say what the link points to and where it is,</w:t>
      </w:r>
      <w:r>
        <w:t xml:space="preserve"> </w:t>
      </w:r>
      <w:r>
        <w:t xml:space="preserve">as in</w:t>
      </w:r>
      <w:r>
        <w:t xml:space="preserve"> </w:t>
      </w:r>
      <w:r>
        <w:t xml:space="preserve">“Table 2 (later in this section)”</w:t>
      </w:r>
      <w:r>
        <w:t xml:space="preserve">, with</w:t>
      </w:r>
      <w:r>
        <w:t xml:space="preserve"> </w:t>
      </w:r>
      <w:r>
        <w:t xml:space="preserve">“Table 2”</w:t>
      </w:r>
      <w:r>
        <w:t xml:space="preserve"> </w:t>
      </w:r>
      <w:r>
        <w:t xml:space="preserve">linked to the table.</w:t>
      </w:r>
      <w:r>
        <w:t xml:space="preserve"> </w:t>
      </w:r>
      <w:r>
        <w:t xml:space="preserve">Do not delete the link and leave only the name.</w:t>
      </w:r>
      <w:r>
        <w:t xml:space="preserve"> </w:t>
      </w:r>
      <w:r>
        <w:t xml:space="preserve">The reader then loses both the warning and the jump.</w:t>
      </w:r>
    </w:p>
    <w:bookmarkStart w:id="25" w:name="exm-forward-reference"/>
    <w:p>
      <w:pPr>
        <w:pStyle w:val="BodyText"/>
      </w:pPr>
      <w:r>
        <w:rPr>
          <w:b/>
          <w:bCs/>
        </w:rPr>
        <w:t xml:space="preserve">Example 2 (Removing a forward reference)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adjusted estimates, discussed in the next section, differ from the crude estimates.</w:t>
      </w:r>
      <w:r>
        <w:t xml:space="preserve"> </w:t>
      </w:r>
      <w:r>
        <w:t xml:space="preserve">The adjustment, described below, uses age and sex.</w:t>
      </w:r>
    </w:p>
    <w:p>
      <w:pPr>
        <w:pStyle w:val="BlockText"/>
      </w:pPr>
      <w:r>
        <w:t xml:space="preserve">✅ The adjustment uses age and sex.</w:t>
      </w:r>
      <w:r>
        <w:t xml:space="preserve"> </w:t>
      </w:r>
      <w:r>
        <w:t xml:space="preserve">The adjusted estimates differ from the crude estimates.</w:t>
      </w:r>
    </w:p>
    <w:p>
      <w:pPr>
        <w:pStyle w:val="FirstParagraph"/>
      </w:pPr>
      <w:r>
        <w:t xml:space="preserve">In the ❌ version, both pointers send the reader to content that comes later,</w:t>
      </w:r>
      <w:r>
        <w:t xml:space="preserve"> </w:t>
      </w:r>
      <w:r>
        <w:t xml:space="preserve">so the reader sees</w:t>
      </w:r>
      <w:r>
        <w:t xml:space="preserve"> </w:t>
      </w:r>
      <w:r>
        <w:t xml:space="preserve">“adjusted”</w:t>
      </w:r>
      <w:r>
        <w:t xml:space="preserve"> </w:t>
      </w:r>
      <w:r>
        <w:t xml:space="preserve">before the paper says what was adjusted.</w:t>
      </w:r>
      <w:r>
        <w:t xml:space="preserve"> </w:t>
      </w:r>
      <w:r>
        <w:t xml:space="preserve">In the ✅ version, the sentence that defines the adjustment comes first,</w:t>
      </w:r>
      <w:r>
        <w:t xml:space="preserve"> </w:t>
      </w:r>
      <w:r>
        <w:t xml:space="preserve">so neither pointer is needed.</w:t>
      </w:r>
    </w:p>
    <w:bookmarkEnd w:id="25"/>
    <w:p>
      <w:pPr>
        <w:pStyle w:val="BodyText"/>
      </w:pPr>
      <w:r>
        <w:t xml:space="preserve">Two cases are not forward references to fix:</w:t>
      </w:r>
    </w:p>
    <w:p>
      <w:pPr>
        <w:pStyle w:val="Compact"/>
        <w:numPr>
          <w:ilvl w:val="0"/>
          <w:numId w:val="1010"/>
        </w:numPr>
      </w:pPr>
      <w:r>
        <w:t xml:space="preserve">An overview near the start that previews the structure,</w:t>
      </w:r>
      <w:r>
        <w:t xml:space="preserve"> </w:t>
      </w:r>
      <w:r>
        <w:t xml:space="preserve">such as</w:t>
      </w:r>
      <w:r>
        <w:t xml:space="preserve"> </w:t>
      </w:r>
      <w:r>
        <w:t xml:space="preserve">“Section 2 describes the data, and Section 3 gives the results”</w:t>
      </w:r>
      <w:r>
        <w:t xml:space="preserve">.</w:t>
      </w:r>
      <w:r>
        <w:t xml:space="preserve"> </w:t>
      </w:r>
      <w:r>
        <w:t xml:space="preserve">The reader is not meant to resolve the preview immediately.</w:t>
      </w:r>
    </w:p>
    <w:p>
      <w:pPr>
        <w:pStyle w:val="Compact"/>
        <w:numPr>
          <w:ilvl w:val="0"/>
          <w:numId w:val="1010"/>
        </w:numPr>
      </w:pPr>
      <w:r>
        <w:t xml:space="preserve">A sentence that names a figure or table placed beside it, such as</w:t>
      </w:r>
      <w:r>
        <w:t xml:space="preserve"> </w:t>
      </w:r>
      <w:r>
        <w:t xml:space="preserve">“Table 2 shows the estimates”</w:t>
      </w:r>
      <w:r>
        <w:t xml:space="preserve">.</w:t>
      </w:r>
      <w:r>
        <w:t xml:space="preserve"> </w:t>
      </w:r>
      <w:r>
        <w:t xml:space="preserve">The reader meets the table at once.</w:t>
      </w:r>
    </w:p>
    <w:p>
      <w:pPr>
        <w:pStyle w:val="FirstParagraph"/>
      </w:pPr>
      <w:r>
        <w:t xml:space="preserve">A word such as</w:t>
      </w:r>
      <w:r>
        <w:t xml:space="preserve"> </w:t>
      </w:r>
      <w:r>
        <w:t xml:space="preserve">“below”</w:t>
      </w:r>
      <w:r>
        <w:t xml:space="preserve"> </w:t>
      </w:r>
      <w:r>
        <w:t xml:space="preserve">in an ordinary comparison, as in</w:t>
      </w:r>
      <w:r>
        <w:t xml:space="preserve"> </w:t>
      </w:r>
      <w:r>
        <w:t xml:space="preserve">“values below the detection limit”</w:t>
      </w:r>
      <w:r>
        <w:t xml:space="preserve">,</w:t>
      </w:r>
      <w:r>
        <w:t xml:space="preserve"> </w:t>
      </w:r>
      <w:r>
        <w:t xml:space="preserve">is not a pointer at all.</w:t>
      </w:r>
    </w:p>
    <w:p>
      <w:pPr>
        <w:pStyle w:val="BodyText"/>
      </w:pPr>
      <w:r>
        <w:t xml:space="preserve">When you insert or move a section, check the references that name a position,</w:t>
      </w:r>
      <w:r>
        <w:t xml:space="preserve"> </w:t>
      </w:r>
      <w:r>
        <w:t xml:space="preserve">such as</w:t>
      </w:r>
      <w:r>
        <w:t xml:space="preserve"> </w:t>
      </w:r>
      <w:r>
        <w:t xml:space="preserve">“the two sections above”</w:t>
      </w:r>
      <w:r>
        <w:t xml:space="preserve"> </w:t>
      </w:r>
      <w:r>
        <w:t xml:space="preserve">or</w:t>
      </w:r>
      <w:r>
        <w:t xml:space="preserve"> </w:t>
      </w:r>
      <w:r>
        <w:t xml:space="preserve">“the previous section”</w:t>
      </w:r>
      <w:r>
        <w:t xml:space="preserve">.</w:t>
      </w:r>
      <w:r>
        <w:t xml:space="preserve"> </w:t>
      </w:r>
      <w:r>
        <w:t xml:space="preserve">Name the target instead, as in</w:t>
      </w:r>
      <w:r>
        <w:t xml:space="preserve"> </w:t>
      </w:r>
      <w:r>
        <w:t xml:space="preserve">“the sections on mortality and morbidity”</w:t>
      </w:r>
      <w:r>
        <w:t xml:space="preserve">,</w:t>
      </w:r>
      <w:r>
        <w:t xml:space="preserve"> </w:t>
      </w:r>
      <w:r>
        <w:t xml:space="preserve">so that a later insertion does not make the position wrong.</w:t>
      </w:r>
    </w:p>
    <w:bookmarkEnd w:id="26"/>
    <w:bookmarkStart w:id="30" w:name="links-to-videos-and-other-media"/>
    <w:p>
      <w:pPr>
        <w:pStyle w:val="Heading2"/>
      </w:pPr>
      <w:r>
        <w:t xml:space="preserve">7 Links to videos and other media</w:t>
      </w:r>
    </w:p>
    <w:p>
      <w:pPr>
        <w:pStyle w:val="FirstParagraph"/>
      </w:pPr>
      <w:r>
        <w:t xml:space="preserve">Put each link to a video, podcast, demo or other external material</w:t>
      </w:r>
      <w:r>
        <w:t xml:space="preserve"> </w:t>
      </w:r>
      <w:r>
        <w:t xml:space="preserve">in a short note right after the text the material supports.</w:t>
      </w:r>
      <w:r>
        <w:t xml:space="preserve"> </w:t>
      </w:r>
      <w:r>
        <w:t xml:space="preserve">Do not collect the links in a list at the end of the document.</w:t>
      </w:r>
      <w:r>
        <w:t xml:space="preserve"> </w:t>
      </w:r>
      <w:r>
        <w:t xml:space="preserve">If the material covers several sections,</w:t>
      </w:r>
      <w:r>
        <w:t xml:space="preserve"> </w:t>
      </w:r>
      <w:r>
        <w:t xml:space="preserve">put the note after the first section the material supports.</w:t>
      </w:r>
      <w:r>
        <w:t xml:space="preserve"> </w:t>
      </w:r>
      <w:r>
        <w:t xml:space="preserve">If the text the note supports is a question followed by its answer,</w:t>
      </w:r>
      <w:r>
        <w:t xml:space="preserve"> </w:t>
      </w:r>
      <w:r>
        <w:t xml:space="preserve">put the note after the answer, not between them.</w:t>
      </w:r>
    </w:p>
    <w:p>
      <w:pPr>
        <w:pStyle w:val="BodyText"/>
      </w:pPr>
      <w:r>
        <w:t xml:space="preserve">A reader who has just finished a section is ready to use material about it.</w:t>
      </w:r>
      <w:r>
        <w:t xml:space="preserve"> </w:t>
      </w:r>
      <w:r>
        <w:t xml:space="preserve">The same reader at the end of the document must guess which link goes with which section,</w:t>
      </w:r>
      <w:r>
        <w:t xml:space="preserve"> </w:t>
      </w:r>
      <w:r>
        <w:t xml:space="preserve">and may never reach the list.</w:t>
      </w:r>
    </w:p>
    <w:p>
      <w:pPr>
        <w:pStyle w:val="BodyText"/>
      </w:pPr>
      <w:r>
        <w:t xml:space="preserve">For each link:</w:t>
      </w:r>
    </w:p>
    <w:p>
      <w:pPr>
        <w:pStyle w:val="Compact"/>
        <w:numPr>
          <w:ilvl w:val="0"/>
          <w:numId w:val="1011"/>
        </w:numPr>
      </w:pPr>
      <w:r>
        <w:t xml:space="preserve">Write one line, such as</w:t>
      </w:r>
      <w:r>
        <w:t xml:space="preserve"> </w:t>
      </w:r>
      <w:r>
        <w:t xml:space="preserve">“Video: Weinberger derives the descent direction (from 3:09).”</w:t>
      </w:r>
    </w:p>
    <w:p>
      <w:pPr>
        <w:pStyle w:val="Compact"/>
        <w:numPr>
          <w:ilvl w:val="0"/>
          <w:numId w:val="1011"/>
        </w:numPr>
      </w:pPr>
      <w:r>
        <w:t xml:space="preserve">Name the speaker and say what the material shows, in simple, literal words.</w:t>
      </w:r>
    </w:p>
    <w:p>
      <w:pPr>
        <w:pStyle w:val="Compact"/>
        <w:numPr>
          <w:ilvl w:val="0"/>
          <w:numId w:val="1011"/>
        </w:numPr>
      </w:pPr>
      <w:r>
        <w:t xml:space="preserve">Link the exact start time when the material covers more than the topic.</w:t>
      </w:r>
    </w:p>
    <w:p>
      <w:pPr>
        <w:pStyle w:val="Compact"/>
        <w:numPr>
          <w:ilvl w:val="0"/>
          <w:numId w:val="1011"/>
        </w:numPr>
      </w:pPr>
      <w:r>
        <w:t xml:space="preserve">Cite the source.</w:t>
      </w:r>
    </w:p>
    <w:p>
      <w:pPr>
        <w:pStyle w:val="FirstParagraph"/>
      </w:pPr>
      <w:r>
        <w:t xml:space="preserve">Link public sites freely.</w:t>
      </w:r>
      <w:r>
        <w:t xml:space="preserve"> </w:t>
      </w:r>
      <w:r>
        <w:t xml:space="preserve">Anyone can open them,</w:t>
      </w:r>
      <w:r>
        <w:t xml:space="preserve"> </w:t>
      </w:r>
      <w:r>
        <w:t xml:space="preserve">so a link costs the reader nothing.</w:t>
      </w:r>
      <w:r>
        <w:t xml:space="preserve"> </w:t>
      </w:r>
      <w:r>
        <w:t xml:space="preserve">Do not link private repositories, such as ones that hold graded homework or exams.</w:t>
      </w:r>
    </w:p>
    <w:bookmarkStart w:id="29" w:name="refs"/>
    <w:bookmarkStart w:id="28" w:name="ref-lamport2019think"/>
    <w:p>
      <w:pPr>
        <w:pStyle w:val="Bibliography"/>
      </w:pPr>
      <w:r>
        <w:t xml:space="preserve">Lamport, Leslie. 2019.</w:t>
      </w:r>
      <w:r>
        <w:t xml:space="preserve"> </w:t>
      </w:r>
      <w:r>
        <w:rPr>
          <w:i/>
          <w:iCs/>
        </w:rPr>
        <w:t xml:space="preserve">Think and Write with</w:t>
      </w:r>
      <w:r>
        <w:rPr>
          <w:i/>
          <w:iCs/>
        </w:rPr>
        <w:t xml:space="preserve"> </w:t>
      </w:r>
      <w:r>
        <w:rPr>
          <w:i/>
          <w:iCs/>
        </w:rPr>
        <w:t xml:space="preserve">Leslie Lamport</w:t>
      </w:r>
      <w:r>
        <w:t xml:space="preserve">. Podcast interview, Mentors.fm.</w:t>
      </w:r>
      <w:r>
        <w:t xml:space="preserve"> </w:t>
      </w:r>
      <w:hyperlink r:id="rId27">
        <w:r>
          <w:rPr>
            <w:rStyle w:val="Hyperlink"/>
          </w:rPr>
          <w:t xml:space="preserve">https://mentors.fm/2019/08/13/think-and-write-with-leslie-lamport/</w:t>
        </w:r>
      </w:hyperlink>
      <w:r>
        <w:t xml:space="preserve">.</w:t>
      </w:r>
    </w:p>
    <w:bookmarkEnd w:id="28"/>
    <w:bookmarkEnd w:id="29"/>
    <w:bookmarkEnd w:id="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7" Type="http://schemas.openxmlformats.org/officeDocument/2006/relationships/hyperlink" Target="https://mentors.fm/2019/08/13/think-and-write-with-leslie-lamport/" TargetMode="External"/></Relationships>
</file>

<file path=word/_rels/footnotes.xml.rels><?xml version='1.0' encoding='UTF-8' standalone='yes'?>
<Relationships xmlns="http://schemas.openxmlformats.org/package/2006/relationships"><Relationship Id="rId27" Type="http://schemas.openxmlformats.org/officeDocument/2006/relationships/hyperlink" Target="https://mentors.fm/2019/08/13/think-and-write-with-leslie-lamport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 organization</dc:title>
  <dc:creator/>
  <cp:keywords/>
  <dcterms:created xsi:type="dcterms:W3CDTF">2026-10-18T18:29:02Z</dcterms:created>
  <dcterms:modified xsi:type="dcterms:W3CDTF">2026-10-18T18:29:02Z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2026-10-18 11:25:26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