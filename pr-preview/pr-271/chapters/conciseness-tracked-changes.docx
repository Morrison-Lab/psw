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2026-10-18 11:31:22 (PDT)</w:delText>
        </w:r>
      </w:del>
    </w:p>
    <w:p>
      <w:pPr>
        <w:pStyle w:val="Date"/>
      </w:pPr>
      <w:ins w:id="2" w:author="PR Preview" w:date="2026-01-01T00:00:00Z">
        <w:r>
          <w:t xml:space="preserve">Last modified: 2026-10-18 13:00:34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2026-10-18T20:04:20Z</dcterms:created>
  <dcterms:modified xsi:type="dcterms:W3CDTF">2026-10-18T20:04:20Z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13:00:34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