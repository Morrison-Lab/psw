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2026-10-18 11:31:22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13:00:34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abstract-unused-subexpressions"/>
    <w:p>
      <w:pPr>
        <w:pStyle w:val="Heading2"/>
      </w:pPr>
      <w:del w:id="3" w:author="PR Preview" w:date="2026-01-01T00:00:00Z">
        <w:r>
          <w:delText xml:space="preserve">10 Writing dot products</w:delText>
        </w:r>
      </w:del>
    </w:p>
    <w:p>
      <w:pPr>
        <w:pStyle w:val="Heading2"/>
      </w:pPr>
      <w:ins w:id="4" w:author="PR Preview" w:date="2026-01-01T00:00:00Z">
        <w:r>
          <w:t xml:space="preserve">10 Abstracting sub-expressions you are not manipulating</w:t>
        </w:r>
      </w:ins>
    </w:p>
    <w:p>
      <w:pPr>
        <w:pStyle w:val="FirstParagraph"/>
      </w:pPr>
      <w:ins w:id="5" w:author="PR Preview" w:date="2026-01-01T00:00:00Z">
        <w:r>
          <w:t xml:space="preserve">Replace each sub-expression that you are not manipulating with a symbol that stands for it.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Keep a sub-expression written out only on the line where you are about to apply its definition, a rule or a theorem to it.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Every other line shows the symbol.</w:t>
        </w:r>
      </w:ins>
    </w:p>
    <w:p>
      <w:pPr>
        <w:pStyle w:val="BodyText"/>
      </w:pPr>
      <w:ins w:id="10" w:author="PR Preview" w:date="2026-01-01T00:00:00Z">
        <w:r>
          <w:t xml:space="preserve">This is one case of</w:t>
        </w:r>
      </w:ins>
      <w:ins w:id="11" w:author="PR Preview" w:date="2026-01-01T00:00:00Z">
        <w:r>
          <w:t xml:space="preserve"> </w:t>
        </w:r>
      </w:ins>
      <w:hyperlink w:anchor="making-expressions-concise">
        <w:ins w:id="12" w:author="PR Preview" w:date="2026-01-01T00:00:00Z">
          <w:r>
            <w:rPr>
              <w:rStyle w:val="Hyperlink"/>
            </w:rPr>
            <w:t xml:space="preserve">making each expression as concise as possible</w:t>
          </w:r>
        </w:ins>
      </w:hyperlink>
      <w:ins w:id="13" w:author="PR Preview" w:date="2026-01-01T00:00:00Z">
        <w:r>
          <w:t xml:space="preserve">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It also asks for the habit behind that advice: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split a long expression into short named pieces,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and give each piece the symbol or</w:t>
        </w:r>
      </w:ins>
      <w:ins w:id="20" w:author="PR Preview" w:date="2026-01-01T00:00:00Z">
        <w:r>
          <w:t xml:space="preserve"> </w:t>
        </w:r>
      </w:ins>
      <w:hyperlink w:anchor="using-shared-macros">
        <w:ins w:id="21" w:author="PR Preview" w:date="2026-01-01T00:00:00Z">
          <w:r>
            <w:rPr>
              <w:rStyle w:val="Hyperlink"/>
            </w:rPr>
            <w:t xml:space="preserve">shared macro</w:t>
          </w:r>
        </w:ins>
      </w:hyperlink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that names its concept.</w:t>
        </w:r>
      </w:ins>
    </w:p>
    <w:p>
      <w:pPr>
        <w:pStyle w:val="BodyText"/>
      </w:pPr>
      <w:ins w:id="24" w:author="PR Preview" w:date="2026-01-01T00:00:00Z">
        <w:r>
          <w:t xml:space="preserve">Choose the symbol to match the thing it names.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For the population mean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$\E{X}$</w:t>
        </w:r>
      </w:ins>
      <w:ins w:id="29" w:author="PR Preview" w:date="2026-01-01T00:00:00Z">
        <w:r>
          <w:t xml:space="preserve">, write</w:t>
        </w:r>
      </w:ins>
      <w:ins w:id="30" w:author="PR Preview" w:date="2026-01-01T00:00:00Z">
        <w:r>
          <w:t xml:space="preserve"> </w:t>
        </w:r>
      </w:ins>
      <m:oMath>
        <m:r>
          <m:t>μ</m:t>
        </m:r>
      </m:oMath>
      <w:ins w:id="31" w:author="PR Preview" w:date="2026-01-01T00:00:00Z">
        <w:r>
          <w:t xml:space="preserve">.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Add a subscript, such as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X</m:t>
            </m:r>
          </m:sub>
        </m:sSub>
      </m:oMath>
      <w:ins w:id="35" w:author="PR Preview" w:date="2026-01-01T00:00:00Z">
        <w:r>
          <w:t xml:space="preserve">, only when the context holds a second mean and the reader could confuse the two.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State the abstraction once, in a sentence such as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“Let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$\mu = \E{X}$</w:t>
        </w:r>
      </w:ins>
      <w:ins w:id="42" w:author="PR Preview" w:date="2026-01-01T00:00:00Z">
        <w:r>
          <w:t xml:space="preserve">”</w:t>
        </w:r>
      </w:ins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before the first line that uses the symbol.</w:t>
        </w:r>
      </w:ins>
    </w:p>
    <w:bookmarkStart w:id="54" w:name="exm-abstract-unused-subexpressions"/>
    <w:p>
      <w:pPr>
        <w:pStyle w:val="BodyText"/>
      </w:pPr>
      <w:ins w:id="46" w:author="PR Preview" w:date="2026-01-01T00:00:00Z">
        <w:r>
          <w:rPr>
            <w:b/>
            <w:bCs/>
          </w:rPr>
          <w:t xml:space="preserve">Example 20 (Abstracting the population mean)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Suppose a derivation expands the variance of a random variable</w:t>
        </w:r>
      </w:ins>
      <w:ins w:id="49" w:author="PR Preview" w:date="2026-01-01T00:00:00Z">
        <w:r>
          <w:t xml:space="preserve"> </w:t>
        </w:r>
      </w:ins>
      <m:oMath>
        <m:r>
          <m:t>X</m:t>
        </m:r>
      </m:oMath>
      <w:ins w:id="50" w:author="PR Preview" w:date="2026-01-01T00:00:00Z">
        <w:r>
          <w:t xml:space="preserve">.</w:t>
        </w:r>
      </w:ins>
    </w:p>
    <w:p>
      <w:pPr>
        <w:pStyle w:val="BlockText"/>
      </w:pPr>
      <w:ins w:id="51" w:author="PR Preview" w:date="2026-01-01T00:00:00Z">
        <w:r>
          <w:t xml:space="preserve">❌</w:t>
        </w:r>
      </w:ins>
    </w:p>
    <w:p>
      <w:pPr>
        <w:pStyle w:val="BlockText"/>
      </w:pPr>
      <w:ins w:id="52" w:author="PR Preview" w:date="2026-01-01T00:00:00Z">
        <w:r>
          <w:t xml:space="preserve">$$
    \begin{aligned}
    \E{\paren{X - \E{X}}^2}
    &amp;= \E{X^2 - 2 X \E{X} + \E{X}^2}\\
    &amp;= \E{X^2} - 2 \E{X} \E{X} + \E{X}^2
    \end{aligned}
    $$</w:t>
        </w:r>
      </w:ins>
    </w:p>
    <w:p>
      <w:pPr>
        <w:pStyle w:val="BlockText"/>
      </w:pPr>
      <w:ins w:id="53" w:author="PR Preview" w:date="2026-01-01T00:00:00Z">
        <w:r>
          <w:t xml:space="preserve">✅ Let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$\mu = \E{X}$</w:t>
        </w:r>
      </w:ins>
      <w:ins w:id="56" w:author="PR Preview" w:date="2026-01-01T00:00:00Z">
        <w:r>
          <w:t xml:space="preserve">.</w:t>
        </w:r>
      </w:ins>
    </w:p>
    <w:p>
      <w:pPr>
        <w:pStyle w:val="BlockText"/>
      </w:pPr>
      <w:ins w:id="57" w:author="PR Preview" w:date="2026-01-01T00:00:00Z">
        <w:r>
  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  </w:r>
      </w:ins>
    </w:p>
    <w:p>
      <w:pPr>
        <w:pStyle w:val="FirstParagraph"/>
      </w:pPr>
      <w:ins w:id="58" w:author="PR Preview" w:date="2026-01-01T00:00:00Z">
        <w:r>
          <w:t xml:space="preserve">In the ❌ version,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$\E{X}$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is a constant that no step manipulates until the last one,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yet it clutters every line.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In the ✅ version, only the line that uses the definition of</w:t>
        </w:r>
      </w:ins>
      <w:ins w:id="67" w:author="PR Preview" w:date="2026-01-01T00:00:00Z">
        <w:r>
          <w:t xml:space="preserve"> </w:t>
        </w:r>
      </w:ins>
      <m:oMath>
        <m:r>
          <m:t>μ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needs to know what</w:t>
        </w:r>
      </w:ins>
      <w:ins w:id="70" w:author="PR Preview" w:date="2026-01-01T00:00:00Z">
        <w:r>
          <w:t xml:space="preserve"> </w:t>
        </w:r>
      </w:ins>
      <m:oMath>
        <m:r>
          <m:t>μ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stands for.</w:t>
        </w:r>
      </w:ins>
    </w:p>
    <w:bookmarkEnd w:id="54"/>
    <w:bookmarkEnd w:id="55"/>
    <w:bookmarkStart w:id="57" w:name="writing-dot-products"/>
    <w:p>
      <w:pPr>
        <w:pStyle w:val="Heading2"/>
      </w:pPr>
      <w:ins w:id="73" w:author="PR Preview" w:date="2026-01-01T00:00:00Z">
        <w:r>
          <w:t xml:space="preserve">11 Writing dot products</w:t>
        </w:r>
      </w:ins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6" w:name="exm-dot-product"/>
    <w:p>
      <w:pPr>
        <w:pStyle w:val="BodyText"/>
      </w:pPr>
      <w:del w:id="74" w:author="PR Preview" w:date="2026-01-01T00:00:00Z">
        <w:r>
          <w:rPr>
            <w:b/>
            <w:bCs/>
          </w:rPr>
          <w:delText xml:space="preserve">Example 20 (Writing a dot product)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 </w:delText>
        </w:r>
      </w:del>
    </w:p>
    <w:p>
      <w:pPr>
        <w:pStyle w:val="BodyText"/>
      </w:pPr>
      <w:ins w:id="77" w:author="PR Preview" w:date="2026-01-01T00:00:00Z">
        <w:r>
          <w:rPr>
            <w:b/>
            <w:bCs/>
          </w:rPr>
          <w:t xml:space="preserve">Example 21 (Writing a dot product)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7"/>
    <w:bookmarkStart w:id="60" w:name="writing-out-notational-shorthands"/>
    <w:p>
      <w:pPr>
        <w:pStyle w:val="Heading2"/>
      </w:pPr>
      <w:del w:id="80" w:author="PR Preview" w:date="2026-01-01T00:00:00Z">
        <w:r>
          <w:delText xml:space="preserve">11 Writing out notational shorthands</w:delText>
        </w:r>
      </w:del>
    </w:p>
    <w:p>
      <w:pPr>
        <w:pStyle w:val="Heading2"/>
      </w:pPr>
      <w:ins w:id="81" w:author="PR Preview" w:date="2026-01-01T00:00:00Z">
        <w:r>
          <w:t xml:space="preserve">12 Writing out notational shorthands</w:t>
        </w:r>
      </w:ins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9" w:name="exm-notational-shorthand"/>
    <w:p>
      <w:pPr>
        <w:pStyle w:val="BodyText"/>
      </w:pPr>
      <w:del w:id="82" w:author="PR Preview" w:date="2026-01-01T00:00:00Z">
        <w:r>
          <w:rPr>
            <w:b/>
            <w:bCs/>
          </w:rPr>
          <w:delText xml:space="preserve">Example 21 (Writing out the limits of a sum and the range of an index)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For a discrete random variable</w:delText>
        </w:r>
      </w:del>
      <w:del w:id="85" w:author="PR Preview" w:date="2026-01-01T00:00:00Z">
        <w:r>
          <w:delText xml:space="preserve"> </w:delText>
        </w:r>
      </w:del>
      <m:oMath>
        <m:r>
          <m:t>X</m:t>
        </m:r>
      </m:oMath>
      <w:del w:id="86" w:author="PR Preview" w:date="2026-01-01T00:00:00Z">
        <w:r>
          <w:delText xml:space="preserve">:</w:delText>
        </w:r>
      </w:del>
    </w:p>
    <w:p>
      <w:pPr>
        <w:pStyle w:val="BodyText"/>
      </w:pPr>
      <w:ins w:id="87" w:author="PR Preview" w:date="2026-01-01T00:00:00Z">
        <w:r>
          <w:rPr>
            <w:b/>
            <w:bCs/>
          </w:rPr>
          <w:t xml:space="preserve">Example 22 (Writing out the limits of a sum and the range of an index)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For a discrete random variable</w:t>
        </w:r>
      </w:ins>
      <w:ins w:id="90" w:author="PR Preview" w:date="2026-01-01T00:00:00Z">
        <w:r>
          <w:t xml:space="preserve"> </w:t>
        </w:r>
      </w:ins>
      <m:oMath>
        <m:r>
          <m:t>X</m:t>
        </m:r>
      </m:oMath>
      <w:ins w:id="91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9"/>
    <w:bookmarkEnd w:id="60"/>
    <w:bookmarkStart w:id="62" w:name="stating-assumptions-before-using-them"/>
    <w:p>
      <w:pPr>
        <w:pStyle w:val="Heading2"/>
      </w:pPr>
      <w:del w:id="92" w:author="PR Preview" w:date="2026-01-01T00:00:00Z">
        <w:r>
          <w:delText xml:space="preserve">12 Stating assumptions before using them</w:delText>
        </w:r>
      </w:del>
    </w:p>
    <w:p>
      <w:pPr>
        <w:pStyle w:val="Heading2"/>
      </w:pPr>
      <w:ins w:id="93" w:author="PR Preview" w:date="2026-01-01T00:00:00Z">
        <w:r>
          <w:t xml:space="preserve">13 Stating assumptions before using them</w:t>
        </w:r>
      </w:ins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61" w:name="exm-assumptions-first"/>
    <w:p>
      <w:pPr>
        <w:pStyle w:val="BodyText"/>
      </w:pPr>
      <w:del w:id="94" w:author="PR Preview" w:date="2026-01-01T00:00:00Z">
        <w:r>
          <w:rPr>
            <w:b/>
            <w:bCs/>
          </w:rPr>
          <w:delText xml:space="preserve">Example 22 (Stating the restriction on</w:delText>
        </w:r>
      </w:del>
      <w:del w:id="95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96" w:author="PR Preview" w:date="2026-01-01T00:00:00Z">
        <w:r>
          <w:rPr>
            <w:b/>
            <w:bCs/>
          </w:rPr>
          <w:delText xml:space="preserve"> </w:delText>
        </w:r>
      </w:del>
      <w:del w:id="97" w:author="PR Preview" w:date="2026-01-01T00:00:00Z">
        <w:r>
          <w:rPr>
            <w:b/>
            <w:bCs/>
          </w:rPr>
          <w:delText xml:space="preserve">before using it)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To show that</w:delText>
        </w:r>
      </w:del>
      <w:del w:id="10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2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is a strict local minimizer of</w:delText>
        </w:r>
      </w:del>
      <w:del w:id="103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104" w:author="PR Preview" w:date="2026-01-01T00:00:00Z">
        <w:r>
          <w:delText xml:space="preserve">,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delText xml:space="preserve">we show that</w:delText>
        </w:r>
      </w:del>
      <w:del w:id="107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for every</w:delText>
        </w:r>
      </w:del>
      <w:del w:id="110" w:author="PR Preview" w:date="2026-01-01T00:00:00Z">
        <w:r>
          <w:delText xml:space="preserve"> </w:delText>
        </w:r>
      </w:del>
      <m:oMath>
        <m:r>
          <m:t>x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near 2 other than 2 itself.</w:delText>
        </w:r>
      </w:del>
    </w:p>
    <w:p>
      <w:pPr>
        <w:pStyle w:val="BodyText"/>
      </w:pPr>
      <w:ins w:id="113" w:author="PR Preview" w:date="2026-01-01T00:00:00Z">
        <w:r>
          <w:rPr>
            <w:b/>
            <w:bCs/>
          </w:rPr>
          <w:t xml:space="preserve">Example 23 (Stating the restriction on</w:t>
        </w:r>
      </w:ins>
      <w:ins w:id="114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115" w:author="PR Preview" w:date="2026-01-01T00:00:00Z">
        <w:r>
          <w:rPr>
            <w:b/>
            <w:bCs/>
          </w:rPr>
          <w:t xml:space="preserve"> </w:t>
        </w:r>
      </w:ins>
      <w:ins w:id="116" w:author="PR Preview" w:date="2026-01-01T00:00:00Z">
        <w:r>
          <w:rPr>
            <w:b/>
            <w:bCs/>
          </w:rPr>
          <w:t xml:space="preserve">before using it)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To show that</w:t>
        </w:r>
      </w:ins>
      <w:ins w:id="11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</m:oMath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is a strict local minimizer of</w:t>
        </w:r>
      </w:ins>
      <w:ins w:id="12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we show that</w:t>
        </w:r>
      </w:ins>
      <w:ins w:id="12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for every</w:t>
        </w:r>
      </w:ins>
      <w:ins w:id="129" w:author="PR Preview" w:date="2026-01-01T00:00:00Z">
        <w:r>
          <w:t xml:space="preserve"> </w:t>
        </w:r>
      </w:ins>
      <m:oMath>
        <m:r>
          <m:t>x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near 2 other than 2 itself.</w:t>
        </w:r>
      </w:ins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39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58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1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2026-10-18T20:05:35Z</dcterms:created>
  <dcterms:modified xsi:type="dcterms:W3CDTF">2026-10-18T20:05:35Z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13:00:34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