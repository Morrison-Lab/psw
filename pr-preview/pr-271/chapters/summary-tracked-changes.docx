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ins w:id="3" w:author="PR Preview" w:date="2026-01-01T00:00:00Z">
          <w:r>
            <w:rPr>
              <w:rStyle w:val="Hyperlink"/>
            </w:rPr>
            <w:t xml:space="preserve">Abstract each sub-expression you are not manipulating</w:t>
          </w:r>
        </w:ins>
      </w:hyperlink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to a symbol, such as</w:t>
        </w:r>
      </w:ins>
      <w:ins w:id="6" w:author="PR Preview" w:date="2026-01-01T00:00:00Z">
        <w:r>
          <w:t xml:space="preserve"> </w:t>
        </w:r>
      </w:ins>
      <m:oMath>
        <m:r>
          <m:t>μ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for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$\E{X}$</w:t>
        </w:r>
      </w:ins>
      <w:ins w:id="11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2026-10-18T20:06:07Z</dcterms:created>
  <dcterms:modified xsi:type="dcterms:W3CDTF">2026-10-18T20:06:07Z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