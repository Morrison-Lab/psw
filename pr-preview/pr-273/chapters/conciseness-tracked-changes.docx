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2026-10-18 13:23:31 (PDT)</w:delText>
        </w:r>
      </w:del>
    </w:p>
    <w:p>
      <w:pPr>
        <w:pStyle w:val="Date"/>
      </w:pPr>
      <w:ins w:id="2" w:author="PR Preview" w:date="2026-01-01T00:00:00Z">
        <w:r>
          <w:t xml:space="preserve">Last modified: 2026-10-18 14:32:31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2026-10-18T21:35:03Z</dcterms:created>
  <dcterms:modified xsi:type="dcterms:W3CDTF">2026-10-18T21:35:03Z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14:32:31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