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14:32:31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ins w:id="3" w:author="PR Preview" w:date="2026-01-01T00:00:00Z">
        <w:r>
          <w:t xml:space="preserve">1.6 Make the prose say what the formula says</w:t>
        </w:r>
      </w:ins>
    </w:p>
    <w:p>
      <w:pPr>
        <w:pStyle w:val="FirstParagraph"/>
      </w:pPr>
      <w:ins w:id="4" w:author="PR Preview" w:date="2026-01-01T00:00:00Z">
        <w:r>
          <w:t xml:space="preserve">The sentence that introduces or interprets a formula must describe that formula.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Check every term in the sentence against the formula, symbol by symbol.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The words and the symbols must name the same quantity, the same data, and the same kind of average.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When you change one, change the other in the same edit.</w:t>
        </w:r>
      </w:ins>
    </w:p>
    <w:bookmarkStart w:id="19" w:name="exm-prose-matches-math"/>
    <w:p>
      <w:pPr>
        <w:pStyle w:val="BodyText"/>
      </w:pPr>
      <w:ins w:id="11" w:author="PR Preview" w:date="2026-01-01T00:00:00Z">
        <w:r>
          <w:rPr>
            <w:b/>
            <w:bCs/>
          </w:rPr>
          <w:t xml:space="preserve">Example 3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Suppose the formula is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$\E{(Y - f(x))^2}$</w:t>
        </w:r>
      </w:ins>
      <w:ins w:id="16" w:author="PR Preview" w:date="2026-01-01T00:00:00Z">
        <w:r>
          <w:t xml:space="preserve">, a population mean at one covariate value</w:t>
        </w:r>
      </w:ins>
      <w:ins w:id="17" w:author="PR Preview" w:date="2026-01-01T00:00:00Z">
        <w:r>
          <w:t xml:space="preserve"> </w:t>
        </w:r>
      </w:ins>
      <m:oMath>
        <m:r>
          <m:t>x</m:t>
        </m:r>
      </m:oMath>
      <w:ins w:id="18" w:author="PR Preview" w:date="2026-01-01T00:00:00Z">
        <w:r>
          <w:t xml:space="preserve">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 sentence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“the average squared error over the training set”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does not describe it.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It names a sample average over many observations.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Write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“the expected squared prediction error at</w:t>
        </w:r>
      </w:ins>
      <w:ins w:id="31" w:author="PR Preview" w:date="2026-01-01T00:00:00Z">
        <w:r>
          <w:t xml:space="preserve"> </w:t>
        </w:r>
      </w:ins>
      <m:oMath>
        <m:r>
          <m:t>x</m:t>
        </m:r>
      </m:oMath>
      <w:ins w:id="32" w:author="PR Preview" w:date="2026-01-01T00:00:00Z">
        <w:r>
          <w:t xml:space="preserve">”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instead.</w:t>
        </w:r>
      </w:ins>
    </w:p>
    <w:bookmarkEnd w:id="19"/>
    <w:p>
      <w:pPr>
        <w:pStyle w:val="BodyText"/>
      </w:pPr>
      <w:ins w:id="35" w:author="PR Preview" w:date="2026-01-01T00:00:00Z">
        <w:r>
          <w:t xml:space="preserve">Before you submit, reread each formula next to the sentence that describes it.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Do the same after every edit to either one.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Related rules cover</w:t>
        </w:r>
      </w:ins>
      <w:ins w:id="40" w:author="PR Preview" w:date="2026-01-01T00:00:00Z">
        <w:r>
          <w:t xml:space="preserve"> </w:t>
        </w:r>
      </w:ins>
      <w:hyperlink r:id="rId20">
        <w:ins w:id="41" w:author="PR Preview" w:date="2026-01-01T00:00:00Z">
          <w:r>
            <w:rPr>
              <w:rStyle w:val="Hyperlink"/>
            </w:rPr>
            <w:t xml:space="preserve">using one notation for one thing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</w:t>
        </w:r>
      </w:ins>
      <w:ins w:id="44" w:author="PR Preview" w:date="2026-01-01T00:00:00Z">
        <w:r>
          <w:t xml:space="preserve"> </w:t>
        </w:r>
      </w:ins>
      <w:hyperlink r:id="rId21">
        <w:ins w:id="45" w:author="PR Preview" w:date="2026-01-01T00:00:00Z">
          <w:r>
            <w:rPr>
              <w:rStyle w:val="Hyperlink"/>
            </w:rPr>
            <w:t xml:space="preserve">defining every variable when you introduce it</w:t>
          </w:r>
        </w:ins>
      </w:hyperlink>
      <w:ins w:id="46" w:author="PR Preview" w:date="2026-01-01T00:00:00Z">
        <w:r>
          <w:t xml:space="preserve">.</w:t>
        </w:r>
      </w:ins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del w:id="47" w:author="PR Preview" w:date="2026-01-01T00:00:00Z">
        <w:r>
          <w:rPr>
            <w:b/>
            <w:bCs/>
          </w:rPr>
          <w:delText xml:space="preserve">Example 3 (Introducing a theorem)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 </w:delText>
        </w:r>
      </w:del>
    </w:p>
    <w:p>
      <w:pPr>
        <w:pStyle w:val="BodyText"/>
      </w:pPr>
      <w:ins w:id="50" w:author="PR Preview" w:date="2026-01-01T00:00:00Z">
        <w:r>
          <w:rPr>
            <w:b/>
            <w:bCs/>
          </w:rPr>
          <w:t xml:space="preserve">Example 4 (Introducing a theorem)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2026-10-18T21:35:48Z</dcterms:created>
  <dcterms:modified xsi:type="dcterms:W3CDTF">2026-10-18T21:35:48Z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