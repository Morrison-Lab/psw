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2026-10-19 00:03:25 (PDT)</w:delText>
        </w:r>
      </w:del>
    </w:p>
    <w:p>
      <w:pPr>
        <w:pStyle w:val="Date"/>
      </w:pPr>
      <w:ins w:id="2" w:author="PR Preview" w:date="2026-01-01T00:00:00Z">
        <w:r>
          <w:t xml:space="preserve">Last modified: 2026-10-19 00:09:40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2026-10-19T07:12:29Z</dcterms:created>
  <dcterms:modified xsi:type="dcterms:W3CDTF">2026-10-19T07:12:29Z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2026-10-19 00:09:40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