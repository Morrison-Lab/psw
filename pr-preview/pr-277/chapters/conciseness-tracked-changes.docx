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2026-10-19 00:16:56 (PDT)</w:delText>
        </w:r>
      </w:del>
    </w:p>
    <w:p>
      <w:pPr>
        <w:pStyle w:val="Date"/>
      </w:pPr>
      <w:ins w:id="2" w:author="PR Preview" w:date="2026-01-01T00:00:00Z">
        <w:r>
          <w:t xml:space="preserve">Last modified: 2026-10-19 00:17:02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2026-10-19T07:19:53Z</dcterms:created>
  <dcterms:modified xsi:type="dcterms:W3CDTF">2026-10-19T07:19:53Z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2026-10-19 00:17:02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