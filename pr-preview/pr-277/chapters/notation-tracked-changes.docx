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Mathematical notation</w:t>
      </w:r>
    </w:p>
    <w:p>
      <w:pPr>
        <w:pStyle w:val="Date"/>
      </w:pPr>
      <w:del w:id="1" w:author="PR Preview" w:date="2026-01-01T00:00:00Z">
        <w:r>
          <w:delText xml:space="preserve">Last modified: 2026-10-19 00:16:56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2026-10-19 00:17:02 (PDT)</w:t>
        </w:r>
      </w:ins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AI-Assisted Authorship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chapter was written with the assistance of GitHub Copilot,</w:t>
            </w:r>
            <w:r>
              <w:t xml:space="preserve"> </w:t>
            </w:r>
            <w:r>
              <w:t xml:space="preserve">which expanded on outlined ideas and draft notes provided by the author.</w:t>
            </w:r>
            <w:r>
              <w:t xml:space="preserve"> </w:t>
            </w:r>
            <w:r>
              <w:t xml:space="preserve">The content represents the author’s perspective and has been reviewed for accuracy,</w:t>
            </w:r>
            <w:r>
              <w:t xml:space="preserve"> </w:t>
            </w:r>
            <w:r>
              <w:t xml:space="preserve">but the detailed prose was generated through AI assistance.</w:t>
            </w:r>
          </w:p>
          <w:p/>
        </w:tc>
      </w:tr>
    </w:tbl>
    <w:p>
      <w:pPr>
        <w:pStyle w:val="BodyText"/>
      </w:pPr>
      <w:r>
        <w:t xml:space="preserve">Notation is part of your prose,</w:t>
      </w:r>
      <w:r>
        <w:t xml:space="preserve"> </w:t>
      </w:r>
      <w:r>
        <w:t xml:space="preserve">and readers parse it the same way they parse a sentence.</w:t>
      </w:r>
      <w:r>
        <w:t xml:space="preserve"> </w:t>
      </w:r>
      <w:r>
        <w:t xml:space="preserve">This chapter collects notational habits</w:t>
      </w:r>
      <w:r>
        <w:t xml:space="preserve"> </w:t>
      </w:r>
      <w:r>
        <w:t xml:space="preserve">that make quantitative writing easier to read.</w:t>
      </w:r>
    </w:p>
    <w:bookmarkStart w:id="16" w:name="avoiding-double-inequalities"/>
    <w:p>
      <w:pPr>
        <w:pStyle w:val="Heading2"/>
      </w:pPr>
      <w:r>
        <w:t xml:space="preserve">1 Avoiding double inequalities</w:t>
      </w:r>
    </w:p>
    <w:bookmarkStart w:id="12" w:name="def-double-inequality"/>
    <w:p>
      <w:pPr>
        <w:pStyle w:val="FirstParagraph"/>
      </w:pPr>
      <w:r>
        <w:rPr>
          <w:b/>
          <w:bCs/>
        </w:rPr>
        <w:t xml:space="preserve">Definition 1 (Double inequality (chained inequality))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double inequality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chained inequality</w:t>
      </w:r>
      <w:r>
        <w:t xml:space="preserve">)</w:t>
      </w:r>
      <w:r>
        <w:t xml:space="preserve"> </w:t>
      </w:r>
      <w:r>
        <w:t xml:space="preserve">places one quantity between two others,</w:t>
      </w:r>
      <w:r>
        <w:t xml:space="preserve"> </w:t>
      </w:r>
      <w:r>
        <w:t xml:space="preserve">as in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&lt;</m:t>
        </m:r>
        <m:r>
          <m:t>b</m:t>
        </m:r>
      </m:oMath>
      <w:r>
        <w:t xml:space="preserve">.</w:t>
      </w:r>
    </w:p>
    <w:bookmarkEnd w:id="12"/>
    <w:p>
      <w:pPr>
        <w:pStyle w:val="BodyText"/>
      </w:pPr>
      <w:r>
        <w:t xml:space="preserve">Prefer interval notation instead: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t xml:space="preserve">Interval notation is easier to read for three reasons:</w:t>
      </w:r>
    </w:p>
    <w:p>
      <w:pPr>
        <w:pStyle w:val="Compact"/>
        <w:numPr>
          <w:ilvl w:val="0"/>
          <w:numId w:val="1001"/>
        </w:numPr>
      </w:pPr>
      <w:r>
        <w:t xml:space="preserve">It states one relation instead of two,</w:t>
      </w:r>
      <w:r>
        <w:t xml:space="preserve"> </w:t>
      </w:r>
      <w:r>
        <w:t xml:space="preserve">so the reader parses a single claim rather than combining a pair of them.</w:t>
      </w:r>
    </w:p>
    <w:p>
      <w:pPr>
        <w:pStyle w:val="Compact"/>
        <w:numPr>
          <w:ilvl w:val="0"/>
          <w:numId w:val="1001"/>
        </w:numPr>
      </w:pPr>
      <w:r>
        <w:t xml:space="preserve">It names the set you actually mean,</w:t>
      </w:r>
      <w:r>
        <w:t xml:space="preserve"> </w:t>
      </w:r>
      <w:r>
        <w:t xml:space="preserve">so the same expression can be reused</w:t>
      </w:r>
      <w:r>
        <w:t xml:space="preserve"> </w:t>
      </w:r>
      <w:r>
        <w:t xml:space="preserve">as a domain, a constraint, or the argument of a quantifier.</w:t>
      </w:r>
    </w:p>
    <w:p>
      <w:pPr>
        <w:pStyle w:val="Compact"/>
        <w:numPr>
          <w:ilvl w:val="0"/>
          <w:numId w:val="1001"/>
        </w:numPr>
      </w:pPr>
      <w:r>
        <w:t xml:space="preserve">It marks inclusive and exclusive endpoints</w:t>
      </w:r>
      <w:r>
        <w:t xml:space="preserve"> </w:t>
      </w:r>
      <w:r>
        <w:t xml:space="preserve">with brackets and parentheses,</w:t>
      </w:r>
      <w:r>
        <w:t xml:space="preserve"> </w:t>
      </w:r>
      <w:r>
        <w:t xml:space="preserve">which are easier to distinguish at a glance</w:t>
      </w:r>
      <w:r>
        <w:t xml:space="preserve"> </w:t>
      </w:r>
      <w:r>
        <w:t xml:space="preserve">than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.</w:t>
      </w:r>
    </w:p>
    <w:bookmarkStart w:id="13" w:name="exm-double-inequality"/>
    <w:p>
      <w:pPr>
        <w:pStyle w:val="FirstParagraph"/>
      </w:pPr>
      <w:r>
        <w:rPr>
          <w:b/>
          <w:bCs/>
        </w:rPr>
        <w:t xml:space="preserve">Example 1 (Rewriting a double inequality)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Suppose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p</m:t>
        </m:r>
        <m:r>
          <m:rPr>
            <m:sty m:val="p"/>
          </m:rPr>
          <m:t>≤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σ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</w:p>
    <w:p>
      <w:pPr>
        <w:pStyle w:val="BlockText"/>
      </w:pPr>
      <w:r>
        <w:t xml:space="preserve">✅ Suppose</w:t>
      </w:r>
      <w:r>
        <w:t xml:space="preserve"> </w:t>
      </w:r>
      <m:oMath>
        <m:r>
          <m:t>p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σ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FirstParagraph"/>
      </w:pPr>
      <w:r>
        <w:t xml:space="preserve">The rewrite makes the two constraints look alike,</w:t>
      </w:r>
      <w:r>
        <w:t xml:space="preserve"> </w:t>
      </w:r>
      <w:r>
        <w:t xml:space="preserve">so the reader can compare them directly</w:t>
      </w:r>
      <w:r>
        <w:t xml:space="preserve"> </w:t>
      </w:r>
      <w:r>
        <w:t xml:space="preserve">instead of checking four inequality symbols.</w:t>
      </w:r>
    </w:p>
    <w:bookmarkEnd w:id="13"/>
    <w:p>
      <w:pPr>
        <w:pStyle w:val="BodyText"/>
      </w:pPr>
      <w:r>
        <w:t xml:space="preserve">The same guidance applies to prose:</w:t>
      </w:r>
      <w:r>
        <w:t xml:space="preserve"> </w:t>
      </w:r>
      <w:r>
        <w:t xml:space="preserve">write</w:t>
      </w:r>
      <w:r>
        <w:t xml:space="preserve"> </w:t>
      </w:r>
      <w:r>
        <w:t xml:space="preserve">“for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”</w:t>
      </w:r>
      <w:r>
        <w:t xml:space="preserve"> </w:t>
      </w:r>
      <w:r>
        <w:t xml:space="preserve">rather than</w:t>
      </w:r>
      <w:r>
        <w:t xml:space="preserve"> </w:t>
      </w:r>
      <w:r>
        <w:t xml:space="preserve">“for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between 0 and 1, exclusive”</w:t>
      </w:r>
      <w:r>
        <w:t xml:space="preserve">.</w:t>
      </w:r>
    </w:p>
    <w:bookmarkStart w:id="15" w:name="Xd5082b5d23f03fe9ee7d5355a33d2ae0a7cf593"/>
    <w:p>
      <w:pPr>
        <w:pStyle w:val="Heading3"/>
      </w:pPr>
      <w:r>
        <w:t xml:space="preserve">1.1 When the middle term is not a single symbol</w:t>
      </w:r>
    </w:p>
    <w:p>
      <w:pPr>
        <w:pStyle w:val="FirstParagraph"/>
      </w:pPr>
      <w:r>
        <w:t xml:space="preserve">Interval notation works best</w:t>
      </w:r>
      <w:r>
        <w:t xml:space="preserve"> </w:t>
      </w:r>
      <w:r>
        <w:t xml:space="preserve">when the quantity being constrained is a single expression.</w:t>
      </w:r>
      <w:r>
        <w:t xml:space="preserve"> </w:t>
      </w:r>
      <w:r>
        <w:t xml:space="preserve">When the middle term is complicated,</w:t>
      </w:r>
      <w:r>
        <w:t xml:space="preserve"> </w:t>
      </w:r>
      <w:r>
        <w:t xml:space="preserve">naming it first keeps the constraint short.</w:t>
      </w:r>
    </w:p>
    <w:bookmarkStart w:id="14" w:name="exm-naming-the-middle-term"/>
    <w:p>
      <w:pPr>
        <w:pStyle w:val="BodyText"/>
      </w:pPr>
      <w:r>
        <w:rPr>
          <w:b/>
          <w:bCs/>
        </w:rPr>
        <w:t xml:space="preserve">Example 2 (Naming the middle term)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f>
          <m:fPr>
            <m:type m:val="bar"/>
          </m:fPr>
          <m:num>
            <m:acc>
              <m:accPr>
                <m:chr m:val="̂"/>
              </m:accPr>
              <m:e>
                <m:r>
                  <m:t>θ</m:t>
                </m:r>
              </m:e>
            </m:acc>
            <m:r>
              <m:rPr>
                <m:sty m:val="p"/>
              </m:rPr>
              <m:t>−</m:t>
            </m:r>
            <m:r>
              <m:t>θ</m:t>
            </m:r>
          </m:num>
          <m:den>
            <m:r>
              <m:rPr>
                <m:nor/>
                <m:sty m:val="p"/>
              </m:rPr>
              <m:t>se</m:t>
            </m:r>
            <m:r>
              <m:rPr>
                <m:sty m:val="p"/>
              </m:rPr>
              <m:t>(</m:t>
            </m:r>
            <m:acc>
              <m:accPr>
                <m:chr m:val="̂"/>
              </m:accPr>
              <m:e>
                <m:r>
                  <m:t>θ</m:t>
                </m:r>
              </m:e>
            </m:acc>
            <m:r>
              <m:rPr>
                <m:sty m:val="p"/>
              </m:rPr>
              <m:t>)</m:t>
            </m:r>
          </m:den>
        </m:f>
        <m:r>
          <m:rPr>
            <m:sty m:val="p"/>
          </m:rPr>
          <m:t>&lt;</m:t>
        </m:r>
        <m:r>
          <m:t>1.96</m:t>
        </m:r>
      </m:oMath>
    </w:p>
    <w:p>
      <w:pPr>
        <w:pStyle w:val="BlockText"/>
      </w:pPr>
      <w:r>
        <w:t xml:space="preserve">✅ Let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f>
          <m:fPr>
            <m:type m:val="bar"/>
          </m:fPr>
          <m:num>
            <m:acc>
              <m:accPr>
                <m:chr m:val="̂"/>
              </m:accPr>
              <m:e>
                <m:r>
                  <m:t>θ</m:t>
                </m:r>
              </m:e>
            </m:acc>
            <m:r>
              <m:rPr>
                <m:sty m:val="p"/>
              </m:rPr>
              <m:t>−</m:t>
            </m:r>
            <m:r>
              <m:t>θ</m:t>
            </m:r>
          </m:num>
          <m:den>
            <m:r>
              <m:rPr>
                <m:nor/>
                <m:sty m:val="p"/>
              </m:rPr>
              <m:t>se</m:t>
            </m:r>
            <m:r>
              <m:rPr>
                <m:sty m:val="p"/>
              </m:rPr>
              <m:t>(</m:t>
            </m:r>
            <m:acc>
              <m:accPr>
                <m:chr m:val="̂"/>
              </m:accPr>
              <m:e>
                <m:r>
                  <m:t>θ</m:t>
                </m:r>
              </m:e>
            </m:acc>
            <m:r>
              <m:rPr>
                <m:sty m:val="p"/>
              </m:rPr>
              <m:t>)</m:t>
            </m:r>
          </m:den>
        </m:f>
      </m:oMath>
      <w:r>
        <w:t xml:space="preserve">;</w:t>
      </w:r>
      <w:r>
        <w:t xml:space="preserve"> </w:t>
      </w:r>
      <w:r>
        <w:t xml:space="preserve">then</w:t>
      </w:r>
      <w:r>
        <w:t xml:space="preserve"> </w:t>
      </w:r>
      <m:oMath>
        <m:r>
          <m:t>z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1.96</m:t>
        </m:r>
        <m:r>
          <m:rPr>
            <m:sty m:val="p"/>
          </m:rPr>
          <m:t>)</m:t>
        </m:r>
      </m:oMath>
      <w:r>
        <w:t xml:space="preserve">.</w:t>
      </w:r>
    </w:p>
    <w:bookmarkEnd w:id="14"/>
    <w:p>
      <w:pPr>
        <w:pStyle w:val="FirstParagraph"/>
      </w:pPr>
      <w:r>
        <w:t xml:space="preserve">Finally,</w:t>
      </w:r>
      <w:r>
        <w:t xml:space="preserve"> </w:t>
      </w:r>
      <w:r>
        <w:t xml:space="preserve">a chain that compares three</w:t>
      </w:r>
      <w:r>
        <w:t xml:space="preserve"> </w:t>
      </w:r>
      <w:r>
        <w:rPr>
          <w:i/>
          <w:iCs/>
        </w:rPr>
        <w:t xml:space="preserve">different</w:t>
      </w:r>
      <w:r>
        <w:t xml:space="preserve"> </w:t>
      </w:r>
      <w:r>
        <w:t xml:space="preserve">quantities —</w:t>
      </w:r>
      <w:r>
        <w:t xml:space="preserve"> </w:t>
      </w:r>
      <w:r>
        <w:t xml:space="preserve">for example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&lt;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&lt;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3</m:t>
            </m:r>
          </m:sub>
        </m:sSub>
      </m:oMath>
      <w:r>
        <w:t xml:space="preserve"> </w:t>
      </w:r>
      <w:r>
        <w:t xml:space="preserve">—</w:t>
      </w:r>
      <w:r>
        <w:t xml:space="preserve"> </w:t>
      </w:r>
      <w:r>
        <w:t xml:space="preserve">is not a constraint on a single quantity,</w:t>
      </w:r>
      <w:r>
        <w:t xml:space="preserve"> </w:t>
      </w:r>
      <w:r>
        <w:t xml:space="preserve">so interval notation does not apply.</w:t>
      </w:r>
      <w:r>
        <w:t xml:space="preserve"> </w:t>
      </w:r>
      <w:r>
        <w:t xml:space="preserve">Write such comparisons as separate statements</w:t>
      </w:r>
      <w:r>
        <w:t xml:space="preserve"> </w:t>
      </w:r>
      <w:r>
        <w:t xml:space="preserve">(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&lt;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2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&lt;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3</m:t>
            </m:r>
          </m:sub>
        </m:sSub>
      </m:oMath>
      <w:r>
        <w:t xml:space="preserve">)</w:t>
      </w:r>
      <w:r>
        <w:t xml:space="preserve"> </w:t>
      </w:r>
      <w:r>
        <w:t xml:space="preserve">unless the ordering of all three is the point you are making.</w:t>
      </w:r>
    </w:p>
    <w:bookmarkEnd w:id="15"/>
    <w:bookmarkEnd w:id="16"/>
    <w:bookmarkStart w:id="26" w:name="one-operation-per-step"/>
    <w:p>
      <w:pPr>
        <w:pStyle w:val="Heading2"/>
      </w:pPr>
      <w:r>
        <w:t xml:space="preserve">2 One operation per step</w:t>
      </w:r>
    </w:p>
    <w:p>
      <w:pPr>
        <w:pStyle w:val="FirstParagraph"/>
      </w:pPr>
      <w:r>
        <w:t xml:space="preserve">Write a derivation so that each displayed line</w:t>
      </w:r>
      <w:r>
        <w:t xml:space="preserve"> </w:t>
      </w:r>
      <w:r>
        <w:t xml:space="preserve">does exactly one thing to the line before it:</w:t>
      </w:r>
      <w:r>
        <w:t xml:space="preserve"> </w:t>
      </w:r>
      <w:r>
        <w:t xml:space="preserve">apply one rule, substitute one result, or simplify one piece.</w:t>
      </w:r>
      <w:r>
        <w:t xml:space="preserve"> </w:t>
      </w:r>
      <w:r>
        <w:t xml:space="preserve">Give each line its own justification.</w:t>
      </w:r>
    </w:p>
    <w:p>
      <w:pPr>
        <w:pStyle w:val="BodyText"/>
      </w:pPr>
      <w:r>
        <w:t xml:space="preserve">Combining steps saves the writer a line</w:t>
      </w:r>
      <w:r>
        <w:t xml:space="preserve"> </w:t>
      </w:r>
      <w:r>
        <w:t xml:space="preserve">and costs every reader a calculation.</w:t>
      </w:r>
      <w:r>
        <w:t xml:space="preserve"> </w:t>
      </w:r>
      <w:r>
        <w:t xml:space="preserve">A reader who cannot see how one line follows from the last</w:t>
      </w:r>
      <w:r>
        <w:t xml:space="preserve"> </w:t>
      </w:r>
      <w:r>
        <w:t xml:space="preserve">has to redo the missing work on scratch paper,</w:t>
      </w:r>
      <w:r>
        <w:t xml:space="preserve"> </w:t>
      </w:r>
      <w:r>
        <w:t xml:space="preserve">or take the step on trust.</w:t>
      </w:r>
      <w:r>
        <w:t xml:space="preserve"> </w:t>
      </w:r>
      <w:r>
        <w:t xml:space="preserve">Either way, an error hidden inside a combined step</w:t>
      </w:r>
      <w:r>
        <w:t xml:space="preserve"> </w:t>
      </w:r>
      <w:r>
        <w:t xml:space="preserve">is harder for the reader, or a reviewer, to catch.</w:t>
      </w:r>
      <w:r>
        <w:t xml:space="preserve"> </w:t>
      </w:r>
      <w:r>
        <w:t xml:space="preserve">The advice on</w:t>
      </w:r>
      <w:r>
        <w:t xml:space="preserve"> </w:t>
      </w:r>
      <w:hyperlink r:id="rId17">
        <w:r>
          <w:rPr>
            <w:rStyle w:val="Hyperlink"/>
          </w:rPr>
          <w:t xml:space="preserve">“Trivial”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and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“trivially”</w:t>
        </w:r>
      </w:hyperlink>
      <w:r>
        <w:t xml:space="preserve"> </w:t>
      </w:r>
      <w:r>
        <w:t xml:space="preserve">says to write out a step that takes only a line;</w:t>
      </w:r>
      <w:r>
        <w:t xml:space="preserve"> </w:t>
      </w:r>
      <w:r>
        <w:t xml:space="preserve">this section applies that advice to the layout of a displayed derivation.</w:t>
      </w:r>
    </w:p>
    <w:bookmarkStart w:id="18" w:name="exm-one-operation-per-step"/>
    <w:p>
      <w:pPr>
        <w:pStyle w:val="BodyText"/>
      </w:pPr>
      <w:r>
        <w:rPr>
          <w:b/>
          <w:bCs/>
        </w:rPr>
        <w:t xml:space="preserve">Example 3 (Splitting a combined step)</w:t>
      </w:r>
      <w:r>
        <w:t xml:space="preserve"> </w:t>
      </w:r>
      <w:r>
        <w:t xml:space="preserve">Suppose a derivation has reached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x</m:t>
            </m:r>
          </m:sub>
        </m:sSub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p>
      <w:pPr>
        <w:pStyle w:val="BlockText"/>
      </w:pPr>
      <w:r>
        <w:t xml:space="preserve">❌</w:t>
      </w:r>
    </w:p>
    <w:p>
      <w:pPr>
        <w:pStyle w:val="Block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t>n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BlockText"/>
      </w:pPr>
      <w:r>
        <w:t xml:space="preserve">✅</w:t>
      </w:r>
    </w:p>
    <w:p>
      <w:pPr>
        <w:pStyle w:val="Block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t>n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❌ version does five operations in one line:</w:t>
      </w:r>
      <w:r>
        <w:t xml:space="preserve"> </w:t>
      </w:r>
      <w:r>
        <w:t xml:space="preserve">it splits the sum,</w:t>
      </w:r>
      <w:r>
        <w:t xml:space="preserve"> </w:t>
      </w:r>
      <w:r>
        <w:t xml:space="preserve">sums a constant,</w:t>
      </w:r>
      <w:r>
        <w:t xml:space="preserve"> </w:t>
      </w:r>
      <w:r>
        <w:t xml:space="preserve">factors a constant out of a sum,</w:t>
      </w:r>
      <w:r>
        <w:t xml:space="preserve"> </w:t>
      </w:r>
      <w:r>
        <w:t xml:space="preserve">substitutes</w:t>
      </w:r>
      <w:r>
        <w:t xml:space="preserve"> </w:t>
      </w:r>
      <m:oMath>
        <m:r>
          <m:t>n</m:t>
        </m:r>
        <m:acc>
          <m:accPr>
            <m:chr m:val="‾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and substitutes</w:t>
      </w:r>
      <w:r>
        <w:t xml:space="preserve"> </w:t>
      </w:r>
      <m:oMath>
        <m:r>
          <m:t>n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The ✅ version gives each of the five its own line.</w:t>
      </w:r>
    </w:p>
    <w:bookmarkEnd w:id="18"/>
    <w:p>
      <w:pPr>
        <w:pStyle w:val="BodyText"/>
      </w:pPr>
      <w:r>
        <w:t xml:space="preserve">Common ways to combine steps without noticing:</w:t>
      </w:r>
    </w:p>
    <w:p>
      <w:pPr>
        <w:pStyle w:val="Compact"/>
        <w:numPr>
          <w:ilvl w:val="0"/>
          <w:numId w:val="1002"/>
        </w:numPr>
      </w:pPr>
      <w:r>
        <w:t xml:space="preserve">substituting a definition and then applying a rule to it</w:t>
      </w:r>
      <w:r>
        <w:t xml:space="preserve"> </w:t>
      </w:r>
      <w:r>
        <w:t xml:space="preserve">(see</w:t>
      </w:r>
      <w:r>
        <w:t xml:space="preserve"> </w:t>
      </w:r>
      <w:hyperlink w:anchor="applying-a-definition-is-a-step">
        <w:r>
          <w:rPr>
            <w:rStyle w:val="Hyperlink"/>
          </w:rPr>
          <w:t xml:space="preserve">Applying a definition is a step</w:t>
        </w:r>
      </w:hyperlink>
      <w:r>
        <w:t xml:space="preserve">);</w:t>
      </w:r>
    </w:p>
    <w:p>
      <w:pPr>
        <w:pStyle w:val="Compact"/>
        <w:numPr>
          <w:ilvl w:val="0"/>
          <w:numId w:val="1002"/>
        </w:numPr>
      </w:pPr>
      <w:r>
        <w:t xml:space="preserve">applying the rule for the derivative of a sum</w:t>
      </w:r>
      <w:r>
        <w:t xml:space="preserve"> </w:t>
      </w:r>
      <w:r>
        <w:t xml:space="preserve">and the chain rule in the same line;</w:t>
      </w:r>
    </w:p>
    <w:p>
      <w:pPr>
        <w:pStyle w:val="Compact"/>
        <w:numPr>
          <w:ilvl w:val="0"/>
          <w:numId w:val="1002"/>
        </w:numPr>
      </w:pPr>
      <w:r>
        <w:t xml:space="preserve">substituting a result and then simplifying it;</w:t>
      </w:r>
    </w:p>
    <w:p>
      <w:pPr>
        <w:pStyle w:val="Compact"/>
        <w:numPr>
          <w:ilvl w:val="0"/>
          <w:numId w:val="1002"/>
        </w:numPr>
      </w:pPr>
      <w:r>
        <w:t xml:space="preserve">multiplying constants and factoring them out of a sum;</w:t>
      </w:r>
    </w:p>
    <w:p>
      <w:pPr>
        <w:pStyle w:val="Compact"/>
        <w:numPr>
          <w:ilvl w:val="0"/>
          <w:numId w:val="1002"/>
        </w:numPr>
      </w:pPr>
      <w:r>
        <w:t xml:space="preserve">expanding a product and collecting like terms;</w:t>
      </w:r>
    </w:p>
    <w:p>
      <w:pPr>
        <w:pStyle w:val="Compact"/>
        <w:numPr>
          <w:ilvl w:val="0"/>
          <w:numId w:val="1002"/>
        </w:numPr>
      </w:pPr>
      <w:r>
        <w:t xml:space="preserve">canceling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−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removes the parentheses (</w:t>
      </w:r>
      <m:oMath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−</m:t>
        </m:r>
        <m:r>
          <m:t>a</m:t>
        </m:r>
      </m:oMath>
      <w:r>
        <w:t xml:space="preserve">),</w:t>
      </w:r>
      <w:r>
        <w:t xml:space="preserve"> </w:t>
      </w:r>
      <w:r>
        <w:t xml:space="preserve">reorders the terms (</w:t>
      </w:r>
      <m:oMath>
        <m:r>
          <m:t>b</m:t>
        </m:r>
        <m:r>
          <m:rPr>
            <m:sty m:val="p"/>
          </m:rPr>
          <m:t>+</m:t>
        </m:r>
        <m:r>
          <m:t>a</m:t>
        </m:r>
        <m:r>
          <m:rPr>
            <m:sty m:val="p"/>
          </m:rPr>
          <m:t>−</m:t>
        </m:r>
        <m:r>
          <m:t>a</m:t>
        </m:r>
      </m:oMath>
      <w:r>
        <w:t xml:space="preserve">),</w:t>
      </w:r>
      <w:r>
        <w:t xml:space="preserve"> </w:t>
      </w:r>
      <w:r>
        <w:t xml:space="preserve">groups the two that cancel (</w:t>
      </w:r>
      <m:oMath>
        <m:r>
          <m:t>b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−</m:t>
        </m:r>
        <m:r>
          <m:t>a</m:t>
        </m:r>
        <m:r>
          <m:rPr>
            <m:sty m:val="p"/>
          </m:rPr>
          <m:t>)</m:t>
        </m:r>
      </m:oMath>
      <w:r>
        <w:t xml:space="preserve">),</w:t>
      </w:r>
      <w:r>
        <w:t xml:space="preserve"> </w:t>
      </w:r>
      <w:r>
        <w:t xml:space="preserve">replaces</w:t>
      </w:r>
      <w:r>
        <w:t xml:space="preserve"> </w:t>
      </w:r>
      <m:oMath>
        <m:r>
          <m:t>a</m:t>
        </m:r>
        <m:r>
          <m:rPr>
            <m:sty m:val="p"/>
          </m:rPr>
          <m:t>−</m:t>
        </m:r>
        <m:r>
          <m:t>a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(</w:t>
      </w:r>
      <m:oMath>
        <m:r>
          <m:t>b</m:t>
        </m:r>
        <m:r>
          <m:rPr>
            <m:sty m:val="p"/>
          </m:rPr>
          <m:t>+</m:t>
        </m:r>
        <m:r>
          <m:t>0</m:t>
        </m:r>
      </m:oMath>
      <w:r>
        <w:t xml:space="preserve">),</w:t>
      </w:r>
      <w:r>
        <w:t xml:space="preserve"> </w:t>
      </w:r>
      <w:r>
        <w:t xml:space="preserve">and drops the</w:t>
      </w:r>
      <w:r>
        <w:t xml:space="preserve"> </w:t>
      </w:r>
      <m:oMath>
        <m:r>
          <m:rPr>
            <m:sty m:val="p"/>
          </m:rPr>
          <m:t>+</m:t>
        </m:r>
        <m:r>
          <m:t>0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canceling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t>n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b</m:t>
            </m:r>
          </m:num>
          <m:den>
            <m:r>
              <m:t>n</m:t>
            </m:r>
          </m:den>
        </m:f>
      </m:oMath>
      <w:r>
        <w:t xml:space="preserve"> </w:t>
      </w:r>
      <w:r>
        <w:t xml:space="preserve">rewrites the division as multiplication by a reciprocal (</w:t>
      </w:r>
      <m:oMath>
        <m:r>
          <m:t>n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)</m:t>
        </m:r>
      </m:oMath>
      <w:r>
        <w:t xml:space="preserve">),</w:t>
      </w:r>
      <w:r>
        <w:t xml:space="preserve"> </w:t>
      </w:r>
      <w:r>
        <w:t xml:space="preserve">removes the parentheses (</w:t>
      </w:r>
      <m:oMath>
        <m:r>
          <m:t>n</m:t>
        </m:r>
        <m:r>
          <m:rPr>
            <m:sty m:val="p"/>
          </m:rPr>
          <m:t>⋅</m:t>
        </m:r>
        <m:r>
          <m:t>b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</m:oMath>
      <w:r>
        <w:t xml:space="preserve">),</w:t>
      </w:r>
      <w:r>
        <w:t xml:space="preserve"> </w:t>
      </w:r>
      <w:r>
        <w:t xml:space="preserve">reorders the factors (</w:t>
      </w:r>
      <m:oMath>
        <m:r>
          <m:t>b</m:t>
        </m:r>
        <m:r>
          <m:rPr>
            <m:sty m:val="p"/>
          </m:rPr>
          <m:t>⋅</m:t>
        </m:r>
        <m:r>
          <m:t>n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</m:oMath>
      <w:r>
        <w:t xml:space="preserve">),</w:t>
      </w:r>
      <w:r>
        <w:t xml:space="preserve"> </w:t>
      </w:r>
      <w:r>
        <w:t xml:space="preserve">groups the two that cancel (</w:t>
      </w:r>
      <m:oMath>
        <m:r>
          <m:t>b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)</m:t>
        </m:r>
      </m:oMath>
      <w:r>
        <w:t xml:space="preserve">),</w:t>
      </w:r>
      <w:r>
        <w:t xml:space="preserve"> </w:t>
      </w:r>
      <w:r>
        <w:t xml:space="preserve">replaces</w:t>
      </w:r>
      <w:r>
        <w:t xml:space="preserve"> </w:t>
      </w:r>
      <m:oMath>
        <m:r>
          <m:t>n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</m:oMath>
      <w:r>
        <w:t xml:space="preserve"> </w:t>
      </w:r>
      <w:r>
        <w:t xml:space="preserve">with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(</w:t>
      </w:r>
      <m:oMath>
        <m:r>
          <m:t>b</m:t>
        </m:r>
        <m:r>
          <m:rPr>
            <m:sty m:val="p"/>
          </m:rPr>
          <m:t>⋅</m:t>
        </m:r>
        <m:r>
          <m:t>1</m:t>
        </m:r>
      </m:oMath>
      <w:r>
        <w:t xml:space="preserve">),</w:t>
      </w:r>
      <w:r>
        <w:t xml:space="preserve"> </w:t>
      </w:r>
      <w:r>
        <w:t xml:space="preserve">and drops the</w:t>
      </w:r>
      <w:r>
        <w:t xml:space="preserve"> </w:t>
      </w:r>
      <m:oMath>
        <m:r>
          <m:rPr>
            <m:sty m:val="p"/>
          </m:rPr>
          <m:t>⋅</m:t>
        </m:r>
        <m:r>
          <m:t>1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writing</w:t>
      </w:r>
      <w:r>
        <w:t xml:space="preserve"> </w:t>
      </w:r>
      <w:r>
        <w:t xml:space="preserve">“setting this to zero and dividing by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  <m:r>
          <m:t>n</m:t>
        </m:r>
      </m:oMath>
      <w:r>
        <w:t xml:space="preserve"> </w:t>
      </w:r>
      <w:r>
        <w:t xml:space="preserve">gives”</w:t>
      </w:r>
      <w:r>
        <w:t xml:space="preserve">,</w:t>
      </w:r>
      <w:r>
        <w:t xml:space="preserve"> </w:t>
      </w:r>
      <w:r>
        <w:t xml:space="preserve">which hides two operations in a sentence.</w:t>
      </w:r>
    </w:p>
    <w:bookmarkStart w:id="20" w:name="applying-a-definition-is-a-step"/>
    <w:p>
      <w:pPr>
        <w:pStyle w:val="Heading3"/>
      </w:pPr>
      <w:r>
        <w:t xml:space="preserve">2.1 Applying a definition is a step</w:t>
      </w:r>
    </w:p>
    <w:p>
      <w:pPr>
        <w:pStyle w:val="FirstParagraph"/>
      </w:pPr>
      <w:r>
        <w:t xml:space="preserve">Replacing a named quantity with its definition</w:t>
      </w:r>
      <w:r>
        <w:t xml:space="preserve"> </w:t>
      </w:r>
      <w:r>
        <w:t xml:space="preserve">is one of the most important steps in a derivation.</w:t>
      </w:r>
      <w:r>
        <w:t xml:space="preserve"> </w:t>
      </w:r>
      <w:r>
        <w:t xml:space="preserve">It is where the general rules meet the specific problem,</w:t>
      </w:r>
      <w:r>
        <w:t xml:space="preserve"> </w:t>
      </w:r>
      <w:r>
        <w:t xml:space="preserve">so never skip it or merge it into the next step.</w:t>
      </w:r>
      <w:r>
        <w:t xml:space="preserve"> </w:t>
      </w:r>
      <w:r>
        <w:t xml:space="preserve">Give it its own line, justified as</w:t>
      </w:r>
      <w:r>
        <w:t xml:space="preserve"> </w:t>
      </w:r>
      <w:r>
        <w:t xml:space="preserve">“definition of …”</w:t>
      </w:r>
      <w:r>
        <w:t xml:space="preserve">.</w:t>
      </w:r>
      <w:r>
        <w:t xml:space="preserve"> </w:t>
      </w:r>
      <w:r>
        <w:t xml:space="preserve">The same holds for a result from an earlier part of the same problem:</w:t>
      </w:r>
      <w:r>
        <w:t xml:space="preserve"> </w:t>
      </w:r>
      <w:r>
        <w:t xml:space="preserve">substitute it on its own line, and cite the part.</w:t>
      </w:r>
    </w:p>
    <w:bookmarkStart w:id="19" w:name="exm-apply-definition-step"/>
    <w:p>
      <w:pPr>
        <w:pStyle w:val="BodyText"/>
      </w:pPr>
      <w:r>
        <w:rPr>
          <w:b/>
          <w:bCs/>
        </w:rPr>
        <w:t xml:space="preserve">Example 4 (Applying the definition of a vector before differentiating it)</w:t>
      </w:r>
      <w:r>
        <w:t xml:space="preserve"> </w:t>
      </w:r>
      <w:r>
        <w:t xml:space="preserve">Suppose the prediction error vector is defined as</w:t>
      </w:r>
      <w:r>
        <w:t xml:space="preserve"> </w:t>
      </w:r>
      <m:oMath>
        <m:acc>
          <m:accPr>
            <m:chr m:val="̃"/>
          </m:accPr>
          <m:e>
            <m:r>
              <m:t>e</m:t>
            </m:r>
          </m:e>
        </m:acc>
        <m:r>
          <m:rPr>
            <m:sty m:val="p"/>
          </m:rPr>
          <m:t>=</m:t>
        </m:r>
        <m:r>
          <m:rPr>
            <m:sty m:val="p"/>
          </m:rPr>
          <m:t>Φ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and a derivation needs its derivative with respect to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</w:p>
    <w:p>
      <w:pPr>
        <w:pStyle w:val="BlockText"/>
      </w:pPr>
      <w:r>
        <w:t xml:space="preserve">❌</w:t>
      </w:r>
    </w:p>
    <w:p>
      <w:pPr>
        <w:pStyle w:val="Block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acc>
                <m:accPr>
                  <m:chr m:val="̃"/>
                </m:accPr>
                <m:e>
                  <m:r>
                    <m:t>e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Φ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difference)</m:t>
              </m:r>
            </m:e>
          </m:eqArr>
        </m:oMath>
      </m:oMathPara>
    </w:p>
    <w:p>
      <w:pPr>
        <w:pStyle w:val="BlockText"/>
      </w:pPr>
      <w:r>
        <w:t xml:space="preserve">✅</w:t>
      </w:r>
    </w:p>
    <w:p>
      <w:pPr>
        <w:pStyle w:val="Block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acc>
                <m:accPr>
                  <m:chr m:val="̃"/>
                </m:accPr>
                <m:e>
                  <m:r>
                    <m:t>e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Φ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̃"/>
                </m:accPr>
                <m:e>
                  <m:r>
                    <m:t>e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Φ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difference)</m:t>
              </m:r>
            </m:e>
          </m:eqArr>
        </m:oMath>
      </m:oMathPara>
    </w:p>
    <w:p>
      <w:pPr>
        <w:pStyle w:val="FirstParagraph"/>
      </w:pPr>
      <w:r>
        <w:t xml:space="preserve">The ❌ version applies the definition of</w:t>
      </w:r>
      <w:r>
        <w:t xml:space="preserve"> </w:t>
      </w:r>
      <m:oMath>
        <m:acc>
          <m:accPr>
            <m:chr m:val="̃"/>
          </m:accPr>
          <m:e>
            <m:r>
              <m:t>e</m:t>
            </m:r>
          </m:e>
        </m:acc>
      </m:oMath>
      <w:r>
        <w:t xml:space="preserve"> </w:t>
      </w:r>
      <w:r>
        <w:t xml:space="preserve">and the rule for a difference in one line,</w:t>
      </w:r>
      <w:r>
        <w:t xml:space="preserve"> </w:t>
      </w:r>
      <w:r>
        <w:t xml:space="preserve">and its justification names only the rule.</w:t>
      </w:r>
      <w:r>
        <w:t xml:space="preserve"> </w:t>
      </w:r>
      <w:r>
        <w:t xml:space="preserve">The ✅ version shows the definition on its own line.</w:t>
      </w:r>
    </w:p>
    <w:bookmarkEnd w:id="19"/>
    <w:bookmarkEnd w:id="20"/>
    <w:bookmarkStart w:id="21" w:name="using-a-fact-the-reader-has-not-seen"/>
    <w:p>
      <w:pPr>
        <w:pStyle w:val="Heading3"/>
      </w:pPr>
      <w:r>
        <w:t xml:space="preserve">2.2 Using a fact the reader has not seen</w:t>
      </w:r>
    </w:p>
    <w:p>
      <w:pPr>
        <w:pStyle w:val="FirstParagraph"/>
      </w:pPr>
      <w:r>
        <w:t xml:space="preserve">When a step relies on a fact the document has not yet shown,</w:t>
      </w:r>
      <w:r>
        <w:t xml:space="preserve"> </w:t>
      </w:r>
      <w:r>
        <w:t xml:space="preserve">such as deviations from a mean summing to zero,</w:t>
      </w:r>
      <w:r>
        <w:t xml:space="preserve"> </w:t>
      </w:r>
      <w:r>
        <w:t xml:space="preserve">prove that fact first, in its own short derivation or exercise,</w:t>
      </w:r>
      <w:r>
        <w:t xml:space="preserve"> </w:t>
      </w:r>
      <w:r>
        <w:t xml:space="preserve">and cite that proof at the step that uses the fact.</w:t>
      </w:r>
      <w:r>
        <w:t xml:space="preserve"> </w:t>
      </w:r>
      <w:r>
        <w:t xml:space="preserve">Don’t leave the fact as an unexplained justification.</w:t>
      </w:r>
    </w:p>
    <w:bookmarkEnd w:id="21"/>
    <w:bookmarkStart w:id="25" w:name="long-derivations"/>
    <w:p>
      <w:pPr>
        <w:pStyle w:val="Heading3"/>
      </w:pPr>
      <w:r>
        <w:t xml:space="preserve">2.3 Long derivations</w:t>
      </w:r>
    </w:p>
    <w:p>
      <w:pPr>
        <w:pStyle w:val="FirstParagraph"/>
      </w:pPr>
      <w:r>
        <w:t xml:space="preserve">Splitting every step makes derivations longer.</w:t>
      </w:r>
      <w:r>
        <w:t xml:space="preserve"> </w:t>
      </w:r>
      <w:r>
        <w:t xml:space="preserve">Keep them readable by breaking them into stages:</w:t>
      </w:r>
      <w:r>
        <w:t xml:space="preserve"> </w:t>
      </w:r>
      <w:r>
        <w:t xml:space="preserve">derive an intermediate result in its own block,</w:t>
      </w:r>
      <w:r>
        <w:t xml:space="preserve"> </w:t>
      </w:r>
      <w:r>
        <w:t xml:space="preserve">then plug that result back into the main derivation.</w:t>
      </w:r>
      <w:r>
        <w:t xml:space="preserve"> </w:t>
      </w:r>
      <w:r>
        <w:t xml:space="preserve">Naming a part of an expression that recurs in every line,</w:t>
      </w:r>
      <w:r>
        <w:t xml:space="preserve"> </w:t>
      </w:r>
      <w:r>
        <w:t xml:space="preserve">such as writing</w:t>
      </w:r>
      <w:r>
        <w:t xml:space="preserve"> </w:t>
      </w:r>
      <m:oMath>
        <m:sSub>
          <m:e>
            <m:r>
              <m:t>d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can also keep each line short.</w:t>
      </w:r>
    </w:p>
    <w:bookmarkStart w:id="22" w:name="X00e3fe72795486834d7309e5f3912c392b664b0"/>
    <w:p>
      <w:pPr>
        <w:pStyle w:val="Heading4"/>
      </w:pPr>
      <w:r>
        <w:t xml:space="preserve">Show why you need a result before you derive it</w:t>
      </w:r>
    </w:p>
    <w:p>
      <w:pPr>
        <w:pStyle w:val="FirstParagraph"/>
      </w:pPr>
      <w:r>
        <w:t xml:space="preserve">Derive an intermediate result only after the main derivation</w:t>
      </w:r>
      <w:r>
        <w:t xml:space="preserve"> </w:t>
      </w:r>
      <w:r>
        <w:t xml:space="preserve">has shown that it needs that result.</w:t>
      </w:r>
      <w:r>
        <w:t xml:space="preserve"> </w:t>
      </w:r>
      <w:r>
        <w:t xml:space="preserve">For example, to differentiate a composite function:</w:t>
      </w:r>
    </w:p>
    <w:p>
      <w:pPr>
        <w:pStyle w:val="Compact"/>
        <w:numPr>
          <w:ilvl w:val="0"/>
          <w:numId w:val="1003"/>
        </w:numPr>
      </w:pPr>
      <w:r>
        <w:t xml:space="preserve">Start the main derivation, and apply the chain rule.</w:t>
      </w:r>
      <w:r>
        <w:t xml:space="preserve"> </w:t>
      </w:r>
      <w:r>
        <w:t xml:space="preserve">The result is a product of an inner and an outer derivative, not yet known.</w:t>
      </w:r>
    </w:p>
    <w:p>
      <w:pPr>
        <w:pStyle w:val="Compact"/>
        <w:numPr>
          <w:ilvl w:val="0"/>
          <w:numId w:val="1003"/>
        </w:numPr>
      </w:pPr>
      <w:r>
        <w:t xml:space="preserve">Pause the main derivation, and derive the inner derivative in its own block.</w:t>
      </w:r>
    </w:p>
    <w:p>
      <w:pPr>
        <w:pStyle w:val="Compact"/>
        <w:numPr>
          <w:ilvl w:val="0"/>
          <w:numId w:val="1003"/>
        </w:numPr>
      </w:pPr>
      <w:r>
        <w:t xml:space="preserve">Derive the outer derivative in its own block.</w:t>
      </w:r>
    </w:p>
    <w:p>
      <w:pPr>
        <w:pStyle w:val="Compact"/>
        <w:numPr>
          <w:ilvl w:val="0"/>
          <w:numId w:val="1003"/>
        </w:numPr>
      </w:pPr>
      <w:r>
        <w:t xml:space="preserve">Return to the main derivation, and substitute both results.</w:t>
      </w:r>
    </w:p>
    <w:p>
      <w:pPr>
        <w:pStyle w:val="FirstParagraph"/>
      </w:pPr>
      <w:r>
        <w:t xml:space="preserve">A reader who meets the inner derivative first</w:t>
      </w:r>
      <w:r>
        <w:t xml:space="preserve"> </w:t>
      </w:r>
      <w:r>
        <w:t xml:space="preserve">does not yet know what it is for.</w:t>
      </w:r>
    </w:p>
    <w:bookmarkEnd w:id="22"/>
    <w:bookmarkStart w:id="24" w:name="color-where-a-result-is-used"/>
    <w:p>
      <w:pPr>
        <w:pStyle w:val="Heading4"/>
      </w:pPr>
      <w:r>
        <w:t xml:space="preserve">Color where a result is used</w:t>
      </w:r>
    </w:p>
    <w:p>
      <w:pPr>
        <w:pStyle w:val="FirstParagraph"/>
      </w:pPr>
      <w:r>
        <w:t xml:space="preserve">Give each intermediate result a text color,</w:t>
      </w:r>
      <w:r>
        <w:t xml:space="preserve"> </w:t>
      </w:r>
      <w:r>
        <w:t xml:space="preserve">and use the same color wherever that result appears:</w:t>
      </w:r>
    </w:p>
    <w:p>
      <w:pPr>
        <w:pStyle w:val="Compact"/>
        <w:numPr>
          <w:ilvl w:val="0"/>
          <w:numId w:val="1004"/>
        </w:numPr>
      </w:pPr>
      <w:r>
        <w:t xml:space="preserve">in the line where a later step needs it, as a placeholder;</w:t>
      </w:r>
    </w:p>
    <w:p>
      <w:pPr>
        <w:pStyle w:val="Compact"/>
        <w:numPr>
          <w:ilvl w:val="0"/>
          <w:numId w:val="1004"/>
        </w:numPr>
      </w:pPr>
      <w:r>
        <w:t xml:space="preserve">in the line of its own derivation where it is found;</w:t>
      </w:r>
    </w:p>
    <w:p>
      <w:pPr>
        <w:pStyle w:val="Compact"/>
        <w:numPr>
          <w:ilvl w:val="0"/>
          <w:numId w:val="1004"/>
        </w:numPr>
      </w:pPr>
      <w:r>
        <w:t xml:space="preserve">in each line where it is substituted back in.</w:t>
      </w:r>
    </w:p>
    <w:p>
      <w:pPr>
        <w:pStyle w:val="FirstParagraph"/>
      </w:pPr>
      <w:r>
        <w:t xml:space="preserve">State the color key in words at the start of the derivation,</w:t>
      </w:r>
      <w:r>
        <w:t xml:space="preserve"> </w:t>
      </w:r>
      <w:r>
        <w:t xml:space="preserve">so the derivation is still readable without color,</w:t>
      </w:r>
      <w:r>
        <w:t xml:space="preserve"> </w:t>
      </w:r>
      <w:r>
        <w:t xml:space="preserve">for example in grayscale print or for readers who do not see color differences.</w:t>
      </w:r>
      <w:r>
        <w:t xml:space="preserve"> </w:t>
      </w:r>
      <w:r>
        <w:t xml:space="preserve">Use</w:t>
      </w:r>
      <w:r>
        <w:t xml:space="preserve"> </w:t>
      </w:r>
      <w:r>
        <w:rPr>
          <w:rStyle w:val="VerbatimChar"/>
        </w:rPr>
        <w:t xml:space="preserve">\textcolor{name}{...}</w:t>
      </w:r>
      <w:r>
        <w:t xml:space="preserve">, which renders in HTML (MathJax) and in PDF.</w:t>
      </w:r>
    </w:p>
    <w:bookmarkStart w:id="23" w:name="exm-color-plug-in"/>
    <w:p>
      <w:pPr>
        <w:pStyle w:val="BodyText"/>
      </w:pPr>
      <w:r>
        <w:rPr>
          <w:b/>
          <w:bCs/>
        </w:rPr>
        <w:t xml:space="preserve">Example 5 (Coloring the two factors of a chain rule)</w:t>
      </w:r>
      <w:r>
        <w:t xml:space="preserve"> </w:t>
      </w:r>
      <w:r>
        <w:t xml:space="preserve">Writing the mean squared error as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acc>
          <m:accPr>
            <m:chr m:val="̃"/>
          </m:accPr>
          <m:e>
            <m:r>
              <m:t>e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e</m:t>
            </m:r>
          </m:e>
        </m:acc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e</m:t>
            </m:r>
          </m:e>
        </m:acc>
        <m:r>
          <m:rPr>
            <m:sty m:val="p"/>
          </m:rPr>
          <m:t>=</m:t>
        </m:r>
        <m:r>
          <m:rPr>
            <m:sty m:val="p"/>
          </m:rPr>
          <m:t>Φ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the chain rule gives</w:t>
      </w:r>
    </w:p>
    <w:p>
      <w:pPr>
        <w:pStyle w:val="BodyText"/>
      </w:pPr>
      <w:r>
        <w:t xml:space="preserve">$$
    \frac{\partial}{\partial \tilde{\beta}} \text{MSE}(\tilde{\beta})
    = \textcolor{blue}{\left(\frac{\partial}{\partial \tilde{\beta}} \tilde{e}\right)}
      \textcolor{red}{\left(\frac{\partial}{\partial \tilde{e}} \frac{1}{n} \tilde{e} \cdot \tilde{e}\right)}.
    $$</w:t>
      </w:r>
    </w:p>
    <w:p>
      <w:pPr>
        <w:pStyle w:val="FirstParagraph"/>
      </w:pPr>
      <w:r>
        <w:t xml:space="preserve">Separate blocks then find</w:t>
      </w:r>
      <w:r>
        <w:t xml:space="preserve"> </w:t>
      </w:r>
      <w:r>
        <w:t xml:space="preserve">$\textcolor{blue}{\frac{\partial}{\partial \tilde{\beta}} \tilde{e}} = \textcolor{blue}{\Phi^\top}$</w:t>
      </w:r>
      <w:r>
        <w:t xml:space="preserve"> </w:t>
      </w:r>
      <w:r>
        <w:t xml:space="preserve">and</w:t>
      </w:r>
      <w:r>
        <w:t xml:space="preserve"> </w:t>
      </w:r>
      <w:r>
        <w:t xml:space="preserve">$\textcolor{red}{\frac{\partial}{\partial \tilde{e}} \frac{1}{n} \tilde{e} \cdot \tilde{e}} = \textcolor{red}{\frac{2}{n} \tilde{e}}$</w:t>
      </w:r>
      <w:r>
        <w:t xml:space="preserve">,</w:t>
      </w:r>
      <w:r>
        <w:t xml:space="preserve"> </w:t>
      </w:r>
      <w:r>
        <w:t xml:space="preserve">and the main derivation resumes with</w:t>
      </w:r>
      <w:r>
        <w:t xml:space="preserve"> </w:t>
      </w:r>
      <w:r>
        <w:t xml:space="preserve">$\textcolor{blue}{\Phi^\top} \textcolor{red}{\left(\frac{2}{n} \tilde{e}\right)}$</w:t>
      </w:r>
      <w:r>
        <w:t xml:space="preserve">.</w:t>
      </w:r>
      <w:r>
        <w:t xml:space="preserve"> </w:t>
      </w:r>
      <w:r>
        <w:t xml:space="preserve">The colors show at a glance which block each factor came from.</w:t>
      </w:r>
    </w:p>
    <w:bookmarkEnd w:id="23"/>
    <w:bookmarkEnd w:id="24"/>
    <w:bookmarkEnd w:id="25"/>
    <w:bookmarkEnd w:id="26"/>
    <w:bookmarkStart w:id="29" w:name="one-equals-sign-per-line"/>
    <w:p>
      <w:pPr>
        <w:pStyle w:val="Heading2"/>
      </w:pPr>
      <w:r>
        <w:t xml:space="preserve">3 One equals sign per line</w:t>
      </w:r>
    </w:p>
    <w:p>
      <w:pPr>
        <w:pStyle w:val="FirstParagraph"/>
      </w:pPr>
      <w:r>
        <w:t xml:space="preserve">Put at most one equals sign on each line of math.</w:t>
      </w:r>
      <w:r>
        <w:t xml:space="preserve"> </w:t>
      </w:r>
      <w:r>
        <w:t xml:space="preserve">When a result takes two or more equalities,</w:t>
      </w:r>
      <w:r>
        <w:t xml:space="preserve"> </w:t>
      </w:r>
      <w:r>
        <w:t xml:space="preserve">write them as an aligned display,</w:t>
      </w:r>
      <w:r>
        <w:t xml:space="preserve"> </w:t>
      </w:r>
      <w:r>
        <w:t xml:space="preserve">with one equality per row,</w:t>
      </w:r>
      <w:r>
        <w:t xml:space="preserve"> </w:t>
      </w:r>
      <w:r>
        <w:t xml:space="preserve">each row starting with</w:t>
      </w:r>
      <w:r>
        <w:t xml:space="preserve"> </w:t>
      </w:r>
      <w:r>
        <w:rPr>
          <w:rStyle w:val="VerbatimChar"/>
        </w:rPr>
        <w:t xml:space="preserve">&amp;=</w:t>
      </w:r>
      <w:r>
        <w:t xml:space="preserve">.</w:t>
      </w:r>
    </w:p>
    <w:p>
      <w:pPr>
        <w:pStyle w:val="BodyText"/>
      </w:pPr>
      <w:r>
        <w:t xml:space="preserve">A chain such as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b</m:t>
        </m:r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on one line</w:t>
      </w:r>
      <w:r>
        <w:t xml:space="preserve"> </w:t>
      </w:r>
      <w:r>
        <w:t xml:space="preserve">asks the reader to find where each step starts and ends,</w:t>
      </w:r>
      <w:r>
        <w:t xml:space="preserve"> </w:t>
      </w:r>
      <w:r>
        <w:t xml:space="preserve">and to check every step at once.</w:t>
      </w:r>
      <w:r>
        <w:t xml:space="preserve"> </w:t>
      </w:r>
      <w:r>
        <w:t xml:space="preserve">An aligned display puts each step on its own row,</w:t>
      </w:r>
      <w:r>
        <w:t xml:space="preserve"> </w:t>
      </w:r>
      <w:r>
        <w:t xml:space="preserve">so the reader can check one row at a time,</w:t>
      </w:r>
      <w:r>
        <w:t xml:space="preserve"> </w:t>
      </w:r>
      <w:r>
        <w:t xml:space="preserve">and the left-hand side, written once,</w:t>
      </w:r>
      <w:r>
        <w:t xml:space="preserve"> </w:t>
      </w:r>
      <w:r>
        <w:t xml:space="preserve">stays visible above the rows that rewrite it.</w:t>
      </w:r>
      <w:r>
        <w:t xml:space="preserve"> </w:t>
      </w:r>
      <w:r>
        <w:t xml:space="preserve">The rows also leave room for a justification at the end of each step,</w:t>
      </w:r>
      <w:r>
        <w:t xml:space="preserve"> </w:t>
      </w:r>
      <w:r>
        <w:t xml:space="preserve">as</w:t>
      </w:r>
      <w:r>
        <w:t xml:space="preserve"> </w:t>
      </w:r>
      <w:hyperlink r:id="rId27">
        <w:r>
          <w:rPr>
            <w:rStyle w:val="Hyperlink"/>
          </w:rPr>
          <w:t xml:space="preserve">One operation per step</w:t>
        </w:r>
      </w:hyperlink>
      <w:r>
        <w:t xml:space="preserve"> </w:t>
      </w:r>
      <w:r>
        <w:t xml:space="preserve">asks.</w:t>
      </w:r>
    </w:p>
    <w:bookmarkStart w:id="28" w:name="exm-one-equals-per-line"/>
    <w:p>
      <w:pPr>
        <w:pStyle w:val="BodyText"/>
      </w:pPr>
      <w:r>
        <w:rPr>
          <w:b/>
          <w:bCs/>
        </w:rPr>
        <w:t xml:space="preserve">Example 6 (Splitting a chain into rows)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</w:t>
      </w:r>
    </w:p>
    <w:p>
      <w:pPr>
        <w:pStyle w:val="Block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B</m:t>
              </m:r>
            </m:e>
          </m:acc>
          <m:r>
            <m:rPr>
              <m:sty m:val="p"/>
            </m:rPr>
            <m:t>=</m:t>
          </m:r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min</m:t>
              </m:r>
            </m:e>
            <m:lim>
              <m:r>
                <m:t>B</m:t>
              </m:r>
            </m:lim>
          </m:limLow>
          <m:r>
            <m:rPr>
              <m:sty m:val="p"/>
            </m:rPr>
            <m:t>∥</m:t>
          </m:r>
          <m:r>
            <m:t>Y</m:t>
          </m:r>
          <m:r>
            <m:rPr>
              <m:sty m:val="p"/>
            </m:rPr>
            <m:t>−</m:t>
          </m:r>
          <m:r>
            <m:t>X</m:t>
          </m:r>
          <m:r>
            <m:t>B</m:t>
          </m:r>
          <m:sSubSup>
            <m:e>
              <m:r>
                <m:rPr>
                  <m:sty m:val="p"/>
                </m:rPr>
                <m:t>∥</m:t>
              </m:r>
            </m:e>
            <m:sub>
              <m:r>
                <m:t>F</m:t>
              </m:r>
            </m:sub>
            <m:sup>
              <m:r>
                <m:t>2</m:t>
              </m:r>
            </m:sup>
          </m:sSubSup>
          <m:r>
            <m:rPr>
              <m:sty m:val="p"/>
            </m:rPr>
            <m:t>=</m:t>
          </m:r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min</m:t>
              </m:r>
            </m:e>
            <m:lim>
              <m:r>
                <m:t>B</m:t>
              </m:r>
            </m:lim>
          </m:limLow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k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C</m:t>
              </m:r>
            </m:sup>
            <m:e>
              <m:r>
                <m:rPr>
                  <m:sty m:val="p"/>
                </m:rPr>
                <m:t>∥</m:t>
              </m:r>
            </m:e>
          </m:nary>
          <m:sSub>
            <m:e>
              <m:r>
                <m:t>Y</m:t>
              </m:r>
            </m:e>
            <m:sub>
              <m:r>
                <m:rPr>
                  <m:sty m:val="p"/>
                </m:rPr>
                <m:t>*</m:t>
              </m:r>
              <m:r>
                <m:rPr>
                  <m:sty m:val="p"/>
                </m:rPr>
                <m:t>,</m:t>
              </m:r>
              <m:r>
                <m:t>k</m:t>
              </m:r>
            </m:sub>
          </m:sSub>
          <m:r>
            <m:rPr>
              <m:sty m:val="p"/>
            </m:rPr>
            <m:t>−</m:t>
          </m:r>
          <m:r>
            <m:t>X</m:t>
          </m:r>
          <m:sSub>
            <m:e>
              <m:r>
                <m:t>B</m:t>
              </m:r>
            </m:e>
            <m:sub>
              <m:r>
                <m:rPr>
                  <m:sty m:val="p"/>
                </m:rPr>
                <m:t>*</m:t>
              </m:r>
              <m:r>
                <m:rPr>
                  <m:sty m:val="p"/>
                </m:rPr>
                <m:t>,</m:t>
              </m:r>
              <m:r>
                <m:t>k</m:t>
              </m:r>
            </m:sub>
          </m:sSub>
          <m:sSup>
            <m:e>
              <m:r>
                <m:rPr>
                  <m:sty m:val="p"/>
                </m:rPr>
                <m:t>∥</m:t>
              </m:r>
            </m:e>
            <m:sup>
              <m:r>
                <m:t>2</m:t>
              </m:r>
            </m:sup>
          </m:sSup>
        </m:oMath>
      </m:oMathPara>
    </w:p>
    <w:p>
      <w:pPr>
        <w:pStyle w:val="BlockText"/>
      </w:pPr>
      <w:r>
        <w:t xml:space="preserve">✅</w:t>
      </w:r>
    </w:p>
    <w:p>
      <w:pPr>
        <w:pStyle w:val="BlockText"/>
      </w:pPr>
      <m:oMathPara>
        <m:oMathParaPr>
          <m:jc m:val="center"/>
        </m:oMathParaPr>
        <m:oMath>
          <m:eqArr>
            <m:e>
              <m:acc>
                <m:accPr>
                  <m:chr m:val="̂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arg</m:t>
              </m:r>
              <m:limLow>
                <m:e>
                  <m:r>
                    <m:rPr>
                      <m:sty m:val="p"/>
                    </m:rPr>
                    <m:t>min</m:t>
                  </m:r>
                </m:e>
                <m:lim>
                  <m:r>
                    <m:t>B</m:t>
                  </m:r>
                </m:lim>
              </m:limLow>
              <m:r>
                <m:rPr>
                  <m:sty m:val="p"/>
                </m:rPr>
                <m:t>∥</m:t>
              </m:r>
              <m:r>
                <m:t>Y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t>B</m:t>
              </m:r>
              <m:sSubSup>
                <m:e>
                  <m:r>
                    <m:rPr>
                      <m:sty m:val="p"/>
                    </m:rPr>
                    <m:t>∥</m:t>
                  </m:r>
                </m:e>
                <m:sub>
                  <m:r>
                    <m:t>F</m:t>
                  </m:r>
                </m:sub>
                <m:sup>
                  <m:r>
                    <m:t>2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arg</m:t>
              </m:r>
              <m:limLow>
                <m:e>
                  <m:r>
                    <m:rPr>
                      <m:sty m:val="p"/>
                    </m:rPr>
                    <m:t>min</m:t>
                  </m:r>
                </m:e>
                <m:lim>
                  <m:r>
                    <m:t>B</m:t>
                  </m:r>
                </m:lim>
              </m:limLow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C</m:t>
                  </m:r>
                </m:sup>
                <m:e>
                  <m:r>
                    <m:rPr>
                      <m:sty m:val="p"/>
                    </m:rPr>
                    <m:t>∥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rPr>
                      <m:sty m:val="p"/>
                    </m:rPr>
                    <m:t>*</m:t>
                  </m:r>
                  <m:r>
                    <m:rPr>
                      <m:sty m:val="p"/>
                    </m:rPr>
                    <m:t>,</m:t>
                  </m:r>
                  <m:r>
                    <m:t>k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X</m:t>
              </m:r>
              <m:sSub>
                <m:e>
                  <m:r>
                    <m:t>B</m:t>
                  </m:r>
                </m:e>
                <m:sub>
                  <m:r>
                    <m:rPr>
                      <m:sty m:val="p"/>
                    </m:rPr>
                    <m:t>*</m:t>
                  </m:r>
                  <m:r>
                    <m:rPr>
                      <m:sty m:val="p"/>
                    </m:rPr>
                    <m:t>,</m:t>
                  </m:r>
                  <m:r>
                    <m:t>k</m:t>
                  </m:r>
                </m:sub>
              </m:sSub>
              <m:sSup>
                <m:e>
                  <m:r>
                    <m:rPr>
                      <m:sty m:val="p"/>
                    </m:rPr>
                    <m:t>∥</m:t>
                  </m:r>
                </m:e>
                <m:sup>
                  <m:r>
                    <m:t>2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The ❌ version makes the reader find the second equals sign</w:t>
      </w:r>
      <w:r>
        <w:t xml:space="preserve"> </w:t>
      </w:r>
      <w:r>
        <w:t xml:space="preserve">in a long line before they can compare the two expressions.</w:t>
      </w:r>
      <w:r>
        <w:t xml:space="preserve"> </w:t>
      </w:r>
      <w:r>
        <w:t xml:space="preserve">The ✅ version sets the two expressions one above the other,</w:t>
      </w:r>
      <w:r>
        <w:t xml:space="preserve"> </w:t>
      </w:r>
      <w:r>
        <w:t xml:space="preserve">starting at the same place.</w:t>
      </w:r>
    </w:p>
    <w:bookmarkEnd w:id="28"/>
    <w:p>
      <w:pPr>
        <w:pStyle w:val="BodyText"/>
      </w:pPr>
      <w:r>
        <w:t xml:space="preserve">The rule applies wherever an equals sign appears: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Inside an aligned display.</w:t>
      </w:r>
      <w:r>
        <w:t xml:space="preserve"> </w:t>
      </w:r>
      <w:r>
        <w:t xml:space="preserve">A row such as</w:t>
      </w:r>
      <w:r>
        <w:t xml:space="preserve"> </w:t>
      </w:r>
      <w:r>
        <w:rPr>
          <w:rStyle w:val="VerbatimChar"/>
        </w:rPr>
        <w:t xml:space="preserve">&amp;= b = c</w:t>
      </w:r>
      <w:r>
        <w:t xml:space="preserve"> </w:t>
      </w:r>
      <w:r>
        <w:t xml:space="preserve">is still a chain;</w:t>
      </w:r>
      <w:r>
        <w:t xml:space="preserve"> </w:t>
      </w:r>
      <w:r>
        <w:t xml:space="preserve">split it into two rows.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In running text.</w:t>
      </w:r>
      <w:r>
        <w:t xml:space="preserve"> </w:t>
      </w:r>
      <w:r>
        <w:t xml:space="preserve">An inline chain such as ❌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f>
          <m:fPr>
            <m:type m:val="bar"/>
          </m:fPr>
          <m:num>
            <m:r>
              <m:t>6</m:t>
            </m:r>
          </m:num>
          <m:den>
            <m:r>
              <m:t>3</m:t>
            </m:r>
          </m:den>
        </m:f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becomes an aligned display,</w:t>
      </w:r>
      <w:r>
        <w:t xml:space="preserve"> </w:t>
      </w:r>
      <w:r>
        <w:t xml:space="preserve">or two statements in the sentence.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For a statement that several quantities are equal.</w:t>
      </w:r>
      <w:r>
        <w:t xml:space="preserve"> </w:t>
      </w:r>
      <w:r>
        <w:t xml:space="preserve">Write ✅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β</m:t>
            </m:r>
          </m:e>
          <m:sub>
            <m:r>
              <m:t>j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j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}</m:t>
        </m:r>
      </m:oMath>
      <w:r>
        <w:t xml:space="preserve"> </w:t>
      </w:r>
      <w:r>
        <w:t xml:space="preserve">rather than ❌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β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β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⋯</m:t>
        </m:r>
        <m:r>
          <m:rPr>
            <m:sty m:val="p"/>
          </m:rPr>
          <m:t>=</m:t>
        </m:r>
        <m:sSub>
          <m:e>
            <m:r>
              <m:t>β</m:t>
            </m:r>
          </m:e>
          <m:sub>
            <m:r>
              <m:t>p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 that each claim is a single equality.</w:t>
      </w:r>
    </w:p>
    <w:p>
      <w:pPr>
        <w:pStyle w:val="FirstParagraph"/>
      </w:pPr>
      <w:r>
        <w:t xml:space="preserve">Separate equations set side by side,</w:t>
      </w:r>
      <w:r>
        <w:t xml:space="preserve"> </w:t>
      </w:r>
      <w:r>
        <w:t xml:space="preserve">such as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 </m:t>
        </m:r>
        <m:r>
          <m:t>y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each have one equals sign,</w:t>
      </w:r>
      <w:r>
        <w:t xml:space="preserve"> </w:t>
      </w:r>
      <w:r>
        <w:t xml:space="preserve">so they are not chains.</w:t>
      </w:r>
      <w:r>
        <w:t xml:space="preserve"> </w:t>
      </w:r>
      <w:r>
        <w:t xml:space="preserve">They still read more easily as separate rows,</w:t>
      </w:r>
      <w:r>
        <w:t xml:space="preserve"> </w:t>
      </w:r>
      <w:r>
        <w:t xml:space="preserve">or as separate statements in the text.</w:t>
      </w:r>
    </w:p>
    <w:bookmarkEnd w:id="29"/>
    <w:bookmarkStart w:id="31" w:name="functions-and-their-values"/>
    <w:p>
      <w:pPr>
        <w:pStyle w:val="Heading2"/>
      </w:pPr>
      <w:r>
        <w:t xml:space="preserve">4 Functions and their values</w:t>
      </w:r>
    </w:p>
    <w:p>
      <w:pPr>
        <w:pStyle w:val="FirstParagraph"/>
      </w:pPr>
      <w:r>
        <w:t xml:space="preserve">A function and its value at a point are different objects.</w:t>
      </w:r>
      <w:r>
        <w:t xml:space="preserve"> </w:t>
      </w:r>
      <w:r>
        <w:t xml:space="preserve">In</w:t>
      </w:r>
      <w:r>
        <w:t xml:space="preserve"> </w:t>
      </w:r>
      <m:oMath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a function,</w:t>
      </w:r>
      <w:r>
        <w:t xml:space="preserve"> </w:t>
      </w:r>
      <w:r>
        <w:t xml:space="preserve">and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a number:</w:t>
      </w:r>
      <w:r>
        <w:t xml:space="preserve"> </w:t>
      </w:r>
      <w:r>
        <w:t xml:space="preserve">the value of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Written with its placeholder argument,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already denotes a value,</w:t>
      </w:r>
      <w:r>
        <w:t xml:space="preserve"> </w:t>
      </w:r>
      <w:r>
        <w:t xml:space="preserve">so</w:t>
      </w:r>
      <w:r>
        <w:t xml:space="preserve"> </w:t>
      </w:r>
      <w:r>
        <w:t xml:space="preserve">“the value of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”</w:t>
      </w:r>
      <w:r>
        <w:t xml:space="preserve"> </w:t>
      </w:r>
      <w:r>
        <w:t xml:space="preserve">reads as a value of a value.</w:t>
      </w:r>
      <w:r>
        <w:t xml:space="preserve"> </w:t>
      </w:r>
      <w:r>
        <w:t xml:space="preserve">Either drop the placeholder and write</w:t>
      </w:r>
      <w:r>
        <w:t xml:space="preserve"> </w:t>
      </w:r>
      <w:r>
        <w:t xml:space="preserve">“the value of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”</w:t>
      </w:r>
      <w:r>
        <w:t xml:space="preserve">,</w:t>
      </w:r>
      <w:r>
        <w:t xml:space="preserve"> </w:t>
      </w:r>
      <w:r>
        <w:t xml:space="preserve">or keep the placeholder and name the substitution:</w:t>
      </w:r>
      <w:r>
        <w:t xml:space="preserve"> </w:t>
      </w:r>
      <w:r>
        <w:t xml:space="preserve">“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evaluated at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”</w:t>
      </w:r>
      <w:r>
        <w:t xml:space="preserve">.</w:t>
      </w:r>
    </w:p>
    <w:bookmarkStart w:id="30" w:name="exm-function-evaluated-at"/>
    <w:p>
      <w:pPr>
        <w:pStyle w:val="BodyText"/>
      </w:pPr>
      <w:r>
        <w:rPr>
          <w:b/>
          <w:bCs/>
        </w:rPr>
        <w:t xml:space="preserve">Example 7 (Saying where a function is evaluated)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Each outcome is centered on the value of a mean function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at its own covariate values.</w:t>
      </w:r>
    </w:p>
    <w:p>
      <w:pPr>
        <w:pStyle w:val="BlockText"/>
      </w:pPr>
      <w:r>
        <w:t xml:space="preserve">✅ Each outcome is centered on a mean function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evaluated at that outcome’s covariate values.</w:t>
      </w:r>
    </w:p>
    <w:p>
      <w:pPr>
        <w:pStyle w:val="BlockText"/>
      </w:pPr>
      <w:r>
        <w:t xml:space="preserve">❌ the value of the density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at 0</w:t>
      </w:r>
    </w:p>
    <w:p>
      <w:pPr>
        <w:pStyle w:val="BlockText"/>
      </w:pPr>
      <w:r>
        <w:t xml:space="preserve">✅ the value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 0, 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</m:oMath>
    </w:p>
    <w:p>
      <w:pPr>
        <w:pStyle w:val="BlockText"/>
      </w:pPr>
      <w:r>
        <w:t xml:space="preserve">❌ the likelihood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</w:p>
    <w:p>
      <w:pPr>
        <w:pStyle w:val="BlockText"/>
      </w:pPr>
      <w:r>
        <w:t xml:space="preserve">✅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evaluated at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, or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acc>
          <m:accPr>
            <m:chr m:val="̂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</w:p>
    <w:p>
      <w:pPr>
        <w:pStyle w:val="FirstParagraph"/>
      </w:pPr>
      <w:r>
        <w:t xml:space="preserve">In each ❌ version,</w:t>
      </w:r>
      <w:r>
        <w:t xml:space="preserve"> </w:t>
      </w:r>
      <w:r>
        <w:t xml:space="preserve">“the value of”</w:t>
      </w:r>
      <w:r>
        <w:t xml:space="preserve"> </w:t>
      </w:r>
      <w:r>
        <w:t xml:space="preserve">or</w:t>
      </w:r>
      <w:r>
        <w:t xml:space="preserve"> </w:t>
      </w:r>
      <w:r>
        <w:t xml:space="preserve">“at”</w:t>
      </w:r>
      <w:r>
        <w:t xml:space="preserve"> </w:t>
      </w:r>
      <w:r>
        <w:t xml:space="preserve">sits next to a placeholder argument,</w:t>
      </w:r>
      <w:r>
        <w:t xml:space="preserve"> </w:t>
      </w:r>
      <w:r>
        <w:t xml:space="preserve">so the reader has to decide whether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means the function or one of its values.</w:t>
      </w:r>
      <w:r>
        <w:t xml:space="preserve"> </w:t>
      </w:r>
      <w:r>
        <w:t xml:space="preserve">The first ❌ version also has an ambiguous</w:t>
      </w:r>
      <w:r>
        <w:t xml:space="preserve"> </w:t>
      </w:r>
      <w:r>
        <w:t xml:space="preserve">“its”</w:t>
      </w:r>
      <w:r>
        <w:t xml:space="preserve">:</w:t>
      </w:r>
      <w:r>
        <w:t xml:space="preserve"> </w:t>
      </w:r>
      <w:r>
        <w:t xml:space="preserve">the nearest candidate is the mean function, not the outcome.</w:t>
      </w:r>
    </w:p>
    <w:bookmarkEnd w:id="30"/>
    <w:p>
      <w:pPr>
        <w:pStyle w:val="BodyText"/>
      </w:pPr>
      <w:r>
        <w:t xml:space="preserve">Use the notation to match:</w:t>
      </w:r>
    </w:p>
    <w:p>
      <w:pPr>
        <w:pStyle w:val="Compact"/>
        <w:numPr>
          <w:ilvl w:val="0"/>
          <w:numId w:val="1006"/>
        </w:numPr>
      </w:pPr>
      <w:r>
        <w:t xml:space="preserve">Write</w:t>
      </w:r>
      <w:r>
        <w:t xml:space="preserve"> </w:t>
      </w:r>
      <m:oMath>
        <m:r>
          <m:t>μ</m:t>
        </m:r>
      </m:oMath>
      <w:r>
        <w:t xml:space="preserve">, or</w:t>
      </w:r>
      <w:r>
        <w:t xml:space="preserve"> </w:t>
      </w:r>
      <w:r>
        <w:t xml:space="preserve">“the mean function”</w:t>
      </w:r>
      <w:r>
        <w:t xml:space="preserve">, for the function itself.</w:t>
      </w:r>
    </w:p>
    <w:p>
      <w:pPr>
        <w:pStyle w:val="Compact"/>
        <w:numPr>
          <w:ilvl w:val="0"/>
          <w:numId w:val="1006"/>
        </w:numPr>
      </w:pPr>
      <w:r>
        <w:t xml:space="preserve">Write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with a placeholder argument</w:t>
      </w:r>
      <w:r>
        <w:t xml:space="preserve"> </w:t>
      </w:r>
      <w:r>
        <w:t xml:space="preserve">where you introduce or define the function,</w:t>
      </w:r>
      <w:r>
        <w:t xml:space="preserve"> </w:t>
      </w:r>
      <w:r>
        <w:t xml:space="preserve">to show what its argument is,</w:t>
      </w:r>
      <w:r>
        <w:t xml:space="preserve"> </w:t>
      </w:r>
      <w:r>
        <w:t xml:space="preserve">as in</w:t>
      </w:r>
      <w:r>
        <w:t xml:space="preserve"> </w:t>
      </w:r>
      <w:r>
        <w:t xml:space="preserve">“a mean function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”</w:t>
      </w:r>
      <w:r>
        <w:t xml:space="preserve"> </w:t>
      </w:r>
      <w:r>
        <w:t xml:space="preserve">or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box>
          <m:boxPr>
            <m:opEmu m:val="on"/>
          </m:boxPr>
          <m:e>
            <m:r>
              <m:rPr>
                <m:sty m:val="p"/>
              </m:rPr>
              <m:t>:=</m:t>
            </m:r>
          </m:e>
        </m:box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t>x</m:t>
        </m:r>
      </m:oMath>
      <w:r>
        <w:t xml:space="preserve">,</w:t>
      </w:r>
      <w:r>
        <w:t xml:space="preserve"> </w:t>
      </w:r>
      <w:r>
        <w:t xml:space="preserve">and say</w:t>
      </w:r>
      <w:r>
        <w:t xml:space="preserve"> </w:t>
      </w:r>
      <w:r>
        <w:t xml:space="preserve">“evaluated at”</w:t>
      </w:r>
      <w:r>
        <w:t xml:space="preserve"> </w:t>
      </w:r>
      <w:r>
        <w:t xml:space="preserve">when you substitute a point into it.</w:t>
      </w:r>
    </w:p>
    <w:p>
      <w:pPr>
        <w:pStyle w:val="Compact"/>
        <w:numPr>
          <w:ilvl w:val="0"/>
          <w:numId w:val="1006"/>
        </w:numPr>
      </w:pPr>
      <w:r>
        <w:t xml:space="preserve">Write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, or</w:t>
      </w:r>
      <w:r>
        <w:t xml:space="preserve"> </w:t>
      </w:r>
      <w:r>
        <w:t xml:space="preserve">“the value of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”</w:t>
      </w:r>
      <w:r>
        <w:t xml:space="preserve">, for a value.</w:t>
      </w:r>
    </w:p>
    <w:p>
      <w:pPr>
        <w:pStyle w:val="FirstParagraph"/>
      </w:pPr>
      <w:r>
        <w:t xml:space="preserve">In machine learning notes, the prediction function is</w:t>
      </w:r>
      <w:r>
        <w:t xml:space="preserve"> </w:t>
      </w:r>
      <m:oMath>
        <m:r>
          <m:t>h</m:t>
        </m:r>
      </m:oMath>
      <w:r>
        <w:t xml:space="preserve">,</w:t>
      </w:r>
      <w:r>
        <w:t xml:space="preserve"> </w:t>
      </w:r>
      <w:r>
        <w:t xml:space="preserve">and its value at the</w:t>
      </w:r>
      <w:r>
        <w:t xml:space="preserve"> </w:t>
      </w:r>
      <m:oMath>
        <m:r>
          <m:t>i</m:t>
        </m:r>
      </m:oMath>
      <w:r>
        <w:t xml:space="preserve">-th observed input is the</w:t>
      </w:r>
      <w:r>
        <w:t xml:space="preserve"> </w:t>
      </w:r>
      <w:r>
        <w:rPr>
          <w:b/>
          <w:bCs/>
        </w:rPr>
        <w:t xml:space="preserve">fitted value</w:t>
      </w:r>
      <w:r>
        <w:t xml:space="preserve">.</w:t>
      </w:r>
      <w:r>
        <w:t xml:space="preserve"> </w:t>
      </w:r>
      <w:r>
        <w:t xml:space="preserve">Define it once as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h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then print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</m:oMath>
      <w:r>
        <w:t xml:space="preserve">, not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wherever the fitted value appears in a loss, a residual or a risk sum.</w:t>
      </w:r>
      <w:r>
        <w:t xml:space="preserve"> </w:t>
      </w:r>
      <w:r>
        <w:t xml:space="preserve">Keep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where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itself is the subject,</w:t>
      </w:r>
      <w:r>
        <w:t xml:space="preserve"> </w:t>
      </w:r>
      <w:r>
        <w:t xml:space="preserve">as in</w:t>
      </w:r>
      <w:r>
        <w:t xml:space="preserve"> </w:t>
      </w:r>
      <w:r>
        <w:t xml:space="preserve">“the linear function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t>x</m:t>
        </m:r>
      </m:oMath>
      <w:r>
        <w:t xml:space="preserve">”</w:t>
      </w:r>
      <w:r>
        <w:t xml:space="preserve">,</w:t>
      </w:r>
      <w:r>
        <w:t xml:space="preserve"> </w:t>
      </w:r>
      <w:r>
        <w:t xml:space="preserve">and where the output is not a prediction of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such as the decision score of a support vector machine</w:t>
      </w:r>
      <w:r>
        <w:t xml:space="preserve"> </w:t>
      </w:r>
      <w:r>
        <w:t xml:space="preserve">or a vector of class probabilities.</w:t>
      </w:r>
    </w:p>
    <w:p>
      <w:pPr>
        <w:pStyle w:val="BodyText"/>
      </w:pPr>
      <w:r>
        <w:t xml:space="preserve">In the source, a document that uses the shared macros</w:t>
      </w:r>
      <w:r>
        <w:t xml:space="preserve"> </w:t>
      </w:r>
      <w:r>
        <w:t xml:space="preserve">writes the fitted value with the macro for a predicted outcome,</w:t>
      </w:r>
      <w:r>
        <w:t xml:space="preserve"> </w:t>
      </w:r>
      <w:r>
        <w:rPr>
          <w:rStyle w:val="VerbatimChar"/>
        </w:rPr>
        <w:t xml:space="preserve">\eoutvar</w:t>
      </w:r>
      <w:r>
        <w:t xml:space="preserve"> </w:t>
      </w:r>
      <w:r>
        <w:t xml:space="preserve">(see</w:t>
      </w:r>
      <w:r>
        <w:t xml:space="preserve"> </w:t>
      </w:r>
      <w:hyperlink w:anchor="using-shared-macros">
        <w:r>
          <w:rPr>
            <w:rStyle w:val="Hyperlink"/>
          </w:rPr>
          <w:t xml:space="preserve">Using shared macros</w:t>
        </w:r>
      </w:hyperlink>
      <w:r>
        <w:t xml:space="preserve">),</w:t>
      </w:r>
      <w:r>
        <w:t xml:space="preserve"> </w:t>
      </w:r>
      <w:r>
        <w:t xml:space="preserve">and a document without them may write</w:t>
      </w:r>
      <w:r>
        <w:t xml:space="preserve"> </w:t>
      </w:r>
      <w:r>
        <w:rPr>
          <w:rStyle w:val="VerbatimChar"/>
        </w:rPr>
        <w:t xml:space="preserve">\hat{y}</w:t>
      </w:r>
      <w:r>
        <w:t xml:space="preserve">.</w:t>
      </w:r>
    </w:p>
    <w:bookmarkEnd w:id="31"/>
    <w:bookmarkStart w:id="36" w:name="types-of-functions-and-procedures"/>
    <w:p>
      <w:pPr>
        <w:pStyle w:val="Heading2"/>
      </w:pPr>
      <w:r>
        <w:t xml:space="preserve">5 Types of functions and procedures</w:t>
      </w:r>
    </w:p>
    <w:p>
      <w:pPr>
        <w:pStyle w:val="FirstParagraph"/>
      </w:pPr>
      <w:r>
        <w:t xml:space="preserve">Name the type of every</w:t>
      </w:r>
      <w:r>
        <w:t xml:space="preserve"> </w:t>
      </w:r>
      <w:hyperlink r:id="rId32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and procedure when you define it:</w:t>
      </w:r>
    </w:p>
    <w:p>
      <w:pPr>
        <w:pStyle w:val="Compact"/>
        <w:numPr>
          <w:ilvl w:val="0"/>
          <w:numId w:val="1007"/>
        </w:numPr>
      </w:pPr>
      <w:r>
        <w:t xml:space="preserve">the set it takes its argument from (its</w:t>
      </w:r>
      <w:r>
        <w:t xml:space="preserve"> </w:t>
      </w:r>
      <w:hyperlink r:id="rId33">
        <w:r>
          <w:rPr>
            <w:rStyle w:val="Hyperlink"/>
          </w:rPr>
          <w:t xml:space="preserve">domain</w:t>
        </w:r>
      </w:hyperlink>
      <w:r>
        <w:t xml:space="preserve">)</w:t>
      </w:r>
    </w:p>
    <w:p>
      <w:pPr>
        <w:pStyle w:val="Compact"/>
        <w:numPr>
          <w:ilvl w:val="0"/>
          <w:numId w:val="1007"/>
        </w:numPr>
      </w:pPr>
      <w:r>
        <w:t xml:space="preserve">the set its values lie in (its</w:t>
      </w:r>
      <w:r>
        <w:t xml:space="preserve"> </w:t>
      </w:r>
      <w:hyperlink r:id="rId34">
        <w:r>
          <w:rPr>
            <w:rStyle w:val="Hyperlink"/>
          </w:rPr>
          <w:t xml:space="preserve">codomain</w:t>
        </w:r>
      </w:hyperlink>
      <w:r>
        <w:t xml:space="preserve">)</w:t>
      </w:r>
    </w:p>
    <w:p>
      <w:pPr>
        <w:pStyle w:val="Compact"/>
        <w:numPr>
          <w:ilvl w:val="0"/>
          <w:numId w:val="1007"/>
        </w:numPr>
      </w:pPr>
      <w:r>
        <w:t xml:space="preserve">for each input and output, what kind of mathematical object it is</w:t>
      </w:r>
    </w:p>
    <w:p>
      <w:pPr>
        <w:pStyle w:val="FirstParagraph"/>
      </w:pPr>
      <w:r>
        <w:t xml:space="preserve">Say</w:t>
      </w:r>
      <w:r>
        <w:t xml:space="preserve"> </w:t>
      </w:r>
      <w:r>
        <w:t xml:space="preserve">“function”</w:t>
      </w:r>
      <w:r>
        <w:t xml:space="preserve">, not</w:t>
      </w:r>
      <w:r>
        <w:t xml:space="preserve"> </w:t>
      </w:r>
      <w:r>
        <w:t xml:space="preserve">“rule”</w:t>
      </w:r>
      <w:r>
        <w:t xml:space="preserve"> </w:t>
      </w:r>
      <w:r>
        <w:t xml:space="preserve">or</w:t>
      </w:r>
      <w:r>
        <w:t xml:space="preserve"> </w:t>
      </w:r>
      <w:r>
        <w:t xml:space="preserve">“map”</w:t>
      </w:r>
      <w:r>
        <w:t xml:space="preserve">.</w:t>
      </w:r>
    </w:p>
    <w:p>
      <w:pPr>
        <w:pStyle w:val="BodyText"/>
      </w:pPr>
      <w:r>
        <w:t xml:space="preserve">A procedure that takes several inputs is a function of all of them,</w:t>
      </w:r>
      <w:r>
        <w:t xml:space="preserve"> </w:t>
      </w:r>
      <w:r>
        <w:t xml:space="preserve">so list each input with its type.</w:t>
      </w:r>
      <w:r>
        <w:t xml:space="preserve"> </w:t>
      </w:r>
      <w:r>
        <w:t xml:space="preserve">When an output is itself a function,</w:t>
      </w:r>
      <w:r>
        <w:t xml:space="preserve"> </w:t>
      </w:r>
      <w:r>
        <w:t xml:space="preserve">say so and give its domain and codomain too.</w:t>
      </w:r>
    </w:p>
    <w:p>
      <w:pPr>
        <w:pStyle w:val="BodyText"/>
      </w:pPr>
      <w:r>
        <w:t xml:space="preserve">A function’s argument is not part of what specifies the function.</w:t>
      </w:r>
      <w:r>
        <w:t xml:space="preserve"> </w:t>
      </w:r>
      <w:r>
        <w:t xml:space="preserve">Give the argument in the definition, as the domain,</w:t>
      </w:r>
      <w:r>
        <w:t xml:space="preserve"> </w:t>
      </w:r>
      <w:r>
        <w:t xml:space="preserve">and list only the other inputs as what specifies the function.</w:t>
      </w:r>
    </w:p>
    <w:bookmarkStart w:id="35" w:name="exm-function-types"/>
    <w:p>
      <w:pPr>
        <w:pStyle w:val="BodyText"/>
      </w:pPr>
      <w:r>
        <w:rPr>
          <w:b/>
          <w:bCs/>
        </w:rPr>
        <w:t xml:space="preserve">Example 8 (Typing a procedure’s inputs and output)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A fitting procedure is a rule that takes data</w:t>
      </w:r>
      <w:r>
        <w:t xml:space="preserve"> </w:t>
      </w:r>
      <w:r>
        <w:t xml:space="preserve">and produces a prediction.</w:t>
      </w:r>
    </w:p>
    <w:p>
      <w:pPr>
        <w:pStyle w:val="BlockText"/>
      </w:pPr>
      <w:r>
        <w:t xml:space="preserve">✅ A fitting procedure is a function</w:t>
      </w:r>
      <w:r>
        <w:t xml:space="preserve"> </w:t>
      </w:r>
      <w:r>
        <w:t xml:space="preserve">from data sets to fitted models.</w:t>
      </w:r>
      <w:r>
        <w:t xml:space="preserve"> </w:t>
      </w:r>
      <w:r>
        <w:t xml:space="preserve">A fitted model is a function</w:t>
      </w:r>
      <w:r>
        <w:t xml:space="preserve"> </w:t>
      </w:r>
      <w:r>
        <w:t xml:space="preserve">from covariate values to predicted outcomes.</w:t>
      </w:r>
    </w:p>
    <w:p>
      <w:pPr>
        <w:pStyle w:val="FirstParagraph"/>
      </w:pPr>
      <w:r>
        <w:t xml:space="preserve">The ❌ version leaves four types unsaid.</w:t>
      </w:r>
      <w:r>
        <w:t xml:space="preserve"> </w:t>
      </w:r>
      <w:r>
        <w:t xml:space="preserve">“Rule”</w:t>
      </w:r>
      <w:r>
        <w:t xml:space="preserve"> </w:t>
      </w:r>
      <w:r>
        <w:t xml:space="preserve">does not say that the procedure is a function.</w:t>
      </w:r>
      <w:r>
        <w:t xml:space="preserve"> </w:t>
      </w:r>
      <w:r>
        <w:t xml:space="preserve">“Data”</w:t>
      </w:r>
      <w:r>
        <w:t xml:space="preserve"> </w:t>
      </w:r>
      <w:r>
        <w:t xml:space="preserve">does not say that the input is a data set.</w:t>
      </w:r>
      <w:r>
        <w:t xml:space="preserve"> </w:t>
      </w:r>
      <w:r>
        <w:t xml:space="preserve">“A prediction”</w:t>
      </w:r>
      <w:r>
        <w:t xml:space="preserve"> </w:t>
      </w:r>
      <w:r>
        <w:t xml:space="preserve">is a single predicted outcome,</w:t>
      </w:r>
      <w:r>
        <w:t xml:space="preserve"> </w:t>
      </w:r>
      <w:r>
        <w:t xml:space="preserve">so it does not say that the output is a fitted model.</w:t>
      </w:r>
      <w:r>
        <w:t xml:space="preserve"> </w:t>
      </w:r>
      <w:r>
        <w:t xml:space="preserve">Nor does it say that a fitted model is itself a function,</w:t>
      </w:r>
      <w:r>
        <w:t xml:space="preserve"> </w:t>
      </w:r>
      <w:r>
        <w:t xml:space="preserve">which makes a prediction only when given a covariate value.</w:t>
      </w:r>
      <w:r>
        <w:t xml:space="preserve"> </w:t>
      </w:r>
      <w:r>
        <w:t xml:space="preserve">The ✅ version states each type,</w:t>
      </w:r>
      <w:r>
        <w:t xml:space="preserve"> </w:t>
      </w:r>
      <w:r>
        <w:t xml:space="preserve">so a reader can check that the output of one</w:t>
      </w:r>
      <w:r>
        <w:t xml:space="preserve"> </w:t>
      </w:r>
      <w:r>
        <w:t xml:space="preserve">is an acceptable input to the next.</w:t>
      </w:r>
    </w:p>
    <w:p>
      <w:pPr>
        <w:pStyle w:val="BlockText"/>
      </w:pPr>
      <w:r>
        <w:t xml:space="preserve">❌ A fitting procedure is specified by the data set it is fitted to,</w:t>
      </w:r>
      <w:r>
        <w:t xml:space="preserve"> </w:t>
      </w:r>
      <w:r>
        <w:t xml:space="preserve">its model family and its objective function.</w:t>
      </w:r>
    </w:p>
    <w:p>
      <w:pPr>
        <w:pStyle w:val="BlockText"/>
      </w:pPr>
      <w:r>
        <w:t xml:space="preserve">✅ A fitting procedure is specified by its model family and its objective function.</w:t>
      </w:r>
      <w:r>
        <w:t xml:space="preserve"> </w:t>
      </w:r>
      <w:r>
        <w:t xml:space="preserve">It takes a data set as its argument.</w:t>
      </w:r>
    </w:p>
    <w:p>
      <w:pPr>
        <w:pStyle w:val="FirstParagraph"/>
      </w:pPr>
      <w:r>
        <w:t xml:space="preserve">The data set is the argument of the fitting procedure,</w:t>
      </w:r>
      <w:r>
        <w:t xml:space="preserve"> </w:t>
      </w:r>
      <w:r>
        <w:t xml:space="preserve">so it is not one of the inputs that specify the procedure.</w:t>
      </w:r>
    </w:p>
    <w:bookmarkEnd w:id="35"/>
    <w:p>
      <w:pPr>
        <w:pStyle w:val="BodyText"/>
      </w:pPr>
      <w:r>
        <w:t xml:space="preserve">Check each use against the stated types:</w:t>
      </w:r>
      <w:r>
        <w:t xml:space="preserve"> </w:t>
      </w:r>
      <w:r>
        <w:t xml:space="preserve">a function applied to something outside its domain,</w:t>
      </w:r>
      <w:r>
        <w:t xml:space="preserve"> </w:t>
      </w:r>
      <w:r>
        <w:t xml:space="preserve">or a value described with the wrong type,</w:t>
      </w:r>
      <w:r>
        <w:t xml:space="preserve"> </w:t>
      </w:r>
      <w:r>
        <w:t xml:space="preserve">is an error even when the notation looks right.</w:t>
      </w:r>
    </w:p>
    <w:bookmarkEnd w:id="36"/>
    <w:bookmarkStart w:id="39" w:name="random-variables-and-their-values"/>
    <w:p>
      <w:pPr>
        <w:pStyle w:val="Heading2"/>
      </w:pPr>
      <w:r>
        <w:t xml:space="preserve">6 Random variables and their values</w:t>
      </w:r>
    </w:p>
    <w:p>
      <w:pPr>
        <w:pStyle w:val="FirstParagraph"/>
      </w:pPr>
      <w:r>
        <w:t xml:space="preserve">A random variable and a value that it takes are different objects.</w:t>
      </w:r>
      <w:r>
        <w:t xml:space="preserve"> </w:t>
      </w:r>
      <w:r>
        <w:t xml:space="preserve">Before the data are collected, the outcome is a random variable;</w:t>
      </w:r>
      <w:r>
        <w:t xml:space="preserve"> </w:t>
      </w:r>
      <w:r>
        <w:t xml:space="preserve">after, it is a number.</w:t>
      </w:r>
      <w:r>
        <w:t xml:space="preserve"> </w:t>
      </w:r>
      <w:r>
        <w:t xml:space="preserve">Statements about the two have different meanings.</w:t>
      </w:r>
      <w:r>
        <w:t xml:space="preserve"> </w:t>
      </w:r>
      <w:r>
        <w:t xml:space="preserve">Write them with different symbols.</w:t>
      </w:r>
    </w:p>
    <w:p>
      <w:pPr>
        <w:pStyle w:val="BodyText"/>
      </w:pPr>
      <w:r>
        <w:t xml:space="preserve">Use a capital letter for the random variable</w:t>
      </w:r>
      <w:r>
        <w:t xml:space="preserve"> </w:t>
      </w:r>
      <w:r>
        <w:t xml:space="preserve">and the matching lowercase letter for a value that it takes:</w:t>
      </w:r>
    </w:p>
    <w:p>
      <w:pPr>
        <w:pStyle w:val="Compact"/>
        <w:numPr>
          <w:ilvl w:val="0"/>
          <w:numId w:val="1008"/>
        </w:numPr>
      </w:pPr>
      <m:oMath>
        <m:r>
          <m:t>Y</m:t>
        </m:r>
      </m:oMath>
      <w:r>
        <w:t xml:space="preserve"> </w:t>
      </w:r>
      <w:r>
        <w:t xml:space="preserve">is the random variable, such as the outcome of a coin flip before the flip;</w:t>
      </w:r>
    </w:p>
    <w:p>
      <w:pPr>
        <w:pStyle w:val="Compact"/>
        <w:numPr>
          <w:ilvl w:val="0"/>
          <w:numId w:val="1008"/>
        </w:numPr>
      </w:pPr>
      <m:oMath>
        <m:r>
          <m:t>y</m:t>
        </m:r>
      </m:oMath>
      <w:r>
        <w:t xml:space="preserve"> </w:t>
      </w:r>
      <w:r>
        <w:t xml:space="preserve">is one value of</w:t>
      </w:r>
      <w:r>
        <w:t xml:space="preserve"> </w:t>
      </w:r>
      <m:oMath>
        <m:r>
          <m:t>Y</m:t>
        </m:r>
      </m:oMath>
      <w:r>
        <w:t xml:space="preserve">, such as 1 after the flip lands heads;</w:t>
      </w:r>
    </w:p>
    <w:p>
      <w:pPr>
        <w:pStyle w:val="Compact"/>
        <w:numPr>
          <w:ilvl w:val="0"/>
          <w:numId w:val="1008"/>
        </w:numPr>
      </w:pP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the random variable for the</w:t>
      </w:r>
      <w:r>
        <w:t xml:space="preserve"> </w:t>
      </w:r>
      <m:oMath>
        <m:r>
          <m:t>i</m:t>
        </m:r>
      </m:oMath>
      <w:r>
        <w:t xml:space="preserve">-th observation;</w:t>
      </w:r>
    </w:p>
    <w:p>
      <w:pPr>
        <w:pStyle w:val="Compact"/>
        <w:numPr>
          <w:ilvl w:val="0"/>
          <w:numId w:val="1008"/>
        </w:numPr>
      </w:pP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that observation’s observed value.</w:t>
      </w:r>
    </w:p>
    <w:p>
      <w:pPr>
        <w:pStyle w:val="FirstParagraph"/>
      </w:pPr>
      <w:r>
        <w:t xml:space="preserve">State the convention where you first use the symbols.</w:t>
      </w:r>
      <w:r>
        <w:t xml:space="preserve"> </w:t>
      </w:r>
      <w:r>
        <w:t xml:space="preserve">Keep it in every later section.</w:t>
      </w:r>
      <w:r>
        <w:t xml:space="preserve"> </w:t>
      </w:r>
      <w:r>
        <w:t xml:space="preserve">Do not switch between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 the same quantity</w:t>
      </w:r>
      <w:r>
        <w:t xml:space="preserve"> </w:t>
      </w:r>
      <w:r>
        <w:t xml:space="preserve">unless the meaning changes from</w:t>
      </w:r>
      <w:r>
        <w:t xml:space="preserve"> </w:t>
      </w:r>
      <w:r>
        <w:t xml:space="preserve">“before the data”</w:t>
      </w:r>
      <w:r>
        <w:t xml:space="preserve"> </w:t>
      </w:r>
      <w:r>
        <w:t xml:space="preserve">to</w:t>
      </w:r>
      <w:r>
        <w:t xml:space="preserve"> </w:t>
      </w:r>
      <w:r>
        <w:t xml:space="preserve">“after the data”</w:t>
      </w:r>
      <w:r>
        <w:t xml:space="preserve">.</w:t>
      </w:r>
    </w:p>
    <w:bookmarkStart w:id="37" w:name="exm-random-variable-vs-value"/>
    <w:p>
      <w:pPr>
        <w:pStyle w:val="BodyText"/>
      </w:pPr>
      <w:r>
        <w:rPr>
          <w:b/>
          <w:bCs/>
        </w:rPr>
        <w:t xml:space="preserve">Example 9 (Writing a random variable and its value)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The probability that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exceeds 3 is</w:t>
      </w:r>
      <w:r>
        <w:t xml:space="preserve"> </w:t>
      </w:r>
      <m:oMath>
        <m:r>
          <m:t>0.2</m:t>
        </m:r>
      </m:oMath>
      <w:r>
        <w:t xml:space="preserve">.</w:t>
      </w:r>
    </w:p>
    <w:p>
      <w:pPr>
        <w:pStyle w:val="BlockText"/>
      </w:pPr>
      <w:r>
        <w:t xml:space="preserve">✅ The probability that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exceeds 3 is</w:t>
      </w:r>
      <w:r>
        <w:t xml:space="preserve"> </w:t>
      </w:r>
      <m:oMath>
        <m:r>
          <m:t>0.2</m:t>
        </m:r>
      </m:oMath>
      <w:r>
        <w:t xml:space="preserve">.</w:t>
      </w:r>
    </w:p>
    <w:p>
      <w:pPr>
        <w:pStyle w:val="BlockText"/>
      </w:pPr>
      <w:r>
        <w:t xml:space="preserve">❌ The sample mean of the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2.4.</w:t>
      </w:r>
    </w:p>
    <w:p>
      <w:pPr>
        <w:pStyle w:val="BlockText"/>
      </w:pPr>
      <w:r>
        <w:t xml:space="preserve">✅ The sample mean of the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2.4.</w:t>
      </w:r>
    </w:p>
    <w:p>
      <w:pPr>
        <w:pStyle w:val="FirstParagraph"/>
      </w:pPr>
      <w:r>
        <w:t xml:space="preserve">A probability is a statement about a random variable.</w:t>
      </w:r>
      <w:r>
        <w:t xml:space="preserve"> </w:t>
      </w:r>
      <w:r>
        <w:t xml:space="preserve">The ❌ version of the first pair puts a fixed number</w:t>
      </w:r>
      <w:r>
        <w:t xml:space="preserve"> </w:t>
      </w:r>
      <w:r>
        <w:t xml:space="preserve">where a quantity that can vary belongs.</w:t>
      </w:r>
      <w:r>
        <w:t xml:space="preserve"> </w:t>
      </w:r>
      <w:r>
        <w:t xml:space="preserve">An observed number has no probability of exceeding 3.</w:t>
      </w:r>
      <w:r>
        <w:t xml:space="preserve"> </w:t>
      </w:r>
      <w:r>
        <w:t xml:space="preserve">The second pair has the reverse mistake.</w:t>
      </w:r>
      <w:r>
        <w:t xml:space="preserve"> </w:t>
      </w:r>
      <w:r>
        <w:t xml:space="preserve">A sample mean of 2.4 is a number computed from observed values.</w:t>
      </w:r>
      <w:r>
        <w:t xml:space="preserve"> </w:t>
      </w:r>
      <w:r>
        <w:t xml:space="preserve">The ❌ version attributes it to the random variables.</w:t>
      </w:r>
      <w:r>
        <w:t xml:space="preserve"> </w:t>
      </w:r>
      <w:r>
        <w:t xml:space="preserve">The sample mean of the random variables,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</m:oMath>
      <w:r>
        <w:t xml:space="preserve">, is itself a random variable.</w:t>
      </w:r>
    </w:p>
    <w:bookmarkEnd w:id="37"/>
    <w:p>
      <w:pPr>
        <w:pStyle w:val="BodyText"/>
      </w:pPr>
      <w:r>
        <w:t xml:space="preserve">Match the notation to the claim:</w:t>
      </w:r>
    </w:p>
    <w:p>
      <w:pPr>
        <w:pStyle w:val="Compact"/>
        <w:numPr>
          <w:ilvl w:val="0"/>
          <w:numId w:val="1009"/>
        </w:numPr>
      </w:pPr>
      <w:r>
        <w:t xml:space="preserve">Write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for a probability,</w:t>
      </w:r>
      <w:r>
        <w:t xml:space="preserve"> </w:t>
      </w:r>
      <w:r>
        <w:t xml:space="preserve">with the random variable on the left of the inequality</w:t>
      </w:r>
      <w:r>
        <w:t xml:space="preserve"> </w:t>
      </w:r>
      <w:r>
        <w:t xml:space="preserve">and the value on the right.</w:t>
      </w:r>
    </w:p>
    <w:p>
      <w:pPr>
        <w:pStyle w:val="Compact"/>
        <w:numPr>
          <w:ilvl w:val="0"/>
          <w:numId w:val="1009"/>
        </w:numPr>
      </w:pPr>
      <w:r>
        <w:t xml:space="preserve">Write</w:t>
      </w:r>
      <w:r>
        <w:t xml:space="preserve"> </w:t>
      </w:r>
      <m:oMath>
        <m:r>
          <m:rPr>
            <m:nor/>
            <m:sty m:val="p"/>
          </m:rPr>
          <m:t>E</m:t>
        </m:r>
        <m:r>
          <m:rPr>
            <m:sty m:val="p"/>
          </m:rPr>
          <m:t>[</m:t>
        </m:r>
        <m:r>
          <m:t>Y</m:t>
        </m:r>
        <m:r>
          <m:rPr>
            <m:sty m:val="p"/>
          </m:rPr>
          <m:t>]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nor/>
            <m:sty m:val="p"/>
          </m:rPr>
          <m:t>Var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for the mean and variance</w:t>
      </w:r>
      <w:r>
        <w:t xml:space="preserve"> </w:t>
      </w:r>
      <w:r>
        <w:t xml:space="preserve">of a random variable,</w:t>
      </w:r>
      <w:r>
        <w:t xml:space="preserve"> </w:t>
      </w:r>
      <w:r>
        <w:t xml:space="preserve">never</w:t>
      </w:r>
      <w:r>
        <w:t xml:space="preserve"> </w:t>
      </w:r>
      <m:oMath>
        <m:r>
          <m:rPr>
            <m:nor/>
            <m:sty m:val="p"/>
          </m:rPr>
          <m:t>E</m:t>
        </m:r>
        <m:r>
          <m:rPr>
            <m:sty m:val="p"/>
          </m:rPr>
          <m:t>[</m:t>
        </m:r>
        <m:r>
          <m:t>y</m:t>
        </m:r>
        <m:r>
          <m:rPr>
            <m:sty m:val="p"/>
          </m:rPr>
          <m:t>]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nor/>
            <m:sty m:val="p"/>
          </m:rPr>
          <m:t>Var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for an observed value.</w:t>
      </w:r>
    </w:p>
    <w:p>
      <w:pPr>
        <w:pStyle w:val="Compact"/>
        <w:numPr>
          <w:ilvl w:val="0"/>
          <w:numId w:val="1009"/>
        </w:numPr>
      </w:pPr>
      <w:r>
        <w:t xml:space="preserve">Write a statistic computed from observed values with lowercase letters,</w:t>
      </w:r>
      <w:r>
        <w:t xml:space="preserve"> </w:t>
      </w:r>
      <w:r>
        <w:t xml:space="preserve">as in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,</w:t>
      </w:r>
      <w:r>
        <w:t xml:space="preserve"> </w:t>
      </w:r>
      <w:r>
        <w:t xml:space="preserve">and the same statistic as a random variable with capitals,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  <w:r>
        <w:t xml:space="preserve"> </w:t>
      </w:r>
      <w:r>
        <w:t xml:space="preserve">The first is a number, such as 2.4.</w:t>
      </w:r>
      <w:r>
        <w:t xml:space="preserve"> </w:t>
      </w:r>
      <w:r>
        <w:t xml:space="preserve">The second has a sampling distribution.</w:t>
      </w:r>
    </w:p>
    <w:p>
      <w:pPr>
        <w:pStyle w:val="FirstParagraph"/>
      </w:pPr>
      <w:r>
        <w:t xml:space="preserve">Name the kind of object in the words, too, not only in the symbol.</w:t>
      </w:r>
      <w:r>
        <w:t xml:space="preserve"> </w:t>
      </w:r>
      <w:r>
        <w:t xml:space="preserve">Call a random variable a</w:t>
      </w:r>
      <w:r>
        <w:t xml:space="preserve"> </w:t>
      </w:r>
      <w:r>
        <w:t xml:space="preserve">“variable”</w:t>
      </w:r>
      <w:r>
        <w:t xml:space="preserve">, such as</w:t>
      </w:r>
      <w:r>
        <w:t xml:space="preserve"> </w:t>
      </w:r>
      <w:r>
        <w:t xml:space="preserve">“the output variable</w:t>
      </w:r>
      <w:r>
        <w:t xml:space="preserve"> </w:t>
      </w:r>
      <w:r>
        <w:t xml:space="preserve">$\Outvar$</w:t>
      </w:r>
      <w:r>
        <w:t xml:space="preserve">”</w:t>
      </w:r>
      <w:r>
        <w:t xml:space="preserve">,</w:t>
      </w:r>
      <w:r>
        <w:t xml:space="preserve"> </w:t>
      </w:r>
      <w:r>
        <w:t xml:space="preserve">and call a number a</w:t>
      </w:r>
      <w:r>
        <w:t xml:space="preserve"> </w:t>
      </w:r>
      <w:r>
        <w:t xml:space="preserve">“value”</w:t>
      </w:r>
      <w:r>
        <w:t xml:space="preserve">, such as</w:t>
      </w:r>
      <w:r>
        <w:t xml:space="preserve"> </w:t>
      </w:r>
      <w:r>
        <w:t xml:space="preserve">“the input value</w:t>
      </w:r>
      <w:r>
        <w:t xml:space="preserve"> </w:t>
      </w:r>
      <w:r>
        <w:t xml:space="preserve">$\predvar$</w:t>
      </w:r>
      <w:r>
        <w:t xml:space="preserve">”</w:t>
      </w:r>
      <w:r>
        <w:t xml:space="preserve"> </w:t>
      </w:r>
      <w:r>
        <w:t xml:space="preserve">or</w:t>
      </w:r>
      <w:r>
        <w:t xml:space="preserve"> </w:t>
      </w:r>
      <w:r>
        <w:t xml:space="preserve">“the observed value</w:t>
      </w:r>
      <w:r>
        <w:t xml:space="preserve"> </w:t>
      </w:r>
      <w:r>
        <w:t xml:space="preserve">$\outvar$</w:t>
      </w:r>
      <w:r>
        <w:t xml:space="preserve">”</w:t>
      </w:r>
      <w:r>
        <w:t xml:space="preserve">.</w:t>
      </w:r>
      <w:r>
        <w:t xml:space="preserve"> </w:t>
      </w:r>
      <w:r>
        <w:t xml:space="preserve">Do not say</w:t>
      </w:r>
      <w:r>
        <w:t xml:space="preserve"> </w:t>
      </w:r>
      <w:r>
        <w:t xml:space="preserve">“fix</w:t>
      </w:r>
      <w:r>
        <w:t xml:space="preserve"> </w:t>
      </w:r>
      <w:r>
        <w:t xml:space="preserve">$\predvar$</w:t>
      </w:r>
      <w:r>
        <w:t xml:space="preserve">”</w:t>
      </w:r>
      <w:r>
        <w:t xml:space="preserve"> </w:t>
      </w:r>
      <w:r>
        <w:t xml:space="preserve">or</w:t>
      </w:r>
      <w:r>
        <w:t xml:space="preserve"> </w:t>
      </w:r>
      <w:r>
        <w:t xml:space="preserve">“let</w:t>
      </w:r>
      <w:r>
        <w:t xml:space="preserve"> </w:t>
      </w:r>
      <w:r>
        <w:t xml:space="preserve">$\predvar$</w:t>
      </w:r>
      <w:r>
        <w:t xml:space="preserve"> </w:t>
      </w:r>
      <w:r>
        <w:t xml:space="preserve">be fixed”</w:t>
      </w:r>
      <w:r>
        <w:t xml:space="preserve">.</w:t>
      </w:r>
      <w:r>
        <w:t xml:space="preserve"> </w:t>
      </w:r>
      <w:r>
        <w:t xml:space="preserve">It does not say whether</w:t>
      </w:r>
      <w:r>
        <w:t xml:space="preserve"> </w:t>
      </w:r>
      <w:r>
        <w:t xml:space="preserve">$\predvar$</w:t>
      </w:r>
      <w:r>
        <w:t xml:space="preserve"> </w:t>
      </w:r>
      <w:r>
        <w:t xml:space="preserve">is a variable held constant or a value you chose.</w:t>
      </w:r>
      <w:r>
        <w:t xml:space="preserve"> </w:t>
      </w:r>
      <w:r>
        <w:t xml:space="preserve">Say</w:t>
      </w:r>
      <w:r>
        <w:t xml:space="preserve"> </w:t>
      </w:r>
      <w:r>
        <w:t xml:space="preserve">“choose an input value</w:t>
      </w:r>
      <w:r>
        <w:t xml:space="preserve"> </w:t>
      </w:r>
      <w:r>
        <w:t xml:space="preserve">$\predvar$</w:t>
      </w:r>
      <w:r>
        <w:t xml:space="preserve">”</w:t>
      </w:r>
      <w:r>
        <w:t xml:space="preserve">,</w:t>
      </w:r>
      <w:r>
        <w:t xml:space="preserve"> </w:t>
      </w:r>
      <w:r>
        <w:t xml:space="preserve">or</w:t>
      </w:r>
      <w:r>
        <w:t xml:space="preserve"> </w:t>
      </w:r>
      <w:r>
        <w:t xml:space="preserve">“take the observed value</w:t>
      </w:r>
      <w:r>
        <w:t xml:space="preserve"> </w:t>
      </w:r>
      <w:r>
        <w:t xml:space="preserve">$\outvar$</w:t>
      </w:r>
      <w:r>
        <w:t xml:space="preserve"> </w:t>
      </w:r>
      <w:r>
        <w:t xml:space="preserve">as given”</w:t>
      </w:r>
      <w:r>
        <w:t xml:space="preserve">.</w:t>
      </w:r>
    </w:p>
    <w:bookmarkStart w:id="38" w:name="exm-variable-vs-value-in-words"/>
    <w:p>
      <w:pPr>
        <w:pStyle w:val="BodyText"/>
      </w:pPr>
      <w:r>
        <w:rPr>
          <w:b/>
          <w:bCs/>
        </w:rPr>
        <w:t xml:space="preserve">Example 10 (Naming a variable and its value in the words)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Fix an input</w:t>
      </w:r>
      <w:r>
        <w:t xml:space="preserve"> </w:t>
      </w:r>
      <w:r>
        <w:t xml:space="preserve">$\predvar$</w:t>
      </w:r>
      <w:r>
        <w:t xml:space="preserve">, and let</w:t>
      </w:r>
      <w:r>
        <w:t xml:space="preserve"> </w:t>
      </w:r>
      <w:r>
        <w:t xml:space="preserve">$\Outvar = \truemeanfnf{\predvar} + \noise$</w:t>
      </w:r>
      <w:r>
        <w:t xml:space="preserve">.</w:t>
      </w:r>
    </w:p>
    <w:p>
      <w:pPr>
        <w:pStyle w:val="BlockText"/>
      </w:pPr>
      <w:r>
        <w:t xml:space="preserve">✅ Choose an input value</w:t>
      </w:r>
      <w:r>
        <w:t xml:space="preserve"> </w:t>
      </w:r>
      <w:r>
        <w:t xml:space="preserve">$\predvar$</w:t>
      </w:r>
      <w:r>
        <w:t xml:space="preserve">,</w:t>
      </w:r>
      <w:r>
        <w:t xml:space="preserve"> </w:t>
      </w:r>
      <w:r>
        <w:t xml:space="preserve">and let the output variable</w:t>
      </w:r>
      <w:r>
        <w:t xml:space="preserve"> </w:t>
      </w:r>
      <w:r>
        <w:t xml:space="preserve">$\Outvar = \truemeanfnf{\predvar} + \noise$</w:t>
      </w:r>
      <w:r>
        <w:t xml:space="preserve">.</w:t>
      </w:r>
    </w:p>
    <w:p>
      <w:pPr>
        <w:pStyle w:val="FirstParagraph"/>
      </w:pPr>
      <w:r>
        <w:t xml:space="preserve">The ❌ version leaves the reader to work out</w:t>
      </w:r>
      <w:r>
        <w:t xml:space="preserve"> </w:t>
      </w:r>
      <w:r>
        <w:t xml:space="preserve">that</w:t>
      </w:r>
      <w:r>
        <w:t xml:space="preserve"> </w:t>
      </w:r>
      <w:r>
        <w:t xml:space="preserve">$\predvar$</w:t>
      </w:r>
      <w:r>
        <w:t xml:space="preserve"> </w:t>
      </w:r>
      <w:r>
        <w:t xml:space="preserve">is a number you choose and</w:t>
      </w:r>
      <w:r>
        <w:t xml:space="preserve"> </w:t>
      </w:r>
      <w:r>
        <w:t xml:space="preserve">$\Outvar$</w:t>
      </w:r>
      <w:r>
        <w:t xml:space="preserve"> </w:t>
      </w:r>
      <w:r>
        <w:t xml:space="preserve">is random.</w:t>
      </w:r>
      <w:r>
        <w:t xml:space="preserve"> </w:t>
      </w:r>
      <w:r>
        <w:t xml:space="preserve">The ✅ version names the input as a value and the output as a variable,</w:t>
      </w:r>
      <w:r>
        <w:t xml:space="preserve"> </w:t>
      </w:r>
      <w:r>
        <w:t xml:space="preserve">which is what the symbols say.</w:t>
      </w:r>
    </w:p>
    <w:bookmarkEnd w:id="38"/>
    <w:p>
      <w:pPr>
        <w:pStyle w:val="BodyText"/>
      </w:pPr>
      <w:r>
        <w:t xml:space="preserve">Some fields reserve capital letters for matrices,</w:t>
      </w:r>
      <w:r>
        <w:t xml:space="preserve"> </w:t>
      </w:r>
      <w:r>
        <w:t xml:space="preserve">or use the same letter for a random variable and its value.</w:t>
      </w:r>
      <w:r>
        <w:t xml:space="preserve"> </w:t>
      </w:r>
      <w:r>
        <w:t xml:space="preserve">In that case, say so where you introduce the symbols.</w:t>
      </w:r>
      <w:r>
        <w:t xml:space="preserve"> </w:t>
      </w:r>
      <w:r>
        <w:t xml:space="preserve">Add a word that tells the reader which meaning applies,</w:t>
      </w:r>
      <w:r>
        <w:t xml:space="preserve"> </w:t>
      </w:r>
      <w:r>
        <w:t xml:space="preserve">such as</w:t>
      </w:r>
      <w:r>
        <w:t xml:space="preserve"> </w:t>
      </w:r>
      <w:r>
        <w:t xml:space="preserve">“the random variable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”</w:t>
      </w:r>
      <w:r>
        <w:t xml:space="preserve"> </w:t>
      </w:r>
      <w:r>
        <w:t xml:space="preserve">or</w:t>
      </w:r>
      <w:r>
        <w:t xml:space="preserve"> </w:t>
      </w:r>
      <w:r>
        <w:t xml:space="preserve">“the observed value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”</w:t>
      </w:r>
      <w:r>
        <w:t xml:space="preserve">.</w:t>
      </w:r>
    </w:p>
    <w:bookmarkEnd w:id="39"/>
    <w:bookmarkStart w:id="42" w:name="matching-names-and-notation"/>
    <w:p>
      <w:pPr>
        <w:pStyle w:val="Heading2"/>
      </w:pPr>
      <w:r>
        <w:t xml:space="preserve">7 Matching names and notation</w:t>
      </w:r>
    </w:p>
    <w:p>
      <w:pPr>
        <w:pStyle w:val="FirstParagraph"/>
      </w:pPr>
      <w:r>
        <w:t xml:space="preserve">A name and its notation must describe the same object.</w:t>
      </w:r>
      <w:r>
        <w:t xml:space="preserve"> </w:t>
      </w:r>
      <w:r>
        <w:t xml:space="preserve">When you name a quantity in words and also show it in symbols,</w:t>
      </w:r>
      <w:r>
        <w:t xml:space="preserve"> </w:t>
      </w:r>
      <w:r>
        <w:t xml:space="preserve">use the symbols that go with that name.</w:t>
      </w:r>
      <w:r>
        <w:t xml:space="preserve"> </w:t>
      </w:r>
      <w:r>
        <w:t xml:space="preserve">A reader who sees the name</w:t>
      </w:r>
      <w:r>
        <w:t xml:space="preserve"> </w:t>
      </w:r>
      <w:r>
        <w:t xml:space="preserve">“dot product”</w:t>
      </w:r>
      <w:r>
        <w:t xml:space="preserve"> </w:t>
      </w:r>
      <w:r>
        <w:t xml:space="preserve">expects to see the notation for a dot product.</w:t>
      </w:r>
      <w:r>
        <w:t xml:space="preserve"> </w:t>
      </w:r>
      <w:r>
        <w:t xml:space="preserve">If the symbols look like a different operation,</w:t>
      </w:r>
      <w:r>
        <w:t xml:space="preserve"> </w:t>
      </w:r>
      <w:r>
        <w:t xml:space="preserve">the reader has to work out whether the name or the symbols is wrong.</w:t>
      </w:r>
    </w:p>
    <w:p>
      <w:pPr>
        <w:pStyle w:val="BodyText"/>
      </w:pPr>
      <w:r>
        <w:t xml:space="preserve">Keep the pairing the same everywhere the quantity appears.</w:t>
      </w:r>
      <w:r>
        <w:t xml:space="preserve"> </w:t>
      </w:r>
      <w:r>
        <w:t xml:space="preserve">Notes, assignments, solutions and slides in one course</w:t>
      </w:r>
      <w:r>
        <w:t xml:space="preserve"> </w:t>
      </w:r>
      <w:r>
        <w:t xml:space="preserve">should use one name and one notation for each quantity.</w:t>
      </w:r>
      <w:r>
        <w:t xml:space="preserve"> </w:t>
      </w:r>
      <w:r>
        <w:t xml:space="preserve">When two fields call one idea by different names,</w:t>
      </w:r>
      <w:r>
        <w:t xml:space="preserve"> </w:t>
      </w:r>
      <w:r>
        <w:t xml:space="preserve">choose one name,</w:t>
      </w:r>
      <w:r>
        <w:t xml:space="preserve"> </w:t>
      </w:r>
      <w:r>
        <w:t xml:space="preserve">list the other names where you define the idea,</w:t>
      </w:r>
      <w:r>
        <w:t xml:space="preserve"> </w:t>
      </w:r>
      <w:r>
        <w:t xml:space="preserve">and use only the chosen name afterward</w:t>
      </w:r>
      <w:r>
        <w:t xml:space="preserve"> </w:t>
      </w:r>
      <w:r>
        <w:t xml:space="preserve">(see</w:t>
      </w:r>
      <w:r>
        <w:t xml:space="preserve"> </w:t>
      </w:r>
      <w:hyperlink r:id="rId40">
        <w:r>
          <w:rPr>
            <w:rStyle w:val="Hyperlink"/>
          </w:rPr>
          <w:t xml:space="preserve">Name the synonyms</w:t>
        </w:r>
      </w:hyperlink>
      <w:r>
        <w:t xml:space="preserve">).</w:t>
      </w:r>
    </w:p>
    <w:bookmarkStart w:id="41" w:name="exm-name-matches-notation"/>
    <w:p>
      <w:pPr>
        <w:pStyle w:val="BodyText"/>
      </w:pPr>
      <w:r>
        <w:rPr>
          <w:b/>
          <w:bCs/>
        </w:rPr>
        <w:t xml:space="preserve">Example 11 (Matching a name to its notation)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Compute the dot product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p>
            <m:r>
              <m:rPr>
                <m:sty m:val="p"/>
              </m:rPr>
              <m:t>′</m:t>
            </m:r>
          </m:sup>
        </m:sSup>
        <m:acc>
          <m:accPr>
            <m:chr m:val="̃"/>
          </m:accPr>
          <m:e>
            <m:r>
              <m:t>b</m:t>
            </m:r>
          </m:e>
        </m:acc>
      </m:oMath>
      <w:r>
        <w:t xml:space="preserve">.</w:t>
      </w:r>
    </w:p>
    <w:p>
      <w:pPr>
        <w:pStyle w:val="BlockText"/>
      </w:pPr>
      <w:r>
        <w:t xml:space="preserve">✅ Compute the dot product</w:t>
      </w:r>
      <w:r>
        <w:t xml:space="preserve"> </w:t>
      </w:r>
      <m:oMath>
        <m:acc>
          <m:accPr>
            <m:chr m:val="̃"/>
          </m:accPr>
          <m:e>
            <m:r>
              <m:t>a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.</w:t>
      </w:r>
    </w:p>
    <w:p>
      <w:pPr>
        <w:pStyle w:val="FirstParagraph"/>
      </w:pPr>
      <w:r>
        <w:t xml:space="preserve">The ❌ version names a dot product but writes a matrix product with a transpose.</w:t>
      </w:r>
      <w:r>
        <w:t xml:space="preserve"> </w:t>
      </w:r>
      <w:r>
        <w:t xml:space="preserve">The two are equal for column vectors,</w:t>
      </w:r>
      <w:r>
        <w:t xml:space="preserve"> </w:t>
      </w:r>
      <w:r>
        <w:t xml:space="preserve">but the reader sees two names for one quantity.</w:t>
      </w:r>
      <w:r>
        <w:t xml:space="preserve"> </w:t>
      </w:r>
      <w:r>
        <w:t xml:space="preserve">If you want to show that they are equal,</w:t>
      </w:r>
      <w:r>
        <w:t xml:space="preserve"> </w:t>
      </w:r>
      <w:r>
        <w:t xml:space="preserve">say so in a sentence, as in</w:t>
      </w:r>
      <w:r>
        <w:t xml:space="preserve"> </w:t>
      </w:r>
      <w:r>
        <w:t xml:space="preserve">“the dot product</w:t>
      </w:r>
      <w:r>
        <w:t xml:space="preserve"> </w:t>
      </w:r>
      <m:oMath>
        <m:acc>
          <m:accPr>
            <m:chr m:val="̃"/>
          </m:accPr>
          <m:e>
            <m:r>
              <m:t>a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equals the matrix product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p>
            <m:r>
              <m:rPr>
                <m:sty m:val="p"/>
              </m:rPr>
              <m:t>′</m:t>
            </m:r>
          </m:sup>
        </m:sSup>
        <m:acc>
          <m:accPr>
            <m:chr m:val="̃"/>
          </m:accPr>
          <m:e>
            <m:r>
              <m:t>b</m:t>
            </m:r>
          </m:e>
        </m:acc>
      </m:oMath>
      <w:r>
        <w:t xml:space="preserve">”</w:t>
      </w:r>
      <w:r>
        <w:t xml:space="preserve">.</w:t>
      </w:r>
      <w:r>
        <w:t xml:space="preserve"> </w:t>
      </w:r>
      <w:hyperlink w:anchor="writing-dot-products">
        <w:r>
          <w:rPr>
            <w:rStyle w:val="Hyperlink"/>
          </w:rPr>
          <w:t xml:space="preserve">Writing dot products</w:t>
        </w:r>
      </w:hyperlink>
      <w:r>
        <w:t xml:space="preserve"> </w:t>
      </w:r>
      <w:r>
        <w:t xml:space="preserve">says when to use each form.</w:t>
      </w:r>
    </w:p>
    <w:p>
      <w:pPr>
        <w:pStyle w:val="BodyText"/>
      </w:pPr>
      <w:r>
        <w:t xml:space="preserve">In a course that writes regression in statistical notation:</w:t>
      </w:r>
    </w:p>
    <w:p>
      <w:pPr>
        <w:pStyle w:val="BlockText"/>
      </w:pPr>
      <w:r>
        <w:t xml:space="preserve">❌ Consider the model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w</m:t>
        </m:r>
        <m:r>
          <m:t>x</m:t>
        </m:r>
        <m:r>
          <m:rPr>
            <m:sty m:val="p"/>
          </m:rPr>
          <m:t>+</m:t>
        </m:r>
        <m:r>
          <m:t>b</m:t>
        </m:r>
      </m:oMath>
      <w:r>
        <w:t xml:space="preserve">.</w:t>
      </w:r>
    </w:p>
    <w:p>
      <w:pPr>
        <w:pStyle w:val="BlockText"/>
      </w:pPr>
      <w:r>
        <w:t xml:space="preserve">✅ Consider the mean function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t>x</m:t>
        </m:r>
      </m:oMath>
      <w:r>
        <w:t xml:space="preserve">.</w:t>
      </w:r>
    </w:p>
    <w:p>
      <w:pPr>
        <w:pStyle w:val="FirstParagraph"/>
      </w:pPr>
      <w:r>
        <w:t xml:space="preserve">The ❌ version names the same quantity as the rest of the course</w:t>
      </w:r>
      <w:r>
        <w:t xml:space="preserve"> </w:t>
      </w:r>
      <w:r>
        <w:t xml:space="preserve">with a different word and different symbols.</w:t>
      </w:r>
      <w:r>
        <w:t xml:space="preserve"> </w:t>
      </w:r>
      <w:r>
        <w:t xml:space="preserve">A student then has to learn that</w:t>
      </w:r>
      <w:r>
        <w:t xml:space="preserve"> </w:t>
      </w:r>
      <m:oMath>
        <m:r>
          <m:t>h</m:t>
        </m:r>
      </m:oMath>
      <w:r>
        <w:t xml:space="preserve">,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are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.</w:t>
      </w:r>
    </w:p>
    <w:bookmarkEnd w:id="41"/>
    <w:p>
      <w:pPr>
        <w:pStyle w:val="BodyText"/>
      </w:pPr>
      <w:r>
        <w:t xml:space="preserve">Before you release a document that reuses a quantity from another one,</w:t>
      </w:r>
      <w:r>
        <w:t xml:space="preserve"> </w:t>
      </w:r>
      <w:r>
        <w:t xml:space="preserve">search both for its name and its symbols,</w:t>
      </w:r>
      <w:r>
        <w:t xml:space="preserve"> </w:t>
      </w:r>
      <w:r>
        <w:t xml:space="preserve">and make them agree.</w:t>
      </w:r>
    </w:p>
    <w:bookmarkEnd w:id="42"/>
    <w:bookmarkStart w:id="51" w:name="using-shared-macros"/>
    <w:p>
      <w:pPr>
        <w:pStyle w:val="Heading2"/>
      </w:pPr>
      <w:r>
        <w:t xml:space="preserve">8 Using shared macros</w:t>
      </w:r>
    </w:p>
    <w:p>
      <w:pPr>
        <w:pStyle w:val="FirstParagraph"/>
      </w:pPr>
      <w:r>
        <w:t xml:space="preserve">Write each symbol through a shared macro file,</w:t>
      </w:r>
      <w:r>
        <w:t xml:space="preserve"> </w:t>
      </w:r>
      <w:r>
        <w:t xml:space="preserve">and write the macro everywhere the symbol appears.</w:t>
      </w:r>
      <w:r>
        <w:t xml:space="preserve"> </w:t>
      </w:r>
      <w:r>
        <w:t xml:space="preserve">A group that writes the same quantity in raw LaTeX in one document</w:t>
      </w:r>
      <w:r>
        <w:t xml:space="preserve"> </w:t>
      </w:r>
      <w:r>
        <w:t xml:space="preserve">and with a macro in another ends up with two notations for one quantity.</w:t>
      </w:r>
      <w:r>
        <w:t xml:space="preserve"> </w:t>
      </w:r>
      <w:r>
        <w:t xml:space="preserve">Changing a convention then means editing every document by hand.</w:t>
      </w:r>
    </w:p>
    <w:p>
      <w:pPr>
        <w:pStyle w:val="BodyText"/>
      </w:pPr>
      <w:r>
        <w:t xml:space="preserve">Before you write any symbol,</w:t>
      </w:r>
      <w:r>
        <w:t xml:space="preserve"> </w:t>
      </w:r>
      <w:r>
        <w:t xml:space="preserve">search the group’s shared macro file for the concept it names.</w:t>
      </w:r>
      <w:r>
        <w:t xml:space="preserve"> </w:t>
      </w:r>
      <w:r>
        <w:t xml:space="preserve">If a macro names the concept, use it.</w:t>
      </w:r>
      <w:r>
        <w:t xml:space="preserve"> </w:t>
      </w:r>
      <w:r>
        <w:t xml:space="preserve">If none does, add one to the shared file before you use the symbol,</w:t>
      </w:r>
      <w:r>
        <w:t xml:space="preserve"> </w:t>
      </w:r>
      <w:r>
        <w:t xml:space="preserve">so the next document finds it.</w:t>
      </w:r>
    </w:p>
    <w:bookmarkStart w:id="43" w:name="exm-use-shared-macro"/>
    <w:p>
      <w:pPr>
        <w:pStyle w:val="BodyText"/>
      </w:pPr>
      <w:r>
        <w:rPr>
          <w:b/>
          <w:bCs/>
        </w:rPr>
        <w:t xml:space="preserve">Example 12 (Using a shared macro)</w:t>
      </w:r>
      <w:r>
        <w:t xml:space="preserve"> </w:t>
      </w:r>
      <w:r>
        <w:t xml:space="preserve">This example compares the source you type,</w:t>
      </w:r>
      <w:r>
        <w:t xml:space="preserve"> </w:t>
      </w:r>
      <w:r>
        <w:t xml:space="preserve">so both versions appear as code.</w:t>
      </w:r>
    </w:p>
    <w:p>
      <w:pPr>
        <w:pStyle w:val="BlockText"/>
      </w:pPr>
      <w:r>
        <w:t xml:space="preserve">❌ Source:</w:t>
      </w:r>
      <w:r>
        <w:t xml:space="preserve"> </w:t>
      </w:r>
      <w:r>
        <w:rPr>
          <w:rStyle w:val="VerbatimChar"/>
        </w:rPr>
        <w:t xml:space="preserve">Let $\beta_1$ be the slope and write the sum as $\sum_{i=1}^n$.</w:t>
      </w:r>
    </w:p>
    <w:p>
      <w:pPr>
        <w:pStyle w:val="BlockText"/>
      </w:pPr>
      <w:r>
        <w:t xml:space="preserve">✅ Source:</w:t>
      </w:r>
      <w:r>
        <w:t xml:space="preserve"> </w:t>
      </w:r>
      <w:r>
        <w:rPr>
          <w:rStyle w:val="VerbatimChar"/>
        </w:rPr>
        <w:t xml:space="preserve">Let $\coef{1}$ be the slope and write the sum as $\sumin$.</w:t>
      </w:r>
    </w:p>
    <w:p>
      <w:pPr>
        <w:pStyle w:val="FirstParagraph"/>
      </w:pPr>
      <w:r>
        <w:t xml:space="preserve">The ❌ version writes the slope and the sum in raw LaTeX.</w:t>
      </w:r>
      <w:r>
        <w:t xml:space="preserve"> </w:t>
      </w:r>
      <w:r>
        <w:t xml:space="preserve">The ✅ version names each concept once, in the shared file.</w:t>
      </w:r>
      <w:r>
        <w:t xml:space="preserve"> </w:t>
      </w:r>
      <w:r>
        <w:t xml:space="preserve">When the group changes how it prints a coefficient or a sum,</w:t>
      </w:r>
      <w:r>
        <w:t xml:space="preserve"> </w:t>
      </w:r>
      <w:r>
        <w:t xml:space="preserve">every document that uses the macro changes with it.</w:t>
      </w:r>
    </w:p>
    <w:bookmarkEnd w:id="43"/>
    <w:p>
      <w:pPr>
        <w:pStyle w:val="BodyText"/>
      </w:pPr>
      <w:r>
        <w:t xml:space="preserve">The same rule covers these quantities:</w:t>
      </w:r>
    </w:p>
    <w:p>
      <w:pPr>
        <w:pStyle w:val="Compact"/>
        <w:numPr>
          <w:ilvl w:val="0"/>
          <w:numId w:val="1010"/>
        </w:numPr>
      </w:pPr>
      <w:r>
        <w:t xml:space="preserve">transposes</w:t>
      </w:r>
    </w:p>
    <w:p>
      <w:pPr>
        <w:pStyle w:val="Compact"/>
        <w:numPr>
          <w:ilvl w:val="0"/>
          <w:numId w:val="1010"/>
        </w:numPr>
      </w:pPr>
      <w:r>
        <w:t xml:space="preserve">hats on estimates</w:t>
      </w:r>
    </w:p>
    <w:p>
      <w:pPr>
        <w:pStyle w:val="Compact"/>
        <w:numPr>
          <w:ilvl w:val="0"/>
          <w:numId w:val="1010"/>
        </w:numPr>
      </w:pPr>
      <w:r>
        <w:t xml:space="preserve">expectations</w:t>
      </w:r>
    </w:p>
    <w:p>
      <w:pPr>
        <w:pStyle w:val="Compact"/>
        <w:numPr>
          <w:ilvl w:val="0"/>
          <w:numId w:val="1010"/>
        </w:numPr>
      </w:pPr>
      <w:r>
        <w:t xml:space="preserve">variances</w:t>
      </w:r>
    </w:p>
    <w:p>
      <w:pPr>
        <w:pStyle w:val="Compact"/>
        <w:numPr>
          <w:ilvl w:val="0"/>
          <w:numId w:val="1010"/>
        </w:numPr>
      </w:pPr>
      <w:r>
        <w:t xml:space="preserve">probabilities</w:t>
      </w:r>
    </w:p>
    <w:p>
      <w:pPr>
        <w:pStyle w:val="Compact"/>
        <w:numPr>
          <w:ilvl w:val="0"/>
          <w:numId w:val="1010"/>
        </w:numPr>
      </w:pPr>
      <w:r>
        <w:t xml:space="preserve">vectors</w:t>
      </w:r>
    </w:p>
    <w:p>
      <w:pPr>
        <w:pStyle w:val="FirstParagraph"/>
      </w:pPr>
      <w:r>
        <w:t xml:space="preserve">A quantity that has a macro keeps the same symbol in every document.</w:t>
      </w:r>
    </w:p>
    <w:p>
      <w:pPr>
        <w:pStyle w:val="BodyText"/>
      </w:pPr>
      <w:r>
        <w:t xml:space="preserve">Name a macro for what the symbol means, not for the letter it prints.</w:t>
      </w:r>
      <w:r>
        <w:t xml:space="preserve"> </w:t>
      </w:r>
      <w:r>
        <w:t xml:space="preserve">A macro such as</w:t>
      </w:r>
      <w:r>
        <w:t xml:space="preserve"> </w:t>
      </w:r>
      <w:r>
        <w:rPr>
          <w:rStyle w:val="VerbatimChar"/>
        </w:rPr>
        <w:t xml:space="preserve">\vdelta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\hbeta</w:t>
      </w:r>
      <w:r>
        <w:t xml:space="preserve"> </w:t>
      </w:r>
      <w:r>
        <w:t xml:space="preserve">only spells a Greek letter,</w:t>
      </w:r>
      <w:r>
        <w:t xml:space="preserve"> </w:t>
      </w:r>
      <w:r>
        <w:t xml:space="preserve">so it names no concept,</w:t>
      </w:r>
      <w:r>
        <w:t xml:space="preserve"> </w:t>
      </w:r>
      <w:r>
        <w:t xml:space="preserve">and changing the symbol for that concept still means editing every use.</w:t>
      </w:r>
      <w:r>
        <w:t xml:space="preserve"> </w:t>
      </w:r>
      <w:r>
        <w:t xml:space="preserve">Outside a passage that discusses the notation itself,</w:t>
      </w:r>
      <w:r>
        <w:t xml:space="preserve"> </w:t>
      </w:r>
      <w:r>
        <w:t xml:space="preserve">do not write a Greek letter in a math expression,</w:t>
      </w:r>
      <w:r>
        <w:t xml:space="preserve"> </w:t>
      </w:r>
      <w:r>
        <w:t xml:space="preserve">either as a raw command such as</w:t>
      </w:r>
      <w:r>
        <w:t xml:space="preserve"> </w:t>
      </w:r>
      <w:r>
        <w:rPr>
          <w:rStyle w:val="VerbatimChar"/>
        </w:rPr>
        <w:t xml:space="preserve">\delta</w:t>
      </w:r>
      <w:r>
        <w:t xml:space="preserve"> </w:t>
      </w:r>
      <w:r>
        <w:t xml:space="preserve">or inside a letter-named macro such as</w:t>
      </w:r>
      <w:r>
        <w:t xml:space="preserve"> </w:t>
      </w:r>
      <w:r>
        <w:rPr>
          <w:rStyle w:val="VerbatimChar"/>
        </w:rPr>
        <w:t xml:space="preserve">\vdelta</w:t>
      </w:r>
      <w:r>
        <w:t xml:space="preserve">.</w:t>
      </w:r>
      <w:r>
        <w:t xml:space="preserve"> </w:t>
      </w:r>
      <w:r>
        <w:t xml:space="preserve">The only exception is a one-off symbol that fits no semantic category,</w:t>
      </w:r>
      <w:r>
        <w:t xml:space="preserve"> </w:t>
      </w:r>
      <w:r>
        <w:t xml:space="preserve">and the rule for Latin letters below says when that applies.</w:t>
      </w:r>
    </w:p>
    <w:bookmarkStart w:id="44" w:name="exm-semantic-macro-name"/>
    <w:p>
      <w:pPr>
        <w:pStyle w:val="BodyText"/>
      </w:pPr>
      <w:r>
        <w:rPr>
          <w:b/>
          <w:bCs/>
        </w:rPr>
        <w:t xml:space="preserve">Example 13 (Naming a macro for its meaning)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Source:</w:t>
      </w:r>
      <w:r>
        <w:t xml:space="preserve"> </w:t>
      </w:r>
      <w:r>
        <w:rPr>
          <w:rStyle w:val="VerbatimChar"/>
        </w:rPr>
        <w:t xml:space="preserve">The error at layer $\ell$ is $\vdelta^{(\ell)}$, and the step size is $\eta$.</w:t>
      </w:r>
    </w:p>
    <w:p>
      <w:pPr>
        <w:pStyle w:val="BlockText"/>
      </w:pPr>
      <w:r>
        <w:t xml:space="preserve">✅ Source:</w:t>
      </w:r>
      <w:r>
        <w:t xml:space="preserve"> </w:t>
      </w:r>
      <w:r>
        <w:rPr>
          <w:rStyle w:val="VerbatimChar"/>
        </w:rPr>
        <w:t xml:space="preserve">The error at layer $\ell$ is $\backerr^{(\ell)}$, and the step size is $\learnrate$.</w:t>
      </w:r>
    </w:p>
    <w:p>
      <w:pPr>
        <w:pStyle w:val="FirstParagraph"/>
      </w:pPr>
      <w:r>
        <w:t xml:space="preserve">Both versions print the same symbols.</w:t>
      </w:r>
      <w:r>
        <w:t xml:space="preserve"> </w:t>
      </w:r>
      <w:r>
        <w:t xml:space="preserve">In the ✅ version, a reader of the source sees what each symbol stands for,</w:t>
      </w:r>
      <w:r>
        <w:t xml:space="preserve"> </w:t>
      </w:r>
      <w:r>
        <w:t xml:space="preserve">and a group that changes the symbol for the step size</w:t>
      </w:r>
      <w:r>
        <w:t xml:space="preserve"> </w:t>
      </w:r>
      <w:r>
        <w:t xml:space="preserve">changes one line in the shared file.</w:t>
      </w:r>
    </w:p>
    <w:bookmarkEnd w:id="44"/>
    <w:p>
      <w:pPr>
        <w:pStyle w:val="BodyText"/>
      </w:pPr>
      <w:r>
        <w:t xml:space="preserve">A passage about the notation itself,</w:t>
      </w:r>
      <w:r>
        <w:t xml:space="preserve"> </w:t>
      </w:r>
      <w:r>
        <w:t xml:space="preserve">such as a table that lists each symbol and what it means,</w:t>
      </w:r>
      <w:r>
        <w:t xml:space="preserve"> </w:t>
      </w:r>
      <w:r>
        <w:t xml:space="preserve">may write the letters directly.</w:t>
      </w:r>
    </w:p>
    <w:p>
      <w:pPr>
        <w:pStyle w:val="BodyText"/>
      </w:pPr>
      <w:r>
        <w:t xml:space="preserve">The same reasoning applies to decorators.</w:t>
      </w:r>
      <w:r>
        <w:t xml:space="preserve"> </w:t>
      </w:r>
      <w:r>
        <w:t xml:space="preserve">A hat, a tilde or a bar says how a symbol is drawn, not what it means.</w:t>
      </w:r>
      <w:r>
        <w:t xml:space="preserve"> </w:t>
      </w:r>
      <w:r>
        <w:t xml:space="preserve">A hat can mark an estimate, a fitted value or a Fourier transform,</w:t>
      </w:r>
      <w:r>
        <w:t xml:space="preserve"> </w:t>
      </w:r>
      <w:r>
        <w:t xml:space="preserve">so</w:t>
      </w:r>
      <w:r>
        <w:t xml:space="preserve"> </w:t>
      </w:r>
      <w:r>
        <w:rPr>
          <w:rStyle w:val="VerbatimChar"/>
        </w:rPr>
        <w:t xml:space="preserve">\hat</w:t>
      </w:r>
      <w:r>
        <w:t xml:space="preserve"> </w:t>
      </w:r>
      <w:r>
        <w:t xml:space="preserve">names no concept either.</w:t>
      </w:r>
      <w:r>
        <w:t xml:space="preserve"> </w:t>
      </w:r>
      <w:r>
        <w:t xml:space="preserve">Write the macro that names the role instead,</w:t>
      </w:r>
      <w:r>
        <w:t xml:space="preserve"> </w:t>
      </w:r>
      <w:r>
        <w:t xml:space="preserve">such as</w:t>
      </w:r>
      <w:r>
        <w:t xml:space="preserve"> </w:t>
      </w:r>
      <w:r>
        <w:rPr>
          <w:rStyle w:val="VerbatimChar"/>
        </w:rPr>
        <w:t xml:space="preserve">\est{}</w:t>
      </w:r>
      <w:r>
        <w:t xml:space="preserve"> </w:t>
      </w:r>
      <w:r>
        <w:t xml:space="preserve">for an estimate,</w:t>
      </w:r>
      <w:r>
        <w:t xml:space="preserve"> </w:t>
      </w:r>
      <w:r>
        <w:t xml:space="preserve">and keep</w:t>
      </w:r>
      <w:r>
        <w:t xml:space="preserve"> </w:t>
      </w:r>
      <w:r>
        <w:rPr>
          <w:rStyle w:val="VerbatimChar"/>
        </w:rPr>
        <w:t xml:space="preserve">\hat</w:t>
      </w:r>
      <w:r>
        <w:t xml:space="preserve"> </w:t>
      </w:r>
      <w:r>
        <w:t xml:space="preserve">for passages that discuss the notation itself.</w:t>
      </w:r>
      <w:r>
        <w:t xml:space="preserve"> </w:t>
      </w:r>
      <w:r>
        <w:t xml:space="preserve">New math follows this now;</w:t>
      </w:r>
      <w:r>
        <w:t xml:space="preserve"> </w:t>
      </w:r>
      <w:r>
        <w:t xml:space="preserve">existing hats are converted in separate sweeps.</w:t>
      </w:r>
    </w:p>
    <w:bookmarkStart w:id="45" w:name="exm-semantic-decorator"/>
    <w:p>
      <w:pPr>
        <w:pStyle w:val="BodyText"/>
      </w:pPr>
      <w:r>
        <w:rPr>
          <w:b/>
          <w:bCs/>
        </w:rPr>
        <w:t xml:space="preserve">Example 14 (Naming a decorator for its meaning)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Source:</w:t>
      </w:r>
      <w:r>
        <w:t xml:space="preserve"> </w:t>
      </w:r>
      <w:r>
        <w:rPr>
          <w:rStyle w:val="VerbatimChar"/>
        </w:rPr>
        <w:t xml:space="preserve">The estimate $\hat{\mean}$ is close to $\mean$.</w:t>
      </w:r>
    </w:p>
    <w:p>
      <w:pPr>
        <w:pStyle w:val="BlockText"/>
      </w:pPr>
      <w:r>
        <w:t xml:space="preserve">✅ Source:</w:t>
      </w:r>
      <w:r>
        <w:t xml:space="preserve"> </w:t>
      </w:r>
      <w:r>
        <w:rPr>
          <w:rStyle w:val="VerbatimChar"/>
        </w:rPr>
        <w:t xml:space="preserve">The estimate $\est{\mean}$ is close to $\mean$.</w:t>
      </w:r>
    </w:p>
    <w:p>
      <w:pPr>
        <w:pStyle w:val="FirstParagraph"/>
      </w:pPr>
      <w:r>
        <w:t xml:space="preserve">Both versions print the same hat.</w:t>
      </w:r>
      <w:r>
        <w:t xml:space="preserve"> </w:t>
      </w:r>
      <w:r>
        <w:t xml:space="preserve">If the group later marks estimates some other way,</w:t>
      </w:r>
      <w:r>
        <w:t xml:space="preserve"> </w:t>
      </w:r>
      <w:r>
        <w:t xml:space="preserve">only the definition of</w:t>
      </w:r>
      <w:r>
        <w:t xml:space="preserve"> </w:t>
      </w:r>
      <w:r>
        <w:rPr>
          <w:rStyle w:val="VerbatimChar"/>
        </w:rPr>
        <w:t xml:space="preserve">\est</w:t>
      </w:r>
      <w:r>
        <w:t xml:space="preserve"> </w:t>
      </w:r>
      <w:r>
        <w:t xml:space="preserve">changes.</w:t>
      </w:r>
    </w:p>
    <w:bookmarkEnd w:id="45"/>
    <w:p>
      <w:pPr>
        <w:pStyle w:val="BodyText"/>
      </w:pPr>
      <w:r>
        <w:t xml:space="preserve">Font commands follow the same rule.</w:t>
      </w:r>
      <w:r>
        <w:t xml:space="preserve"> </w:t>
      </w:r>
      <w:r>
        <w:rPr>
          <w:rStyle w:val="VerbatimChar"/>
        </w:rPr>
        <w:t xml:space="preserve">\mathscr</w:t>
      </w:r>
      <w:r>
        <w:t xml:space="preserve">,</w:t>
      </w:r>
      <w:r>
        <w:t xml:space="preserve"> </w:t>
      </w:r>
      <w:r>
        <w:rPr>
          <w:rStyle w:val="VerbatimChar"/>
        </w:rPr>
        <w:t xml:space="preserve">\mathcal</w:t>
      </w:r>
      <w:r>
        <w:t xml:space="preserve">,</w:t>
      </w:r>
      <w:r>
        <w:t xml:space="preserve"> </w:t>
      </w:r>
      <w:r>
        <w:rPr>
          <w:rStyle w:val="VerbatimChar"/>
        </w:rPr>
        <w:t xml:space="preserve">\mathbb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\mathbf</w:t>
      </w:r>
      <w:r>
        <w:t xml:space="preserve"> </w:t>
      </w:r>
      <w:r>
        <w:t xml:space="preserve">say how a letter is drawn,</w:t>
      </w:r>
      <w:r>
        <w:t xml:space="preserve"> </w:t>
      </w:r>
      <w:r>
        <w:t xml:space="preserve">not what it stands for,</w:t>
      </w:r>
      <w:r>
        <w:t xml:space="preserve"> </w:t>
      </w:r>
      <w:r>
        <w:t xml:space="preserve">so a raw</w:t>
      </w:r>
      <w:r>
        <w:t xml:space="preserve"> </w:t>
      </w:r>
      <w:r>
        <w:rPr>
          <w:rStyle w:val="VerbatimChar"/>
        </w:rPr>
        <w:t xml:space="preserve">\mathbb{R}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\mathscr{A}</w:t>
      </w:r>
      <w:r>
        <w:t xml:space="preserve"> </w:t>
      </w:r>
      <w:r>
        <w:t xml:space="preserve">leaves the reader of the source guessing at the concept</w:t>
      </w:r>
      <w:r>
        <w:t xml:space="preserve"> </w:t>
      </w:r>
      <w:r>
        <w:t xml:space="preserve">and leaves the group editing every use to change the symbol.</w:t>
      </w:r>
      <w:r>
        <w:t xml:space="preserve"> </w:t>
      </w:r>
      <w:r>
        <w:t xml:space="preserve">Write the macro that names the concept.</w:t>
      </w:r>
      <w:r>
        <w:t xml:space="preserve"> </w:t>
      </w:r>
      <w:r>
        <w:t xml:space="preserve">Name the macro for the set, such as</w:t>
      </w:r>
      <w:r>
        <w:t xml:space="preserve"> </w:t>
      </w:r>
      <w:r>
        <w:rPr>
          <w:rStyle w:val="VerbatimChar"/>
        </w:rPr>
        <w:t xml:space="preserve">\reals</w:t>
      </w:r>
      <w:r>
        <w:t xml:space="preserve"> </w:t>
      </w:r>
      <w:r>
        <w:t xml:space="preserve">for the real numbers,</w:t>
      </w:r>
      <w:r>
        <w:t xml:space="preserve"> </w:t>
      </w:r>
      <w:r>
        <w:t xml:space="preserve">not for the font, as</w:t>
      </w:r>
      <w:r>
        <w:t xml:space="preserve"> </w:t>
      </w:r>
      <w:r>
        <w:rPr>
          <w:rStyle w:val="VerbatimChar"/>
        </w:rPr>
        <w:t xml:space="preserve">\bbR</w:t>
      </w:r>
      <w:r>
        <w:t xml:space="preserve"> </w:t>
      </w:r>
      <w:r>
        <w:t xml:space="preserve">would be.</w:t>
      </w:r>
      <w:r>
        <w:t xml:space="preserve"> </w:t>
      </w:r>
      <w:r>
        <w:t xml:space="preserve">A document that reaches for a font command directly</w:t>
      </w:r>
      <w:r>
        <w:t xml:space="preserve"> </w:t>
      </w:r>
      <w:r>
        <w:t xml:space="preserve">has found a concept with no macro yet:</w:t>
      </w:r>
      <w:r>
        <w:t xml:space="preserve"> </w:t>
      </w:r>
      <w:r>
        <w:t xml:space="preserve">add the macro to the shared file, then use it.</w:t>
      </w:r>
      <w:r>
        <w:t xml:space="preserve"> </w:t>
      </w:r>
      <w:r>
        <w:t xml:space="preserve">As with Greek letters, a passage that discusses the notation itself</w:t>
      </w:r>
      <w:r>
        <w:t xml:space="preserve"> </w:t>
      </w:r>
      <w:r>
        <w:t xml:space="preserve">may write the font command directly.</w:t>
      </w:r>
    </w:p>
    <w:bookmarkStart w:id="46" w:name="exm-semantic-font"/>
    <w:p>
      <w:pPr>
        <w:pStyle w:val="BodyText"/>
      </w:pPr>
      <w:r>
        <w:rPr>
          <w:b/>
          <w:bCs/>
        </w:rPr>
        <w:t xml:space="preserve">Example 15 (Naming a set for its meaning)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Source:</w:t>
      </w:r>
      <w:r>
        <w:t xml:space="preserve"> </w:t>
      </w:r>
      <w:r>
        <w:rPr>
          <w:rStyle w:val="VerbatimChar"/>
        </w:rPr>
        <w:t xml:space="preserve">The function maps $\mathbb{R}$ to $\mathbb{R}$.</w:t>
      </w:r>
    </w:p>
    <w:p>
      <w:pPr>
        <w:pStyle w:val="BlockText"/>
      </w:pPr>
      <w:r>
        <w:t xml:space="preserve">✅ Source:</w:t>
      </w:r>
      <w:r>
        <w:t xml:space="preserve"> </w:t>
      </w:r>
      <w:r>
        <w:rPr>
          <w:rStyle w:val="VerbatimChar"/>
        </w:rPr>
        <w:t xml:space="preserve">The function maps $\reals$ to $\reals$.</w:t>
      </w:r>
    </w:p>
    <w:p>
      <w:pPr>
        <w:pStyle w:val="FirstParagraph"/>
      </w:pPr>
      <w:r>
        <w:t xml:space="preserve">Both versions print the same symbol.</w:t>
      </w:r>
      <w:r>
        <w:t xml:space="preserve"> </w:t>
      </w:r>
      <w:r>
        <w:t xml:space="preserve">If the group changes how it writes the real numbers,</w:t>
      </w:r>
      <w:r>
        <w:t xml:space="preserve"> </w:t>
      </w:r>
      <w:r>
        <w:t xml:space="preserve">only the definition of</w:t>
      </w:r>
      <w:r>
        <w:t xml:space="preserve"> </w:t>
      </w:r>
      <w:r>
        <w:rPr>
          <w:rStyle w:val="VerbatimChar"/>
        </w:rPr>
        <w:t xml:space="preserve">\reals</w:t>
      </w:r>
      <w:r>
        <w:t xml:space="preserve"> </w:t>
      </w:r>
      <w:r>
        <w:t xml:space="preserve">changes.</w:t>
      </w:r>
    </w:p>
    <w:bookmarkEnd w:id="46"/>
    <w:p>
      <w:pPr>
        <w:pStyle w:val="BodyText"/>
      </w:pPr>
      <w:r>
        <w:t xml:space="preserve">Latin letters follow the same rule, with the same single exception for letters of either alphabet.</w:t>
      </w:r>
      <w:r>
        <w:t xml:space="preserve"> </w:t>
      </w:r>
      <w:r>
        <w:t xml:space="preserve">Outside a passage that discusses the notation itself,</w:t>
      </w:r>
      <w:r>
        <w:t xml:space="preserve"> </w:t>
      </w:r>
      <w:r>
        <w:t xml:space="preserve">do not write a literal Latin or Greek letter in a math expression.</w:t>
      </w:r>
      <w:r>
        <w:t xml:space="preserve"> </w:t>
      </w:r>
      <w:r>
        <w:t xml:space="preserve">The exception is a one-off symbol that fits no semantic category.</w:t>
      </w:r>
      <w:r>
        <w:t xml:space="preserve"> </w:t>
      </w:r>
      <w:r>
        <w:t xml:space="preserve">The shared macros already name outcome variables, covariates and generic parameters,</w:t>
      </w:r>
      <w:r>
        <w:t xml:space="preserve"> </w:t>
      </w:r>
      <w:r>
        <w:t xml:space="preserve">so a one-off should almost never be needed.</w:t>
      </w:r>
      <w:r>
        <w:t xml:space="preserve"> </w:t>
      </w:r>
      <w:r>
        <w:t xml:space="preserve">When a symbol has a category but no macro, add the macro to the shared file first.</w:t>
      </w:r>
      <w:r>
        <w:t xml:space="preserve"> </w:t>
      </w:r>
      <w:r>
        <w:t xml:space="preserve">New macros always go in the group’s shared macros repository,</w:t>
      </w:r>
      <w:r>
        <w:t xml:space="preserve"> </w:t>
      </w:r>
      <w:r>
        <w:t xml:space="preserve">never in a repository that applies them,</w:t>
      </w:r>
      <w:r>
        <w:t xml:space="preserve"> </w:t>
      </w:r>
      <w:r>
        <w:t xml:space="preserve">unless that repository explicitly overrides the default meaning of one specific macro.</w:t>
      </w:r>
    </w:p>
    <w:p>
      <w:pPr>
        <w:pStyle w:val="BodyText"/>
      </w:pPr>
      <w:r>
        <w:t xml:space="preserve">Latin letters with a fixed role show the rule.</w:t>
      </w:r>
      <w:r>
        <w:t xml:space="preserve"> </w:t>
      </w:r>
      <w:r>
        <w:t xml:space="preserve">In a regression or prediction model, use these macros:</w:t>
      </w:r>
    </w:p>
    <w:p>
      <w:pPr>
        <w:pStyle w:val="Compact"/>
        <w:numPr>
          <w:ilvl w:val="0"/>
          <w:numId w:val="1011"/>
        </w:numPr>
      </w:pPr>
      <w:r>
        <w:rPr>
          <w:rStyle w:val="VerbatimChar"/>
        </w:rPr>
        <w:t xml:space="preserve">\outvar</w:t>
      </w:r>
      <w:r>
        <w:t xml:space="preserve"> </w:t>
      </w:r>
      <w:r>
        <w:t xml:space="preserve">for the outcome variable, instead of a bare</w:t>
      </w:r>
      <w:r>
        <w:t xml:space="preserve"> </w:t>
      </w:r>
      <w:r>
        <w:rPr>
          <w:rStyle w:val="VerbatimChar"/>
        </w:rPr>
        <w:t xml:space="preserve">y</w:t>
      </w:r>
      <w:r>
        <w:t xml:space="preserve">;</w:t>
      </w:r>
    </w:p>
    <w:p>
      <w:pPr>
        <w:pStyle w:val="Compact"/>
        <w:numPr>
          <w:ilvl w:val="0"/>
          <w:numId w:val="1011"/>
        </w:numPr>
      </w:pPr>
      <w:r>
        <w:rPr>
          <w:rStyle w:val="VerbatimChar"/>
        </w:rPr>
        <w:t xml:space="preserve">\eoutvar</w:t>
      </w:r>
      <w:r>
        <w:t xml:space="preserve"> </w:t>
      </w:r>
      <w:r>
        <w:t xml:space="preserve">for a predicted outcome;</w:t>
      </w:r>
    </w:p>
    <w:p>
      <w:pPr>
        <w:pStyle w:val="Compact"/>
        <w:numPr>
          <w:ilvl w:val="0"/>
          <w:numId w:val="1011"/>
        </w:numPr>
      </w:pPr>
      <w:r>
        <w:rPr>
          <w:rStyle w:val="VerbatimChar"/>
        </w:rPr>
        <w:t xml:space="preserve">\predvar</w:t>
      </w:r>
      <w:r>
        <w:t xml:space="preserve"> </w:t>
      </w:r>
      <w:r>
        <w:t xml:space="preserve">for a predictor, instead of a bare</w:t>
      </w:r>
      <w:r>
        <w:t xml:space="preserve"> </w:t>
      </w:r>
      <w:r>
        <w:rPr>
          <w:rStyle w:val="VerbatimChar"/>
        </w:rPr>
        <w:t xml:space="preserve">x</w:t>
      </w:r>
      <w:r>
        <w:t xml:space="preserve">;</w:t>
      </w:r>
    </w:p>
    <w:p>
      <w:pPr>
        <w:pStyle w:val="Compact"/>
        <w:numPr>
          <w:ilvl w:val="0"/>
          <w:numId w:val="1011"/>
        </w:numPr>
      </w:pPr>
      <w:r>
        <w:rPr>
          <w:rStyle w:val="VerbatimChar"/>
        </w:rPr>
        <w:t xml:space="preserve">\resid</w:t>
      </w:r>
      <w:r>
        <w:t xml:space="preserve"> </w:t>
      </w:r>
      <w:r>
        <w:t xml:space="preserve">for a residual, the observed minus the predicted outcome;</w:t>
      </w:r>
    </w:p>
    <w:p>
      <w:pPr>
        <w:pStyle w:val="Compact"/>
        <w:numPr>
          <w:ilvl w:val="0"/>
          <w:numId w:val="1011"/>
        </w:numPr>
      </w:pPr>
      <w:r>
        <w:rPr>
          <w:rStyle w:val="VerbatimChar"/>
        </w:rPr>
        <w:t xml:space="preserve">\prederr</w:t>
      </w:r>
      <w:r>
        <w:t xml:space="preserve"> </w:t>
      </w:r>
      <w:r>
        <w:t xml:space="preserve">for a prediction error, the predicted minus the observed outcome.</w:t>
      </w:r>
    </w:p>
    <w:p>
      <w:pPr>
        <w:pStyle w:val="FirstParagraph"/>
      </w:pPr>
      <w:r>
        <w:t xml:space="preserve">For an observation used to fit the model,</w:t>
      </w:r>
      <w:r>
        <w:t xml:space="preserve"> </w:t>
      </w:r>
      <w:r>
        <w:t xml:space="preserve">the residual is the negative of the prediction error.</w:t>
      </w:r>
      <w:r>
        <w:t xml:space="preserve"> </w:t>
      </w:r>
      <w:r>
        <w:t xml:space="preserve">Write</w:t>
      </w:r>
      <w:r>
        <w:t xml:space="preserve"> </w:t>
      </w:r>
      <w:r>
        <w:rPr>
          <w:rStyle w:val="VerbatimChar"/>
        </w:rPr>
        <w:t xml:space="preserve">\resid</w:t>
      </w:r>
      <w:r>
        <w:t xml:space="preserve"> </w:t>
      </w:r>
      <w:r>
        <w:t xml:space="preserve">for the observed minus the predicted outcome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\prederr</w:t>
      </w:r>
      <w:r>
        <w:t xml:space="preserve"> </w:t>
      </w:r>
      <w:r>
        <w:t xml:space="preserve">for the predicted minus the observed outcome,</w:t>
      </w:r>
      <w:r>
        <w:t xml:space="preserve"> </w:t>
      </w:r>
      <w:r>
        <w:t xml:space="preserve">never one for the other.</w:t>
      </w:r>
      <w:r>
        <w:t xml:space="preserve"> </w:t>
      </w:r>
      <w:r>
        <w:t xml:space="preserve">For an estimate of a parameter,</w:t>
      </w:r>
      <w:r>
        <w:t xml:space="preserve"> </w:t>
      </w:r>
      <w:r>
        <w:rPr>
          <w:rStyle w:val="VerbatimChar"/>
        </w:rPr>
        <w:t xml:space="preserve">\erf{\eparam}</w:t>
      </w:r>
      <w:r>
        <w:t xml:space="preserve"> </w:t>
      </w:r>
      <w:r>
        <w:t xml:space="preserve">is the estimation error, the estimate minus the true value;</w:t>
      </w:r>
      <w:r>
        <w:t xml:space="preserve"> </w:t>
      </w:r>
      <w:r>
        <w:t xml:space="preserve">it prints</w:t>
      </w:r>
      <w:r>
        <w:t xml:space="preserve"> </w:t>
      </w:r>
      <m:oMath>
        <m:r>
          <m:t>ε</m:t>
        </m:r>
      </m:oMath>
      <w:r>
        <w:t xml:space="preserve">, the symbol the shared macros use for an error.</w:t>
      </w:r>
      <w:r>
        <w:t xml:space="preserve"> </w:t>
      </w:r>
      <w:r>
        <w:t xml:space="preserve">These macros need a version of the shared macros that includes them,</w:t>
      </w:r>
      <w:r>
        <w:t xml:space="preserve"> </w:t>
      </w:r>
      <w:r>
        <w:t xml:space="preserve">so update a repository’s copy before using them there.</w:t>
      </w:r>
      <w:r>
        <w:t xml:space="preserve"> </w:t>
      </w:r>
      <w:r>
        <w:t xml:space="preserve">The outcome, predictor and residual macros also have random-variable and vector forms,</w:t>
      </w:r>
      <w:r>
        <w:t xml:space="preserve"> </w:t>
      </w:r>
      <w:r>
        <w:t xml:space="preserve">such as</w:t>
      </w:r>
      <w:r>
        <w:t xml:space="preserve"> </w:t>
      </w:r>
      <w:r>
        <w:rPr>
          <w:rStyle w:val="VerbatimChar"/>
        </w:rPr>
        <w:t xml:space="preserve">\Outvar</w:t>
      </w:r>
      <w:r>
        <w:t xml:space="preserve">,</w:t>
      </w:r>
      <w:r>
        <w:t xml:space="preserve"> </w:t>
      </w:r>
      <w:r>
        <w:rPr>
          <w:rStyle w:val="VerbatimChar"/>
        </w:rPr>
        <w:t xml:space="preserve">\voutvar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\vresid</w:t>
      </w:r>
      <w:r>
        <w:t xml:space="preserve">.</w:t>
      </w:r>
    </w:p>
    <w:bookmarkStart w:id="47" w:name="exm-semantic-latin-letter"/>
    <w:p>
      <w:pPr>
        <w:pStyle w:val="BodyText"/>
      </w:pPr>
      <w:r>
        <w:rPr>
          <w:b/>
          <w:bCs/>
        </w:rPr>
        <w:t xml:space="preserve">Example 16 (Naming a variable for its role)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Source:</w:t>
      </w:r>
      <w:r>
        <w:t xml:space="preserve"> </w:t>
      </w:r>
      <w:r>
        <w:rPr>
          <w:rStyle w:val="VerbatimChar"/>
        </w:rPr>
        <w:t xml:space="preserve">The residual is $e_i = y_i - \hat{y}_i$.</w:t>
      </w:r>
    </w:p>
    <w:p>
      <w:pPr>
        <w:pStyle w:val="BlockText"/>
      </w:pPr>
      <w:r>
        <w:t xml:space="preserve">✅ Source:</w:t>
      </w:r>
      <w:r>
        <w:t xml:space="preserve"> </w:t>
      </w:r>
      <w:r>
        <w:rPr>
          <w:rStyle w:val="VerbatimChar"/>
        </w:rPr>
        <w:t xml:space="preserve">The residual is $\resid_i = \outvar_i - \eoutvar_i$.</w:t>
      </w:r>
    </w:p>
    <w:p>
      <w:pPr>
        <w:pStyle w:val="FirstParagraph"/>
      </w:pPr>
      <w:r>
        <w:t xml:space="preserve">The ✅ version prints the residual as</w:t>
      </w:r>
      <w:r>
        <w:t xml:space="preserve"> </w:t>
      </w:r>
      <m:oMath>
        <m:r>
          <m:t>r</m:t>
        </m:r>
      </m:oMath>
      <w:r>
        <w:t xml:space="preserve">, the symbol the shared macros use for it;</w:t>
      </w:r>
      <w:r>
        <w:t xml:space="preserve"> </w:t>
      </w:r>
      <w:r>
        <w:t xml:space="preserve">the other letters are the same in both.</w:t>
      </w:r>
      <w:r>
        <w:t xml:space="preserve"> </w:t>
      </w:r>
      <w:r>
        <w:t xml:space="preserve">In the ✅ version, a reader of the source can tell</w:t>
      </w:r>
      <w:r>
        <w:t xml:space="preserve"> </w:t>
      </w:r>
      <w:r>
        <w:t xml:space="preserve">which letter is the outcome and which is the residual.</w:t>
      </w:r>
    </w:p>
    <w:bookmarkEnd w:id="47"/>
    <w:p>
      <w:pPr>
        <w:pStyle w:val="BodyText"/>
      </w:pPr>
      <w:r>
        <w:t xml:space="preserve">Once a quantity has a name and a macro,</w:t>
      </w:r>
      <w:r>
        <w:t xml:space="preserve"> </w:t>
      </w:r>
      <w:r>
        <w:t xml:space="preserve">write the macro instead of the expression that defines it.</w:t>
      </w:r>
      <w:r>
        <w:t xml:space="preserve"> </w:t>
      </w:r>
      <w:r>
        <w:t xml:space="preserve">Each equation then stays short,</w:t>
      </w:r>
      <w:r>
        <w:t xml:space="preserve"> </w:t>
      </w:r>
      <w:r>
        <w:t xml:space="preserve">and a reader sees which quantity it is about.</w:t>
      </w:r>
    </w:p>
    <w:bookmarkStart w:id="48" w:name="exm-named-quantity"/>
    <w:p>
      <w:pPr>
        <w:pStyle w:val="BodyText"/>
      </w:pPr>
      <w:r>
        <w:rPr>
          <w:b/>
          <w:bCs/>
        </w:rPr>
        <w:t xml:space="preserve">Example 17 (Writing a named quantity by its name)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Source:</w:t>
      </w:r>
      <w:r>
        <w:t xml:space="preserve"> </w:t>
      </w:r>
      <w:r>
        <w:rPr>
          <w:rStyle w:val="VerbatimChar"/>
        </w:rPr>
        <w:t xml:space="preserve">The gradient of the mean squared error is $\frac{2}{n} \tp{\design} \paren{\design\vcoef - \vy}$.</w:t>
      </w:r>
    </w:p>
    <w:p>
      <w:pPr>
        <w:pStyle w:val="BlockText"/>
      </w:pPr>
      <w:r>
        <w:t xml:space="preserve">✅ Source:</w:t>
      </w:r>
      <w:r>
        <w:t xml:space="preserve"> </w:t>
      </w:r>
      <w:r>
        <w:rPr>
          <w:rStyle w:val="VerbatimChar"/>
        </w:rPr>
        <w:t xml:space="preserve">The gradient of the mean squared error is $\frac{2}{n} \tp{\design} \vprederr$.</w:t>
      </w:r>
    </w:p>
    <w:p>
      <w:pPr>
        <w:pStyle w:val="FirstParagraph"/>
      </w:pPr>
      <w:r>
        <w:t xml:space="preserve">The macro</w:t>
      </w:r>
      <w:r>
        <w:t xml:space="preserve"> </w:t>
      </w:r>
      <w:r>
        <w:rPr>
          <w:rStyle w:val="VerbatimChar"/>
        </w:rPr>
        <w:t xml:space="preserve">\vprederr</w:t>
      </w:r>
      <w:r>
        <w:t xml:space="preserve"> </w:t>
      </w:r>
      <w:r>
        <w:t xml:space="preserve">prints the vector of prediction errors.</w:t>
      </w:r>
      <w:r>
        <w:t xml:space="preserve"> </w:t>
      </w:r>
      <w:r>
        <w:t xml:space="preserve">The document defines it once, where the model is introduced,</w:t>
      </w:r>
      <w:r>
        <w:t xml:space="preserve"> </w:t>
      </w:r>
      <w:r>
        <w:t xml:space="preserve">as</w:t>
      </w:r>
      <w:r>
        <w:t xml:space="preserve"> </w:t>
      </w:r>
      <w:r>
        <w:rPr>
          <w:rStyle w:val="VerbatimChar"/>
        </w:rPr>
        <w:t xml:space="preserve">\vprederr = \design\vcoef - \vy</w:t>
      </w:r>
      <w:r>
        <w:t xml:space="preserve">.</w:t>
      </w:r>
      <w:r>
        <w:t xml:space="preserve"> </w:t>
      </w:r>
      <w:r>
        <w:t xml:space="preserve">The ✅ version has one fewer level of brackets,</w:t>
      </w:r>
      <w:r>
        <w:t xml:space="preserve"> </w:t>
      </w:r>
      <w:r>
        <w:t xml:space="preserve">and it names the quantity the gradient depends on.</w:t>
      </w:r>
    </w:p>
    <w:bookmarkEnd w:id="48"/>
    <w:p>
      <w:pPr>
        <w:pStyle w:val="BodyText"/>
      </w:pPr>
      <w:r>
        <w:t xml:space="preserve">Delimiters follow the same rule.</w:t>
      </w:r>
      <w:r>
        <w:t xml:space="preserve"> </w:t>
      </w:r>
      <w:r>
        <w:t xml:space="preserve">Manual sizing commands, such as</w:t>
      </w:r>
      <w:r>
        <w:t xml:space="preserve"> </w:t>
      </w:r>
      <w:r>
        <w:rPr>
          <w:rStyle w:val="VerbatimChar"/>
        </w:rPr>
        <w:t xml:space="preserve">\big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\left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\right</w:t>
      </w:r>
      <w:r>
        <w:t xml:space="preserve">,</w:t>
      </w:r>
      <w:r>
        <w:t xml:space="preserve"> </w:t>
      </w:r>
      <w:r>
        <w:t xml:space="preserve">say how a bracket is drawn, not what it groups.</w:t>
      </w:r>
      <w:r>
        <w:t xml:space="preserve"> </w:t>
      </w:r>
      <w:r>
        <w:t xml:space="preserve">The shared macros</w:t>
      </w:r>
      <w:r>
        <w:t xml:space="preserve"> </w:t>
      </w:r>
      <w:r>
        <w:rPr>
          <w:rStyle w:val="VerbatimChar"/>
        </w:rPr>
        <w:t xml:space="preserve">\paren{}</w:t>
      </w:r>
      <w:r>
        <w:t xml:space="preserve">,</w:t>
      </w:r>
      <w:r>
        <w:t xml:space="preserve"> </w:t>
      </w:r>
      <w:r>
        <w:rPr>
          <w:rStyle w:val="VerbatimChar"/>
        </w:rPr>
        <w:t xml:space="preserve">\sb{}</w:t>
      </w:r>
      <w:r>
        <w:t xml:space="preserve">,</w:t>
      </w:r>
      <w:r>
        <w:t xml:space="preserve"> </w:t>
      </w:r>
      <w:r>
        <w:rPr>
          <w:rStyle w:val="VerbatimChar"/>
        </w:rPr>
        <w:t xml:space="preserve">\cb{}</w:t>
      </w:r>
      <w:r>
        <w:t xml:space="preserve">,</w:t>
      </w:r>
      <w:r>
        <w:t xml:space="preserve"> </w:t>
      </w:r>
      <w:r>
        <w:rPr>
          <w:rStyle w:val="VerbatimChar"/>
        </w:rPr>
        <w:t xml:space="preserve">\set{}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\abs{}</w:t>
      </w:r>
      <w:r>
        <w:t xml:space="preserve"> </w:t>
      </w:r>
      <w:r>
        <w:t xml:space="preserve">size themselves to their contents,</w:t>
      </w:r>
      <w:r>
        <w:t xml:space="preserve"> </w:t>
      </w:r>
      <w:r>
        <w:t xml:space="preserve">so write them instead of a hand-sized pair.</w:t>
      </w:r>
      <w:r>
        <w:t xml:space="preserve"> </w:t>
      </w:r>
      <w:r>
        <w:t xml:space="preserve">Arrows such as</w:t>
      </w:r>
      <w:r>
        <w:t xml:space="preserve"> </w:t>
      </w:r>
      <w:r>
        <w:rPr>
          <w:rStyle w:val="VerbatimChar"/>
        </w:rPr>
        <w:t xml:space="preserve">\leftarrow</w:t>
      </w:r>
      <w:r>
        <w:t xml:space="preserve"> </w:t>
      </w:r>
      <w:r>
        <w:t xml:space="preserve">are not delimiters.</w:t>
      </w:r>
    </w:p>
    <w:bookmarkStart w:id="49" w:name="exm-semantic-delimiter"/>
    <w:p>
      <w:pPr>
        <w:pStyle w:val="BodyText"/>
      </w:pPr>
      <w:r>
        <w:rPr>
          <w:b/>
          <w:bCs/>
        </w:rPr>
        <w:t xml:space="preserve">Example 18 (Letting the macro size the bracket)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Source:</w:t>
      </w:r>
      <w:r>
        <w:t xml:space="preserve"> </w:t>
      </w:r>
      <w:r>
        <w:rPr>
          <w:rStyle w:val="VerbatimChar"/>
        </w:rPr>
        <w:t xml:space="preserve">The mean is $\E{\left( X - \mu \right)^2}$.</w:t>
      </w:r>
    </w:p>
    <w:p>
      <w:pPr>
        <w:pStyle w:val="BlockText"/>
      </w:pPr>
      <w:r>
        <w:t xml:space="preserve">✅ Source:</w:t>
      </w:r>
      <w:r>
        <w:t xml:space="preserve"> </w:t>
      </w:r>
      <w:r>
        <w:rPr>
          <w:rStyle w:val="VerbatimChar"/>
        </w:rPr>
        <w:t xml:space="preserve">The mean is $\E{\paren{X - \mu}^2}$.</w:t>
      </w:r>
    </w:p>
    <w:p>
      <w:pPr>
        <w:pStyle w:val="FirstParagraph"/>
      </w:pPr>
      <w:r>
        <w:t xml:space="preserve">Both versions print the same expression.</w:t>
      </w:r>
      <w:r>
        <w:t xml:space="preserve"> </w:t>
      </w:r>
      <w:r>
        <w:t xml:space="preserve">In the ✅ version, the macro sizes the bracket,</w:t>
      </w:r>
      <w:r>
        <w:t xml:space="preserve"> </w:t>
      </w:r>
      <w:r>
        <w:t xml:space="preserve">and a group that changes how brackets are drawn</w:t>
      </w:r>
      <w:r>
        <w:t xml:space="preserve"> </w:t>
      </w:r>
      <w:r>
        <w:t xml:space="preserve">edits one definition in the shared file.</w:t>
      </w:r>
    </w:p>
    <w:bookmarkEnd w:id="49"/>
    <w:p>
      <w:pPr>
        <w:pStyle w:val="BodyText"/>
      </w:pPr>
      <w:r>
        <w:t xml:space="preserve">Macros are for the author, not the reader.</w:t>
      </w:r>
      <w:r>
        <w:t xml:space="preserve"> </w:t>
      </w:r>
      <w:r>
        <w:t xml:space="preserve">Reader-facing text, such as a lecture, a handout or a notation section,</w:t>
      </w:r>
      <w:r>
        <w:t xml:space="preserve"> </w:t>
      </w:r>
      <w:r>
        <w:t xml:space="preserve">describes the symbols that a macro prints and what they mean,</w:t>
      </w:r>
      <w:r>
        <w:t xml:space="preserve"> </w:t>
      </w:r>
      <w:r>
        <w:t xml:space="preserve">and never names the macro that produced them.</w:t>
      </w:r>
      <w:r>
        <w:t xml:space="preserve"> </w:t>
      </w:r>
      <w:r>
        <w:t xml:space="preserve">List every symbol that the reader meets in the document’s notation table,</w:t>
      </w:r>
      <w:r>
        <w:t xml:space="preserve"> </w:t>
      </w:r>
      <w:r>
        <w:t xml:space="preserve">with its meaning.</w:t>
      </w:r>
    </w:p>
    <w:bookmarkStart w:id="50" w:name="exm-describe-symbol-not-macro"/>
    <w:p>
      <w:pPr>
        <w:pStyle w:val="BodyText"/>
      </w:pPr>
      <w:r>
        <w:rPr>
          <w:b/>
          <w:bCs/>
        </w:rPr>
        <w:t xml:space="preserve">Example 19 (Describing the symbol, not the macro)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Source:</w:t>
      </w:r>
      <w:r>
        <w:t xml:space="preserve"> </w:t>
      </w:r>
      <w:r>
        <w:rPr>
          <w:rStyle w:val="VerbatimChar"/>
        </w:rPr>
        <w:t xml:space="preserve">The macro \avgfitf prints the average fit, so write $\avgfitf{x}$ for it.</w:t>
      </w:r>
    </w:p>
    <w:p>
      <w:pPr>
        <w:pStyle w:val="BlockText"/>
      </w:pPr>
      <w:r>
        <w:t xml:space="preserve">✅ Source:</w:t>
      </w:r>
      <w:r>
        <w:t xml:space="preserve"> </w:t>
      </w:r>
      <w:r>
        <w:rPr>
          <w:rStyle w:val="VerbatimChar"/>
        </w:rPr>
        <w:t xml:space="preserve">The average fit at $x$ is written $\avgfitf{x}$.</w:t>
      </w:r>
    </w:p>
    <w:p>
      <w:pPr>
        <w:pStyle w:val="FirstParagraph"/>
      </w:pPr>
      <w:r>
        <w:t xml:space="preserve">The ✅ version tells the reader what the symbol means.</w:t>
      </w:r>
      <w:r>
        <w:t xml:space="preserve"> </w:t>
      </w:r>
      <w:r>
        <w:t xml:space="preserve">The reader never sees the macro name,</w:t>
      </w:r>
      <w:r>
        <w:t xml:space="preserve"> </w:t>
      </w:r>
      <w:r>
        <w:t xml:space="preserve">and the symbol has its own row in the notation table.</w:t>
      </w:r>
    </w:p>
    <w:bookmarkEnd w:id="50"/>
    <w:bookmarkEnd w:id="51"/>
    <w:bookmarkStart w:id="54" w:name="making-expressions-concise"/>
    <w:p>
      <w:pPr>
        <w:pStyle w:val="Heading2"/>
      </w:pPr>
      <w:r>
        <w:t xml:space="preserve">9 Making expressions concise</w:t>
      </w:r>
    </w:p>
    <w:p>
      <w:pPr>
        <w:pStyle w:val="FirstParagraph"/>
      </w:pPr>
      <w:r>
        <w:t xml:space="preserve">Make each expression as concise as possible.</w:t>
      </w:r>
      <w:r>
        <w:t xml:space="preserve"> </w:t>
      </w:r>
      <w:r>
        <w:t xml:space="preserve">The less clutter an expression has, the easier it is to read.</w:t>
      </w:r>
      <w:r>
        <w:t xml:space="preserve"> </w:t>
      </w:r>
      <w:r>
        <w:t xml:space="preserve">This is one case of</w:t>
      </w:r>
      <w:r>
        <w:t xml:space="preserve"> </w:t>
      </w:r>
      <w:hyperlink r:id="rId52">
        <w:r>
          <w:rPr>
            <w:rStyle w:val="Hyperlink"/>
          </w:rPr>
          <w:t xml:space="preserve">building every unit from smaller atomic units</w:t>
        </w:r>
      </w:hyperlink>
      <w:r>
        <w:t xml:space="preserve">.</w:t>
      </w:r>
    </w:p>
    <w:p>
      <w:pPr>
        <w:pStyle w:val="BodyText"/>
      </w:pPr>
      <w:r>
        <w:t xml:space="preserve">Before you finish a definition, theorem or proof,</w:t>
      </w:r>
      <w:r>
        <w:t xml:space="preserve"> </w:t>
      </w:r>
      <w:r>
        <w:t xml:space="preserve">scan it for a sub-expression that is written out in full</w:t>
      </w:r>
      <w:r>
        <w:t xml:space="preserve"> </w:t>
      </w:r>
      <w:r>
        <w:t xml:space="preserve">more than once,</w:t>
      </w:r>
      <w:r>
        <w:t xml:space="preserve"> </w:t>
      </w:r>
      <w:r>
        <w:t xml:space="preserve">or that is a conceptually coherent chunk</w:t>
      </w:r>
      <w:r>
        <w:t xml:space="preserve"> </w:t>
      </w:r>
      <w:r>
        <w:t xml:space="preserve">even if it appears only once,</w:t>
      </w:r>
      <w:r>
        <w:t xml:space="preserve"> </w:t>
      </w:r>
      <w:r>
        <w:t xml:space="preserve">such as the prediction error (the fitted value minus the outcome)</w:t>
      </w:r>
      <w:r>
        <w:t xml:space="preserve"> </w:t>
      </w:r>
      <w:r>
        <w:t xml:space="preserve">or the loss of a prediction on one observation.</w:t>
      </w:r>
      <w:r>
        <w:t xml:space="preserve"> </w:t>
      </w:r>
      <w:r>
        <w:t xml:space="preserve">Give the chunk a name and a macro,</w:t>
      </w:r>
      <w:r>
        <w:t xml:space="preserve"> </w:t>
      </w:r>
      <w:r>
        <w:t xml:space="preserve">and write the macro everywhere the chunk appears.</w:t>
      </w:r>
    </w:p>
    <w:bookmarkStart w:id="53" w:name="exm-concise-expression"/>
    <w:p>
      <w:pPr>
        <w:pStyle w:val="BodyText"/>
      </w:pPr>
      <w:r>
        <w:rPr>
          <w:b/>
          <w:bCs/>
        </w:rPr>
        <w:t xml:space="preserve">Example 20 (Naming a repeated chunk)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Source:</w:t>
      </w:r>
      <w:r>
        <w:t xml:space="preserve"> </w:t>
      </w:r>
      <w:r>
        <w:rPr>
          <w:rStyle w:val="VerbatimChar"/>
        </w:rPr>
        <w:t xml:space="preserve">The loss is $\frac{1}{n} \sum_{i=1}^n \paren{\eoutvar_i - \outvar_i}^2$, and its derivative is $\frac{2}{n} \sum_{i=1}^n \paren{\eoutvar_i - \outvar_i} \predvar_i$.</w:t>
      </w:r>
    </w:p>
    <w:p>
      <w:pPr>
        <w:pStyle w:val="BlockText"/>
      </w:pPr>
      <w:r>
        <w:t xml:space="preserve">✅ Source:</w:t>
      </w:r>
      <w:r>
        <w:t xml:space="preserve"> </w:t>
      </w:r>
      <w:r>
        <w:rPr>
          <w:rStyle w:val="VerbatimChar"/>
        </w:rPr>
        <w:t xml:space="preserve">The loss is $\frac{1}{n} \sum_{i=1}^n \prederr_i^2$, and its derivative is $\frac{2}{n} \sum_{i=1}^n \prederr_i \predvar_i$.</w:t>
      </w:r>
    </w:p>
    <w:p>
      <w:pPr>
        <w:pStyle w:val="FirstParagraph"/>
      </w:pPr>
      <w:r>
        <w:t xml:space="preserve">Both versions print the same quantities.</w:t>
      </w:r>
      <w:r>
        <w:t xml:space="preserve"> </w:t>
      </w:r>
      <w:r>
        <w:t xml:space="preserve">The ❌ version writes the difference</w:t>
      </w:r>
      <w:r>
        <w:t xml:space="preserve"> </w:t>
      </w:r>
      <w:r>
        <w:rPr>
          <w:rStyle w:val="VerbatimChar"/>
        </w:rPr>
        <w:t xml:space="preserve">\eoutvar_i - \outvar_i</w:t>
      </w:r>
      <w:r>
        <w:t xml:space="preserve"> </w:t>
      </w:r>
      <w:r>
        <w:t xml:space="preserve">out twice.</w:t>
      </w:r>
      <w:r>
        <w:t xml:space="preserve"> </w:t>
      </w:r>
      <w:r>
        <w:t xml:space="preserve">The ✅ version names it once, as the prediction error,</w:t>
      </w:r>
      <w:r>
        <w:t xml:space="preserve"> </w:t>
      </w:r>
      <w:r>
        <w:t xml:space="preserve">and each formula shows at a glance what it is built from.</w:t>
      </w:r>
    </w:p>
    <w:bookmarkEnd w:id="53"/>
    <w:p>
      <w:pPr>
        <w:pStyle w:val="BodyText"/>
      </w:pPr>
      <w:r>
        <w:t xml:space="preserve">Add the macro to the shared macro file before you use it,</w:t>
      </w:r>
      <w:r>
        <w:t xml:space="preserve"> </w:t>
      </w:r>
      <w:r>
        <w:t xml:space="preserve">never as a local macro in one document</w:t>
      </w:r>
      <w:r>
        <w:t xml:space="preserve"> </w:t>
      </w:r>
      <w:r>
        <w:t xml:space="preserve">(see</w:t>
      </w:r>
      <w:r>
        <w:t xml:space="preserve"> </w:t>
      </w:r>
      <w:hyperlink w:anchor="using-shared-macros">
        <w:r>
          <w:rPr>
            <w:rStyle w:val="Hyperlink"/>
          </w:rPr>
          <w:t xml:space="preserve">Using shared macros</w:t>
        </w:r>
      </w:hyperlink>
      <w:r>
        <w:t xml:space="preserve">),</w:t>
      </w:r>
      <w:r>
        <w:t xml:space="preserve"> </w:t>
      </w:r>
      <w:r>
        <w:t xml:space="preserve">and record its meaning in that file’s</w:t>
      </w:r>
      <w:r>
        <w:t xml:space="preserve"> </w:t>
      </w:r>
      <w:r>
        <w:rPr>
          <w:rStyle w:val="VerbatimChar"/>
        </w:rPr>
        <w:t xml:space="preserve">interpretations.tsv</w:t>
      </w:r>
      <w:r>
        <w:t xml:space="preserve">.</w:t>
      </w:r>
    </w:p>
    <w:bookmarkEnd w:id="54"/>
    <w:bookmarkStart w:id="56" w:name="abstract-unused-subexpressions"/>
    <w:p>
      <w:pPr>
        <w:pStyle w:val="Heading2"/>
      </w:pPr>
      <w:r>
        <w:t xml:space="preserve">10 Abstracting sub-expressions you are not manipulating</w:t>
      </w:r>
    </w:p>
    <w:p>
      <w:pPr>
        <w:pStyle w:val="FirstParagraph"/>
      </w:pPr>
      <w:r>
        <w:t xml:space="preserve">Replace each sub-expression that you are not manipulating with a symbol that stands for it.</w:t>
      </w:r>
      <w:r>
        <w:t xml:space="preserve"> </w:t>
      </w:r>
      <w:r>
        <w:t xml:space="preserve">Keep a sub-expression written out only on the line where you are about to apply its definition, a rule or a theorem to it.</w:t>
      </w:r>
      <w:r>
        <w:t xml:space="preserve"> </w:t>
      </w:r>
      <w:r>
        <w:t xml:space="preserve">Every other line shows the symbol.</w:t>
      </w:r>
    </w:p>
    <w:p>
      <w:pPr>
        <w:pStyle w:val="BodyText"/>
      </w:pPr>
      <w:r>
        <w:t xml:space="preserve">This is one case of</w:t>
      </w:r>
      <w:r>
        <w:t xml:space="preserve"> </w:t>
      </w:r>
      <w:hyperlink w:anchor="making-expressions-concise">
        <w:r>
          <w:rPr>
            <w:rStyle w:val="Hyperlink"/>
          </w:rPr>
          <w:t xml:space="preserve">making each expression as concise as possible</w:t>
        </w:r>
      </w:hyperlink>
      <w:r>
        <w:t xml:space="preserve">.</w:t>
      </w:r>
      <w:r>
        <w:t xml:space="preserve"> </w:t>
      </w:r>
      <w:r>
        <w:t xml:space="preserve">It also asks for the habit behind that advice:</w:t>
      </w:r>
      <w:r>
        <w:t xml:space="preserve"> </w:t>
      </w:r>
      <w:r>
        <w:t xml:space="preserve">split a long expression into short named pieces,</w:t>
      </w:r>
      <w:r>
        <w:t xml:space="preserve"> </w:t>
      </w:r>
      <w:r>
        <w:t xml:space="preserve">and give each piece the symbol or</w:t>
      </w:r>
      <w:r>
        <w:t xml:space="preserve"> </w:t>
      </w:r>
      <w:hyperlink w:anchor="using-shared-macros">
        <w:r>
          <w:rPr>
            <w:rStyle w:val="Hyperlink"/>
          </w:rPr>
          <w:t xml:space="preserve">shared macro</w:t>
        </w:r>
      </w:hyperlink>
      <w:r>
        <w:t xml:space="preserve"> </w:t>
      </w:r>
      <w:r>
        <w:t xml:space="preserve">that names its concept.</w:t>
      </w:r>
    </w:p>
    <w:p>
      <w:pPr>
        <w:pStyle w:val="BodyText"/>
      </w:pPr>
      <w:r>
        <w:t xml:space="preserve">Choose the symbol to match the thing it names.</w:t>
      </w:r>
      <w:r>
        <w:t xml:space="preserve"> </w:t>
      </w:r>
      <w:r>
        <w:t xml:space="preserve">For the population mean</w:t>
      </w:r>
      <w:r>
        <w:t xml:space="preserve"> </w:t>
      </w:r>
      <w:r>
        <w:t xml:space="preserve">$\E{X}$</w:t>
      </w:r>
      <w:r>
        <w:t xml:space="preserve">, write</w:t>
      </w:r>
      <w:r>
        <w:t xml:space="preserve"> </w:t>
      </w:r>
      <m:oMath>
        <m:r>
          <m:t>μ</m:t>
        </m:r>
      </m:oMath>
      <w:r>
        <w:t xml:space="preserve">.</w:t>
      </w:r>
      <w:r>
        <w:t xml:space="preserve"> </w:t>
      </w:r>
      <w:r>
        <w:t xml:space="preserve">Add a subscript, such as</w:t>
      </w:r>
      <w:r>
        <w:t xml:space="preserve"> </w:t>
      </w:r>
      <m:oMath>
        <m:sSub>
          <m:e>
            <m:r>
              <m:t>μ</m:t>
            </m:r>
          </m:e>
          <m:sub>
            <m:r>
              <m:t>X</m:t>
            </m:r>
          </m:sub>
        </m:sSub>
      </m:oMath>
      <w:r>
        <w:t xml:space="preserve">, only when the context holds a second mean and the reader could confuse the two.</w:t>
      </w:r>
      <w:r>
        <w:t xml:space="preserve"> </w:t>
      </w:r>
      <w:r>
        <w:t xml:space="preserve">State the abstraction once, in a sentence such as</w:t>
      </w:r>
      <w:r>
        <w:t xml:space="preserve"> </w:t>
      </w:r>
      <w:r>
        <w:t xml:space="preserve">“Let</w:t>
      </w:r>
      <w:r>
        <w:t xml:space="preserve"> </w:t>
      </w:r>
      <w:r>
        <w:t xml:space="preserve">$\mu = \E{X}$</w:t>
      </w:r>
      <w:r>
        <w:t xml:space="preserve">”</w:t>
      </w:r>
      <w:r>
        <w:t xml:space="preserve">,</w:t>
      </w:r>
      <w:r>
        <w:t xml:space="preserve"> </w:t>
      </w:r>
      <w:r>
        <w:t xml:space="preserve">before the first line that uses the symbol.</w:t>
      </w:r>
    </w:p>
    <w:bookmarkStart w:id="55" w:name="exm-abstract-unused-subexpressions"/>
    <w:p>
      <w:pPr>
        <w:pStyle w:val="BodyText"/>
      </w:pPr>
      <w:r>
        <w:rPr>
          <w:b/>
          <w:bCs/>
        </w:rPr>
        <w:t xml:space="preserve">Example 21 (Abstracting the population mean)</w:t>
      </w:r>
      <w:r>
        <w:t xml:space="preserve"> </w:t>
      </w:r>
      <w:r>
        <w:t xml:space="preserve">Suppose a derivation expands the variance of a random variable</w:t>
      </w:r>
      <w:r>
        <w:t xml:space="preserve"> </w:t>
      </w:r>
      <m:oMath>
        <m:r>
          <m:t>X</m:t>
        </m:r>
      </m:oMath>
      <w:r>
        <w:t xml:space="preserve">.</w:t>
      </w:r>
    </w:p>
    <w:p>
      <w:pPr>
        <w:pStyle w:val="BlockText"/>
      </w:pPr>
      <w:r>
        <w:t xml:space="preserve">❌</w:t>
      </w:r>
    </w:p>
    <w:p>
      <w:pPr>
        <w:pStyle w:val="BlockText"/>
      </w:pPr>
      <w:r>
        <w:t xml:space="preserve">$$
    \begin{aligned}
    \E{\paren{X - \E{X}}^2}
    &amp;= \E{X^2 - 2 X \E{X} + \E{X}^2}\\
    &amp;= \E{X^2} - 2 \E{X} \E{X} + \E{X}^2
    \end{aligned}
    $$</w:t>
      </w:r>
    </w:p>
    <w:p>
      <w:pPr>
        <w:pStyle w:val="BlockText"/>
      </w:pPr>
      <w:r>
        <w:t xml:space="preserve">✅ Let</w:t>
      </w:r>
      <w:r>
        <w:t xml:space="preserve"> </w:t>
      </w:r>
      <w:r>
        <w:t xml:space="preserve">$\mu = \E{X}$</w:t>
      </w:r>
      <w:r>
        <w:t xml:space="preserve">.</w:t>
      </w:r>
    </w:p>
    <w:p>
      <w:pPr>
        <w:pStyle w:val="BlockText"/>
      </w:pPr>
      <w:r>
        <w:t xml:space="preserve">$$
    \begin{aligned}
    \E{\paren{X - \mu}^2}
    &amp;= \E{X^2 - 2 \mu X + \mu^2}
    &amp;&amp; \text{(expand the square)}\\
    &amp;= \E{X^2} - 2 \mu \E{X} + \mu^2
    &amp;&amp; \text{(linearity of expectation)}\\
    &amp;= \E{X^2} - 2 \mu \mu + \mu^2
    &amp;&amp; \text{(definition of } \mu \text{)}\\
    &amp;= \E{X^2} - \mu^2
    &amp;&amp; \text{(combine like terms)}
    \end{aligned}
    $$</w:t>
      </w:r>
    </w:p>
    <w:p>
      <w:pPr>
        <w:pStyle w:val="FirstParagraph"/>
      </w:pPr>
      <w:r>
        <w:t xml:space="preserve">In the ❌ version,</w:t>
      </w:r>
      <w:r>
        <w:t xml:space="preserve"> </w:t>
      </w:r>
      <w:r>
        <w:t xml:space="preserve">$\E{X}$</w:t>
      </w:r>
      <w:r>
        <w:t xml:space="preserve"> </w:t>
      </w:r>
      <w:r>
        <w:t xml:space="preserve">is a constant that no step manipulates until the last one,</w:t>
      </w:r>
      <w:r>
        <w:t xml:space="preserve"> </w:t>
      </w:r>
      <w:r>
        <w:t xml:space="preserve">yet it clutters every line.</w:t>
      </w:r>
      <w:r>
        <w:t xml:space="preserve"> </w:t>
      </w:r>
      <w:r>
        <w:t xml:space="preserve">In the ✅ version, only the line that uses the definition of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needs to know what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stands for.</w:t>
      </w:r>
    </w:p>
    <w:bookmarkEnd w:id="55"/>
    <w:bookmarkEnd w:id="56"/>
    <w:bookmarkStart w:id="58" w:name="writing-dot-products"/>
    <w:p>
      <w:pPr>
        <w:pStyle w:val="Heading2"/>
      </w:pPr>
      <w:r>
        <w:t xml:space="preserve">11 Writing dot products</w:t>
      </w:r>
    </w:p>
    <w:p>
      <w:pPr>
        <w:pStyle w:val="FirstParagraph"/>
      </w:pPr>
      <w:r>
        <w:t xml:space="preserve">When two vectors multiply to give a number,</w:t>
      </w:r>
      <w:r>
        <w:t xml:space="preserve"> </w:t>
      </w:r>
      <w:r>
        <w:t xml:space="preserve">write the product as a dot product,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  <w:r>
        <w:t xml:space="preserve"> </w:t>
      </w:r>
      <w:r>
        <w:t xml:space="preserve">Do not write it as a transpose product,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′</m:t>
            </m:r>
          </m:sup>
        </m:sSup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or with inner-product brackets,</w:t>
      </w:r>
      <w:r>
        <w:t xml:space="preserve"> </w:t>
      </w:r>
      <m:oMath>
        <m:r>
          <m:rPr>
            <m:sty m:val="p"/>
          </m:rPr>
          <m:t>⟨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⟩</m:t>
        </m:r>
      </m:oMath>
      <w:r>
        <w:t xml:space="preserve">.</w:t>
      </w:r>
      <w:r>
        <w:t xml:space="preserve"> </w:t>
      </w:r>
      <w:r>
        <w:t xml:space="preserve">The dot shows one operation on two vectors.</w:t>
      </w:r>
      <w:r>
        <w:t xml:space="preserve"> </w:t>
      </w:r>
      <w:r>
        <w:t xml:space="preserve">A transpose product asks the reader to picture a row vector times a column vector</w:t>
      </w:r>
      <w:r>
        <w:t xml:space="preserve"> </w:t>
      </w:r>
      <w:r>
        <w:t xml:space="preserve">and to work out that the result is a single number.</w:t>
      </w:r>
    </w:p>
    <w:bookmarkStart w:id="57" w:name="exm-dot-product"/>
    <w:p>
      <w:pPr>
        <w:pStyle w:val="BodyText"/>
      </w:pPr>
      <w:r>
        <w:rPr>
          <w:b/>
          <w:bCs/>
        </w:rPr>
        <w:t xml:space="preserve">Example 22 (Writing a dot product)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The model 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′</m:t>
            </m:r>
          </m:sup>
        </m:sSup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</w:p>
    <w:p>
      <w:pPr>
        <w:pStyle w:val="BlockText"/>
      </w:pPr>
      <w:r>
        <w:t xml:space="preserve">✅ The model 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</w:p>
    <w:p>
      <w:pPr>
        <w:pStyle w:val="FirstParagraph"/>
      </w:pPr>
      <w:r>
        <w:t xml:space="preserve">Both versions give the same number.</w:t>
      </w:r>
      <w:r>
        <w:t xml:space="preserve"> </w:t>
      </w:r>
      <w:r>
        <w:t xml:space="preserve">The ✅ version shows it as one product of two vectors.</w:t>
      </w:r>
      <w:r>
        <w:t xml:space="preserve"> </w:t>
      </w:r>
      <w:r>
        <w:t xml:space="preserve">In a group that uses shared macros (see</w:t>
      </w:r>
      <w:r>
        <w:t xml:space="preserve"> </w:t>
      </w:r>
      <w:hyperlink w:anchor="using-shared-macros">
        <w:r>
          <w:rPr>
            <w:rStyle w:val="Hyperlink"/>
          </w:rPr>
          <w:t xml:space="preserve">Using shared macros</w:t>
        </w:r>
      </w:hyperlink>
      <w:r>
        <w:t xml:space="preserve">),</w:t>
      </w:r>
      <w:r>
        <w:t xml:space="preserve"> </w:t>
      </w:r>
      <w:r>
        <w:t xml:space="preserve">write the ✅ version with the dot-product macro,</w:t>
      </w:r>
      <w:r>
        <w:t xml:space="preserve"> </w:t>
      </w:r>
      <w:r>
        <w:t xml:space="preserve">for example</w:t>
      </w:r>
      <w:r>
        <w:t xml:space="preserve"> </w:t>
      </w:r>
      <w:r>
        <w:rPr>
          <w:rStyle w:val="VerbatimChar"/>
        </w:rPr>
        <w:t xml:space="preserve">$\dprod{\vx}{\vbeta}$</w:t>
      </w:r>
      <w:r>
        <w:t xml:space="preserve">.</w:t>
      </w:r>
    </w:p>
    <w:bookmarkEnd w:id="57"/>
    <w:p>
      <w:pPr>
        <w:pStyle w:val="BodyText"/>
      </w:pPr>
      <w:r>
        <w:t xml:space="preserve">Keep the transpose where the product is not a dot product of two vectors:</w:t>
      </w:r>
    </w:p>
    <w:p>
      <w:pPr>
        <w:pStyle w:val="Compact"/>
        <w:numPr>
          <w:ilvl w:val="0"/>
          <w:numId w:val="1012"/>
        </w:numPr>
      </w:pPr>
      <w:r>
        <w:t xml:space="preserve">a product of matrices, such as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′</m:t>
            </m:r>
          </m:sup>
        </m:sSup>
        <m:r>
          <m:t>X</m:t>
        </m:r>
      </m:oMath>
    </w:p>
    <w:p>
      <w:pPr>
        <w:pStyle w:val="Compact"/>
        <w:numPr>
          <w:ilvl w:val="0"/>
          <w:numId w:val="1012"/>
        </w:numPr>
      </w:pPr>
      <w:r>
        <w:t xml:space="preserve">an outer product, such as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′</m:t>
            </m:r>
          </m:sup>
        </m:sSup>
      </m:oMath>
    </w:p>
    <w:p>
      <w:pPr>
        <w:pStyle w:val="Compact"/>
        <w:numPr>
          <w:ilvl w:val="0"/>
          <w:numId w:val="1012"/>
        </w:numPr>
      </w:pPr>
      <w:r>
        <w:t xml:space="preserve">a quadratic form, such as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′</m:t>
            </m:r>
          </m:sup>
        </m:sSup>
        <m:r>
          <m:t>A</m:t>
        </m:r>
        <m:acc>
          <m:accPr>
            <m:chr m:val="̃"/>
          </m:accPr>
          <m:e>
            <m:r>
              <m:t>x</m:t>
            </m:r>
          </m:e>
        </m:acc>
      </m:oMath>
    </w:p>
    <w:p>
      <w:pPr>
        <w:pStyle w:val="FirstParagraph"/>
      </w:pPr>
      <w:r>
        <w:t xml:space="preserve">Keep the inner-product brackets where the text means any inner product,</w:t>
      </w:r>
      <w:r>
        <w:t xml:space="preserve"> </w:t>
      </w:r>
      <w:r>
        <w:t xml:space="preserve">such as a definition of an inner product space.</w:t>
      </w:r>
    </w:p>
    <w:bookmarkEnd w:id="58"/>
    <w:bookmarkStart w:id="61" w:name="writing-out-notational-shorthands"/>
    <w:p>
      <w:pPr>
        <w:pStyle w:val="Heading2"/>
      </w:pPr>
      <w:r>
        <w:t xml:space="preserve">12 Writing out notational shorthands</w:t>
      </w:r>
    </w:p>
    <w:p>
      <w:pPr>
        <w:pStyle w:val="FirstParagraph"/>
      </w:pPr>
      <w:r>
        <w:t xml:space="preserve">A notational shorthand drops part of an expression</w:t>
      </w:r>
      <w:r>
        <w:t xml:space="preserve"> </w:t>
      </w:r>
      <w:r>
        <w:t xml:space="preserve">that the writer expects the reader to fill in.</w:t>
      </w:r>
      <w:r>
        <w:t xml:space="preserve"> </w:t>
      </w:r>
      <w:r>
        <w:t xml:space="preserve">The commonest case is leaving the limits off a sum, product, or integral,</w:t>
      </w:r>
      <w:r>
        <w:t xml:space="preserve"> </w:t>
      </w:r>
      <w:r>
        <w:t xml:space="preserve">as in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In permanent writing (notes, papers, and published slides),</w:t>
      </w:r>
      <w:r>
        <w:t xml:space="preserve"> </w:t>
      </w:r>
      <w:r>
        <w:t xml:space="preserve">write the full form instead: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the set of values 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can take.</w:t>
      </w:r>
    </w:p>
    <w:p>
      <w:pPr>
        <w:pStyle w:val="BodyText"/>
      </w:pPr>
      <w:r>
        <w:t xml:space="preserve">The full form costs the writer a few characters</w:t>
      </w:r>
      <w:r>
        <w:t xml:space="preserve"> </w:t>
      </w:r>
      <w:r>
        <w:t xml:space="preserve">and saves every reader a guess.</w:t>
      </w:r>
      <w:r>
        <w:t xml:space="preserve"> </w:t>
      </w:r>
      <w:r>
        <w:t xml:space="preserve">A reader who sees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</m:sub>
          <m:sup>
            <m:r>
              <m:t>​</m:t>
            </m:r>
          </m:sup>
          <m:e>
            <m:r>
              <m:t>​</m:t>
            </m:r>
          </m:e>
        </m:nary>
      </m:oMath>
      <w:r>
        <w:t xml:space="preserve"> </w:t>
      </w:r>
      <w:r>
        <w:t xml:space="preserve">has to work out which values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the sum runs over,</w:t>
      </w:r>
      <w:r>
        <w:t xml:space="preserve"> </w:t>
      </w:r>
      <w:r>
        <w:t xml:space="preserve">and readers who work out different answers</w:t>
      </w:r>
      <w:r>
        <w:t xml:space="preserve"> </w:t>
      </w:r>
      <w:r>
        <w:t xml:space="preserve">will disagree about what the expression means.</w:t>
      </w:r>
      <w:r>
        <w:t xml:space="preserve"> </w:t>
      </w:r>
      <w:r>
        <w:t xml:space="preserve">The full form also exposes mistakes.</w:t>
      </w:r>
      <w:r>
        <w:t xml:space="preserve"> </w:t>
      </w:r>
      <w:r>
        <w:t xml:space="preserve">If a count variable takes only non-negative values,</w:t>
      </w:r>
      <w:r>
        <w:t xml:space="preserve"> </w:t>
      </w:r>
      <w:r>
        <w:t xml:space="preserve">a sum written as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Z</m:t>
            </m:r>
          </m:sub>
          <m:sup>
            <m:r>
              <m:t>​</m:t>
            </m:r>
          </m:sup>
          <m:e>
            <m:r>
              <m:t>​</m:t>
            </m:r>
          </m:e>
        </m:nary>
      </m:oMath>
      <w:r>
        <w:t xml:space="preserve"> </w:t>
      </w:r>
      <w:r>
        <w:t xml:space="preserve">shows the wrong set at a glance,</w:t>
      </w:r>
      <w:r>
        <w:t xml:space="preserve"> </w:t>
      </w:r>
      <w:r>
        <w:t xml:space="preserve">while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</m:sub>
          <m:sup>
            <m:r>
              <m:t>​</m:t>
            </m:r>
          </m:sup>
          <m:e>
            <m:r>
              <m:t>​</m:t>
            </m:r>
          </m:e>
        </m:nary>
      </m:oMath>
      <w:r>
        <w:t xml:space="preserve"> </w:t>
      </w:r>
      <w:r>
        <w:t xml:space="preserve">hides the same mistake.</w:t>
      </w:r>
    </w:p>
    <w:p>
      <w:pPr>
        <w:pStyle w:val="BodyText"/>
      </w:pPr>
      <w:r>
        <w:t xml:space="preserve">Give the limits of every sum, product, and integral,</w:t>
      </w:r>
      <w:r>
        <w:t xml:space="preserve"> </w:t>
      </w:r>
      <w:r>
        <w:t xml:space="preserve">and state the set that any other index runs over.</w:t>
      </w:r>
      <w:r>
        <w:t xml:space="preserve"> </w:t>
      </w:r>
      <w:r>
        <w:t xml:space="preserve">Board work during a lecture is often less complete,</w:t>
      </w:r>
      <w:r>
        <w:t xml:space="preserve"> </w:t>
      </w:r>
      <w:r>
        <w:t xml:space="preserve">but it should still aim for the full form.</w:t>
      </w:r>
      <w:r>
        <w:t xml:space="preserve"> </w:t>
      </w:r>
      <w:r>
        <w:t xml:space="preserve">The</w:t>
      </w:r>
      <w:r>
        <w:t xml:space="preserve"> </w:t>
      </w:r>
      <w:hyperlink r:id="rId59">
        <w:r>
          <w:rPr>
            <w:rStyle w:val="Hyperlink"/>
          </w:rPr>
          <w:t xml:space="preserve">notation page of the</w:t>
        </w:r>
        <w:r>
          <w:rPr>
            <w:rStyle w:val="Hyperlink"/>
          </w:rPr>
          <w:t xml:space="preserve"> </w:t>
        </w:r>
        <w:r>
          <w:rPr>
            <w:rStyle w:val="Hyperlink"/>
            <w:i/>
            <w:iCs/>
          </w:rPr>
          <w:t xml:space="preserve">Math for Data Science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notes</w:t>
        </w:r>
      </w:hyperlink>
      <w:r>
        <w:t xml:space="preserve"> </w:t>
      </w:r>
      <w:r>
        <w:t xml:space="preserve">catalogs common shorthands and their full forms.</w:t>
      </w:r>
    </w:p>
    <w:bookmarkStart w:id="60" w:name="exm-notational-shorthand"/>
    <w:p>
      <w:pPr>
        <w:pStyle w:val="BodyText"/>
      </w:pPr>
      <w:r>
        <w:rPr>
          <w:b/>
          <w:bCs/>
        </w:rPr>
        <w:t xml:space="preserve">Example 23 (Writing out the limits of a sum and the range of an index)</w:t>
      </w:r>
      <w:r>
        <w:t xml:space="preserve"> </w:t>
      </w:r>
      <w:r>
        <w:t xml:space="preserve">For a discrete random variable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lockText"/>
      </w:pPr>
      <w:r>
        <w:t xml:space="preserve">❌</w:t>
      </w:r>
      <w:r>
        <w:t xml:space="preserve"> </w:t>
      </w:r>
      <m:oMath>
        <m:r>
          <m:rPr>
            <m:nor/>
            <m:sty m:val="p"/>
          </m:rPr>
          <m:t>E</m:t>
        </m:r>
        <m:r>
          <m:rPr>
            <m:sty m:val="p"/>
          </m:rPr>
          <m:t>[</m:t>
        </m:r>
        <m:r>
          <m:t>X</m:t>
        </m:r>
        <m:r>
          <m:rPr>
            <m:sty m:val="p"/>
          </m:rPr>
          <m:t>]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</m:sub>
          <m:sup>
            <m:r>
              <m:t>​</m:t>
            </m:r>
          </m:sup>
          <m:e>
            <m:r>
              <m:t>x</m:t>
            </m:r>
          </m:e>
        </m:nary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</w:p>
    <w:p>
      <w:pPr>
        <w:pStyle w:val="BlockText"/>
      </w:pPr>
      <w:r>
        <w:t xml:space="preserve">✅</w:t>
      </w:r>
      <w:r>
        <w:t xml:space="preserve"> </w:t>
      </w:r>
      <m:oMath>
        <m:r>
          <m:rPr>
            <m:nor/>
            <m:sty m:val="p"/>
          </m:rPr>
          <m:t>E</m:t>
        </m:r>
        <m:r>
          <m:rPr>
            <m:sty m:val="p"/>
          </m:rPr>
          <m:t>[</m:t>
        </m:r>
        <m:r>
          <m:t>X</m:t>
        </m:r>
        <m:r>
          <m:rPr>
            <m:sty m:val="p"/>
          </m:rPr>
          <m:t>]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sub>
          <m:sup>
            <m:r>
              <m:t>​</m:t>
            </m:r>
          </m:sup>
          <m:e>
            <m:r>
              <m:t>x</m:t>
            </m:r>
          </m:e>
        </m:nary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</w:p>
    <w:p>
      <w:pPr>
        <w:pStyle w:val="FirstParagraph"/>
      </w:pPr>
      <w:r>
        <w:t xml:space="preserve">For the likelihood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independent observations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:</w:t>
      </w:r>
    </w:p>
    <w:p>
      <w:pPr>
        <w:pStyle w:val="BlockText"/>
      </w:pPr>
      <w:r>
        <w:t xml:space="preserve">❌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∏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;</m:t>
        </m:r>
        <m:r>
          <m:t>θ</m:t>
        </m:r>
        <m:r>
          <m:rPr>
            <m:sty m:val="p"/>
          </m:rPr>
          <m:t>)</m:t>
        </m:r>
      </m:oMath>
    </w:p>
    <w:p>
      <w:pPr>
        <w:pStyle w:val="BlockText"/>
      </w:pPr>
      <w:r>
        <w:t xml:space="preserve">✅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∏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;</m:t>
        </m:r>
        <m:r>
          <m:t>θ</m:t>
        </m:r>
        <m:r>
          <m:rPr>
            <m:sty m:val="p"/>
          </m:rPr>
          <m:t>)</m:t>
        </m:r>
      </m:oMath>
    </w:p>
    <w:p>
      <w:pPr>
        <w:pStyle w:val="FirstParagraph"/>
      </w:pPr>
      <w:r>
        <w:t xml:space="preserve">Each full form tells the reader</w:t>
      </w:r>
      <w:r>
        <w:t xml:space="preserve"> </w:t>
      </w:r>
      <w:r>
        <w:t xml:space="preserve">the set the operator runs over:</w:t>
      </w:r>
      <w:r>
        <w:t xml:space="preserve"> </w:t>
      </w:r>
      <w:r>
        <w:t xml:space="preserve">the values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can take,</w:t>
      </w:r>
      <w:r>
        <w:t xml:space="preserve"> </w:t>
      </w:r>
      <w:r>
        <w:t xml:space="preserve">and the indices of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observations.</w:t>
      </w:r>
    </w:p>
    <w:bookmarkEnd w:id="60"/>
    <w:bookmarkEnd w:id="61"/>
    <w:bookmarkStart w:id="65" w:name="stating-assumptions-before-using-them"/>
    <w:p>
      <w:pPr>
        <w:pStyle w:val="Heading2"/>
      </w:pPr>
      <w:r>
        <w:t xml:space="preserve">13 Stating assumptions before using them</w:t>
      </w:r>
    </w:p>
    <w:p>
      <w:pPr>
        <w:pStyle w:val="FirstParagraph"/>
      </w:pPr>
      <w:r>
        <w:t xml:space="preserve">State each assumption before the step that uses it.</w:t>
      </w:r>
      <w:r>
        <w:t xml:space="preserve"> </w:t>
      </w:r>
      <w:r>
        <w:t xml:space="preserve">A reader processes a derivation line by line,</w:t>
      </w:r>
      <w:r>
        <w:t xml:space="preserve"> </w:t>
      </w:r>
      <w:r>
        <w:t xml:space="preserve">and a condition that arrives after the line it governs</w:t>
      </w:r>
      <w:r>
        <w:t xml:space="preserve"> </w:t>
      </w:r>
      <w:r>
        <w:t xml:space="preserve">forces them to go back and reread that line with the condition in mind.</w:t>
      </w:r>
      <w:r>
        <w:t xml:space="preserve"> </w:t>
      </w:r>
      <w:r>
        <w:t xml:space="preserve">A first-time reader may not realize the line was incomplete,</w:t>
      </w:r>
      <w:r>
        <w:t xml:space="preserve"> </w:t>
      </w:r>
      <w:r>
        <w:t xml:space="preserve">and may conclude that the step is wrong or unjustified.</w:t>
      </w:r>
    </w:p>
    <w:p>
      <w:pPr>
        <w:pStyle w:val="BodyText"/>
      </w:pPr>
      <w:r>
        <w:t xml:space="preserve">This covers every kind of condition:</w:t>
      </w:r>
    </w:p>
    <w:p>
      <w:pPr>
        <w:pStyle w:val="Compact"/>
        <w:numPr>
          <w:ilvl w:val="0"/>
          <w:numId w:val="1013"/>
        </w:numPr>
      </w:pPr>
      <w:r>
        <w:t xml:space="preserve">a restriction on a variable (</w:t>
      </w:r>
      <w:r>
        <w:t xml:space="preserve">“for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2</m:t>
        </m:r>
      </m:oMath>
      <w:r>
        <w:t xml:space="preserve">”</w:t>
      </w:r>
      <w:r>
        <w:t xml:space="preserve">);</w:t>
      </w:r>
    </w:p>
    <w:p>
      <w:pPr>
        <w:pStyle w:val="Compact"/>
        <w:numPr>
          <w:ilvl w:val="0"/>
          <w:numId w:val="1013"/>
        </w:numPr>
      </w:pPr>
      <w:r>
        <w:t xml:space="preserve">a hypothesis of a theorem;</w:t>
      </w:r>
    </w:p>
    <w:p>
      <w:pPr>
        <w:pStyle w:val="Compact"/>
        <w:numPr>
          <w:ilvl w:val="0"/>
          <w:numId w:val="1013"/>
        </w:numPr>
      </w:pPr>
      <w:r>
        <w:t xml:space="preserve">a case split;</w:t>
      </w:r>
    </w:p>
    <w:p>
      <w:pPr>
        <w:pStyle w:val="Compact"/>
        <w:numPr>
          <w:ilvl w:val="0"/>
          <w:numId w:val="1013"/>
        </w:numPr>
      </w:pPr>
      <w:r>
        <w:t xml:space="preserve">a fact that a step relies on.</w:t>
      </w:r>
    </w:p>
    <w:p>
      <w:pPr>
        <w:pStyle w:val="FirstParagraph"/>
      </w:pPr>
      <w:r>
        <w:t xml:space="preserve">Introduce the variable and its constraint together,</w:t>
      </w:r>
      <w:r>
        <w:t xml:space="preserve"> </w:t>
      </w:r>
      <w:r>
        <w:t xml:space="preserve">as in</w:t>
      </w:r>
      <w:r>
        <w:t xml:space="preserve"> </w:t>
      </w:r>
      <w:r>
        <w:t xml:space="preserve">“let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2</m:t>
        </m:r>
      </m:oMath>
      <w:r>
        <w:t xml:space="preserve">”</w:t>
      </w:r>
      <w:r>
        <w:t xml:space="preserve">,</w:t>
      </w:r>
      <w:r>
        <w:t xml:space="preserve"> </w:t>
      </w:r>
      <w:r>
        <w:t xml:space="preserve">then write the steps that need the constraint.</w:t>
      </w:r>
      <w:r>
        <w:t xml:space="preserve"> </w:t>
      </w:r>
      <w:r>
        <w:t xml:space="preserve">When a step uses a fact proved earlier,</w:t>
      </w:r>
      <w:r>
        <w:t xml:space="preserve"> </w:t>
      </w:r>
      <w:r>
        <w:t xml:space="preserve">cite it in the justification on that line.</w:t>
      </w:r>
    </w:p>
    <w:p>
      <w:pPr>
        <w:pStyle w:val="BodyText"/>
      </w:pPr>
      <w:ins w:id="3" w:author="PR Preview" w:date="2026-01-01T00:00:00Z">
        <w:r>
          <w:t xml:space="preserve">An assumptions list and a notation list are different lists:</w:t>
        </w:r>
      </w:ins>
    </w:p>
    <w:p>
      <w:pPr>
        <w:pStyle w:val="Compact"/>
        <w:numPr>
          <w:ilvl w:val="0"/>
          <w:numId w:val="1014"/>
        </w:numPr>
      </w:pPr>
      <w:ins w:id="4" w:author="PR Preview" w:date="2026-01-01T00:00:00Z">
        <w:r>
          <w:t xml:space="preserve">An assumptions list states conditions that the result depends on.</w:t>
        </w:r>
      </w:ins>
      <w:ins w:id="5" w:author="PR Preview" w:date="2026-01-01T00:00:00Z">
        <w:r>
          <w:t xml:space="preserve"> </w:t>
        </w:r>
      </w:ins>
      <w:ins w:id="6" w:author="PR Preview" w:date="2026-01-01T00:00:00Z">
        <w:r>
          <w:t xml:space="preserve">Write it as a bullet list under</w:t>
        </w:r>
      </w:ins>
      <w:ins w:id="7" w:author="PR Preview" w:date="2026-01-01T00:00:00Z">
        <w:r>
          <w:t xml:space="preserve"> </w:t>
        </w:r>
      </w:ins>
      <w:ins w:id="8" w:author="PR Preview" w:date="2026-01-01T00:00:00Z">
        <w:r>
          <w:t xml:space="preserve">“Assume:”</w:t>
        </w:r>
      </w:ins>
      <w:ins w:id="9" w:author="PR Preview" w:date="2026-01-01T00:00:00Z">
        <w:r>
          <w:t xml:space="preserve">.</w:t>
        </w:r>
      </w:ins>
    </w:p>
    <w:p>
      <w:pPr>
        <w:pStyle w:val="Compact"/>
        <w:numPr>
          <w:ilvl w:val="0"/>
          <w:numId w:val="1014"/>
        </w:numPr>
      </w:pPr>
      <w:ins w:id="10" w:author="PR Preview" w:date="2026-01-01T00:00:00Z">
        <w:r>
          <w:t xml:space="preserve">A notation list names objects.</w:t>
        </w:r>
      </w:ins>
      <w:ins w:id="11" w:author="PR Preview" w:date="2026-01-01T00:00:00Z">
        <w:r>
          <w:t xml:space="preserve"> </w:t>
        </w:r>
      </w:ins>
      <w:ins w:id="12" w:author="PR Preview" w:date="2026-01-01T00:00:00Z">
        <w:r>
          <w:t xml:space="preserve">Write it as a bullet list under</w:t>
        </w:r>
      </w:ins>
      <w:ins w:id="13" w:author="PR Preview" w:date="2026-01-01T00:00:00Z">
        <w:r>
          <w:t xml:space="preserve"> </w:t>
        </w:r>
      </w:ins>
      <w:ins w:id="14" w:author="PR Preview" w:date="2026-01-01T00:00:00Z">
        <w:r>
          <w:t xml:space="preserve">“Let:”</w:t>
        </w:r>
      </w:ins>
      <w:ins w:id="15" w:author="PR Preview" w:date="2026-01-01T00:00:00Z">
        <w:r>
          <w:t xml:space="preserve">.</w:t>
        </w:r>
      </w:ins>
    </w:p>
    <w:p>
      <w:pPr>
        <w:pStyle w:val="FirstParagraph"/>
      </w:pPr>
      <w:ins w:id="16" w:author="PR Preview" w:date="2026-01-01T00:00:00Z">
        <w:r>
          <w:t xml:space="preserve">Write the lead-in word once, before the list,</w:t>
        </w:r>
      </w:ins>
      <w:ins w:id="17" w:author="PR Preview" w:date="2026-01-01T00:00:00Z">
        <w:r>
          <w:t xml:space="preserve"> </w:t>
        </w:r>
      </w:ins>
      <w:ins w:id="18" w:author="PR Preview" w:date="2026-01-01T00:00:00Z">
        <w:r>
          <w:t xml:space="preserve">and make each bullet complete the lead-in sentence.</w:t>
        </w:r>
      </w:ins>
      <w:ins w:id="19" w:author="PR Preview" w:date="2026-01-01T00:00:00Z">
        <w:r>
          <w:t xml:space="preserve"> </w:t>
        </w:r>
      </w:ins>
      <w:ins w:id="20" w:author="PR Preview" w:date="2026-01-01T00:00:00Z">
        <w:r>
          <w:t xml:space="preserve">Do not repeat the word in every bullet,</w:t>
        </w:r>
      </w:ins>
      <w:ins w:id="21" w:author="PR Preview" w:date="2026-01-01T00:00:00Z">
        <w:r>
          <w:t xml:space="preserve"> </w:t>
        </w:r>
      </w:ins>
      <w:ins w:id="22" w:author="PR Preview" w:date="2026-01-01T00:00:00Z">
        <w:r>
          <w:t xml:space="preserve">and do not mix the two kinds of list in one list.</w:t>
        </w:r>
      </w:ins>
      <w:ins w:id="23" w:author="PR Preview" w:date="2026-01-01T00:00:00Z">
        <w:r>
          <w:t xml:space="preserve"> </w:t>
        </w:r>
      </w:ins>
      <w:ins w:id="24" w:author="PR Preview" w:date="2026-01-01T00:00:00Z">
        <w:r>
          <w:t xml:space="preserve">When both are needed,</w:t>
        </w:r>
      </w:ins>
      <w:ins w:id="25" w:author="PR Preview" w:date="2026-01-01T00:00:00Z">
        <w:r>
          <w:t xml:space="preserve"> </w:t>
        </w:r>
      </w:ins>
      <w:ins w:id="26" w:author="PR Preview" w:date="2026-01-01T00:00:00Z">
        <w:r>
          <w:t xml:space="preserve">write the notation list first,</w:t>
        </w:r>
      </w:ins>
      <w:ins w:id="27" w:author="PR Preview" w:date="2026-01-01T00:00:00Z">
        <w:r>
          <w:t xml:space="preserve"> </w:t>
        </w:r>
      </w:ins>
      <w:ins w:id="28" w:author="PR Preview" w:date="2026-01-01T00:00:00Z">
        <w:r>
          <w:t xml:space="preserve">because the assumptions use the names it introduces.</w:t>
        </w:r>
      </w:ins>
    </w:p>
    <w:bookmarkStart w:id="62" w:name="exm-assumptions-first"/>
    <w:p>
      <w:pPr>
        <w:pStyle w:val="BodyText"/>
      </w:pPr>
      <w:r>
        <w:rPr>
          <w:b/>
          <w:bCs/>
        </w:rPr>
        <w:t xml:space="preserve">Example 24 (Stating the restriction on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before using it)</w:t>
      </w:r>
      <w:r>
        <w:t xml:space="preserve"> </w:t>
      </w:r>
      <w:r>
        <w:t xml:space="preserve">To show that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is a strict local minimizer 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we show that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f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near 2 other than 2 itself.</w:t>
      </w:r>
    </w:p>
    <w:p>
      <w:pPr>
        <w:pStyle w:val="BlockText"/>
      </w:pPr>
      <w:r>
        <w:t xml:space="preserve">❌</w:t>
      </w:r>
    </w:p>
    <w:p>
      <w:pPr>
        <w:pStyle w:val="Block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(for every </m:t>
              </m:r>
              <m:r>
                <m:t>x</m:t>
              </m:r>
              <m:r>
                <m:rPr>
                  <m:sty m:val="p"/>
                </m:rPr>
                <m:t>≠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BlockText"/>
      </w:pPr>
      <w:r>
        <w:t xml:space="preserve">✅ Let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2</m:t>
        </m:r>
      </m:oMath>
      <w:r>
        <w:t xml:space="preserve">. Then</w:t>
      </w:r>
    </w:p>
    <w:p>
      <w:pPr>
        <w:pStyle w:val="Block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f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≠</m:t>
              </m:r>
              <m:r>
                <m:t>0</m:t>
              </m:r>
              <m:r>
                <m:rPr>
                  <m:nor/>
                  <m:sty m:val="p"/>
                </m:rPr>
                <m:t>, so its square is positive)</m:t>
              </m:r>
            </m:e>
          </m:eqArr>
        </m:oMath>
      </m:oMathPara>
    </w:p>
    <w:p>
      <w:pPr>
        <w:pStyle w:val="FirstParagraph"/>
      </w:pPr>
      <w:r>
        <w:t xml:space="preserve">In the ❌ version, the second line is false for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and the reader learns this only from the note at its end.</w:t>
      </w:r>
      <w:r>
        <w:t xml:space="preserve"> </w:t>
      </w:r>
      <w:r>
        <w:t xml:space="preserve">In the ✅ version,</w:t>
      </w:r>
      <w:r>
        <w:t xml:space="preserve"> </w:t>
      </w:r>
      <w:r>
        <w:t xml:space="preserve">“let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2</m:t>
        </m:r>
      </m:oMath>
      <w:r>
        <w:t xml:space="preserve">”</w:t>
      </w:r>
      <w:r>
        <w:t xml:space="preserve"> </w:t>
      </w:r>
      <w:r>
        <w:t xml:space="preserve">comes first,</w:t>
      </w:r>
      <w:r>
        <w:t xml:space="preserve"> </w:t>
      </w:r>
      <w:r>
        <w:t xml:space="preserve">so the reader reads each line already knowing which values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it covers,</w:t>
      </w:r>
      <w:r>
        <w:t xml:space="preserve"> </w:t>
      </w:r>
      <w:r>
        <w:t xml:space="preserve">and the justification says exactly where the condition is used.</w:t>
      </w:r>
    </w:p>
    <w:bookmarkEnd w:id="62"/>
    <w:bookmarkStart w:id="63" w:name="exm-assumptions-bullet-list"/>
    <w:p>
      <w:pPr>
        <w:pStyle w:val="BodyText"/>
      </w:pPr>
      <w:ins w:id="29" w:author="PR Preview" w:date="2026-01-01T00:00:00Z">
        <w:r>
          <w:rPr>
            <w:b/>
            <w:bCs/>
          </w:rPr>
          <w:t xml:space="preserve">Example 25 (Writing several assumptions as one list)</w:t>
        </w:r>
      </w:ins>
      <w:ins w:id="30" w:author="PR Preview" w:date="2026-01-01T00:00:00Z">
        <w:r>
          <w:t xml:space="preserve"> </w:t>
        </w:r>
      </w:ins>
      <w:ins w:id="31" w:author="PR Preview" w:date="2026-01-01T00:00:00Z">
        <w:r>
          <w:t xml:space="preserve"> </w:t>
        </w:r>
      </w:ins>
    </w:p>
    <w:p>
      <w:pPr>
        <w:pStyle w:val="BlockText"/>
      </w:pPr>
      <w:ins w:id="32" w:author="PR Preview" w:date="2026-01-01T00:00:00Z">
        <w:r>
          <w:t xml:space="preserve">❌ Assume the sample size</w:t>
        </w:r>
      </w:ins>
      <w:ins w:id="33" w:author="PR Preview" w:date="2026-01-01T00:00:00Z">
        <w:r>
          <w:t xml:space="preserve"> </w:t>
        </w:r>
      </w:ins>
      <m:oMath>
        <m:r>
          <m:t>n</m:t>
        </m:r>
      </m:oMath>
      <w:ins w:id="34" w:author="PR Preview" w:date="2026-01-01T00:00:00Z">
        <w:r>
          <w:t xml:space="preserve"> </w:t>
        </w:r>
      </w:ins>
      <w:ins w:id="35" w:author="PR Preview" w:date="2026-01-01T00:00:00Z">
        <w:r>
          <w:t xml:space="preserve">is larger than</w:t>
        </w:r>
      </w:ins>
      <w:ins w:id="36" w:author="PR Preview" w:date="2026-01-01T00:00:00Z">
        <w:r>
          <w:t xml:space="preserve"> </w:t>
        </w:r>
      </w:ins>
      <m:oMath>
        <m:r>
          <m:t>30</m:t>
        </m:r>
      </m:oMath>
      <w:ins w:id="37" w:author="PR Preview" w:date="2026-01-01T00:00:00Z">
        <w:r>
          <w:t xml:space="preserve">.</w:t>
        </w:r>
      </w:ins>
      <w:ins w:id="38" w:author="PR Preview" w:date="2026-01-01T00:00:00Z">
        <w:r>
          <w:t xml:space="preserve"> </w:t>
        </w:r>
      </w:ins>
      <w:ins w:id="39" w:author="PR Preview" w:date="2026-01-01T00:00:00Z">
        <w:r>
          <w:t xml:space="preserve">Assume the observations are independent.</w:t>
        </w:r>
      </w:ins>
      <w:ins w:id="40" w:author="PR Preview" w:date="2026-01-01T00:00:00Z">
        <w:r>
          <w:t xml:space="preserve"> </w:t>
        </w:r>
      </w:ins>
      <w:ins w:id="41" w:author="PR Preview" w:date="2026-01-01T00:00:00Z">
        <w:r>
          <w:t xml:space="preserve">Assume the population variance</w:t>
        </w:r>
      </w:ins>
      <w:ins w:id="42" w:author="PR Preview" w:date="2026-01-01T00:00:00Z">
        <w:r>
          <w:t xml:space="preserve"> </w:t>
        </w:r>
      </w:ins>
      <m:oMath>
        <m:sSup>
          <m:e>
            <m:r>
              <m:t>σ</m:t>
            </m:r>
          </m:e>
          <m:sup>
            <m:r>
              <m:t>2</m:t>
            </m:r>
          </m:sup>
        </m:sSup>
      </m:oMath>
      <w:ins w:id="43" w:author="PR Preview" w:date="2026-01-01T00:00:00Z">
        <w:r>
          <w:t xml:space="preserve"> </w:t>
        </w:r>
      </w:ins>
      <w:ins w:id="44" w:author="PR Preview" w:date="2026-01-01T00:00:00Z">
        <w:r>
          <w:t xml:space="preserve">is finite.</w:t>
        </w:r>
      </w:ins>
    </w:p>
    <w:p>
      <w:pPr>
        <w:pStyle w:val="BlockText"/>
      </w:pPr>
      <w:ins w:id="45" w:author="PR Preview" w:date="2026-01-01T00:00:00Z">
        <w:r>
          <w:t xml:space="preserve">✅ Assume:</w:t>
        </w:r>
      </w:ins>
    </w:p>
    <w:p>
      <w:pPr>
        <w:pStyle w:val="Compact"/>
        <w:numPr>
          <w:ilvl w:val="0"/>
          <w:numId w:val="1015"/>
        </w:numPr>
      </w:pPr>
      <w:ins w:id="46" w:author="PR Preview" w:date="2026-01-01T00:00:00Z">
        <w:r>
          <w:t xml:space="preserve">the sample size</w:t>
        </w:r>
      </w:ins>
      <w:ins w:id="47" w:author="PR Preview" w:date="2026-01-01T00:00:00Z">
        <w:r>
          <w:t xml:space="preserve"> </w:t>
        </w:r>
      </w:ins>
      <m:oMath>
        <m:r>
          <m:t>n</m:t>
        </m:r>
      </m:oMath>
      <w:ins w:id="48" w:author="PR Preview" w:date="2026-01-01T00:00:00Z">
        <w:r>
          <w:t xml:space="preserve"> </w:t>
        </w:r>
      </w:ins>
      <w:ins w:id="49" w:author="PR Preview" w:date="2026-01-01T00:00:00Z">
        <w:r>
          <w:t xml:space="preserve">is larger than</w:t>
        </w:r>
      </w:ins>
      <w:ins w:id="50" w:author="PR Preview" w:date="2026-01-01T00:00:00Z">
        <w:r>
          <w:t xml:space="preserve"> </w:t>
        </w:r>
      </w:ins>
      <m:oMath>
        <m:r>
          <m:t>30</m:t>
        </m:r>
      </m:oMath>
      <w:ins w:id="51" w:author="PR Preview" w:date="2026-01-01T00:00:00Z">
        <w:r>
          <w:t xml:space="preserve">,</w:t>
        </w:r>
      </w:ins>
    </w:p>
    <w:p>
      <w:pPr>
        <w:pStyle w:val="Compact"/>
        <w:numPr>
          <w:ilvl w:val="0"/>
          <w:numId w:val="1015"/>
        </w:numPr>
      </w:pPr>
      <w:ins w:id="52" w:author="PR Preview" w:date="2026-01-01T00:00:00Z">
        <w:r>
          <w:t xml:space="preserve">the observations are independent, and</w:t>
        </w:r>
      </w:ins>
    </w:p>
    <w:p>
      <w:pPr>
        <w:pStyle w:val="Compact"/>
        <w:numPr>
          <w:ilvl w:val="0"/>
          <w:numId w:val="1015"/>
        </w:numPr>
      </w:pPr>
      <w:ins w:id="53" w:author="PR Preview" w:date="2026-01-01T00:00:00Z">
        <w:r>
          <w:t xml:space="preserve">the population variance</w:t>
        </w:r>
      </w:ins>
      <w:ins w:id="54" w:author="PR Preview" w:date="2026-01-01T00:00:00Z">
        <w:r>
          <w:t xml:space="preserve"> </w:t>
        </w:r>
      </w:ins>
      <m:oMath>
        <m:sSup>
          <m:e>
            <m:r>
              <m:t>σ</m:t>
            </m:r>
          </m:e>
          <m:sup>
            <m:r>
              <m:t>2</m:t>
            </m:r>
          </m:sup>
        </m:sSup>
      </m:oMath>
      <w:ins w:id="55" w:author="PR Preview" w:date="2026-01-01T00:00:00Z">
        <w:r>
          <w:t xml:space="preserve"> </w:t>
        </w:r>
      </w:ins>
      <w:ins w:id="56" w:author="PR Preview" w:date="2026-01-01T00:00:00Z">
        <w:r>
          <w:t xml:space="preserve">is finite.</w:t>
        </w:r>
      </w:ins>
    </w:p>
    <w:p>
      <w:pPr>
        <w:pStyle w:val="FirstParagraph"/>
      </w:pPr>
      <w:ins w:id="57" w:author="PR Preview" w:date="2026-01-01T00:00:00Z">
        <w:r>
          <w:t xml:space="preserve">The ✅ version writes</w:t>
        </w:r>
      </w:ins>
      <w:ins w:id="58" w:author="PR Preview" w:date="2026-01-01T00:00:00Z">
        <w:r>
          <w:t xml:space="preserve"> </w:t>
        </w:r>
      </w:ins>
      <w:ins w:id="59" w:author="PR Preview" w:date="2026-01-01T00:00:00Z">
        <w:r>
          <w:t xml:space="preserve">“Assume”</w:t>
        </w:r>
      </w:ins>
      <w:ins w:id="60" w:author="PR Preview" w:date="2026-01-01T00:00:00Z">
        <w:r>
          <w:t xml:space="preserve"> </w:t>
        </w:r>
      </w:ins>
      <w:ins w:id="61" w:author="PR Preview" w:date="2026-01-01T00:00:00Z">
        <w:r>
          <w:t xml:space="preserve">once,</w:t>
        </w:r>
      </w:ins>
      <w:ins w:id="62" w:author="PR Preview" w:date="2026-01-01T00:00:00Z">
        <w:r>
          <w:t xml:space="preserve"> </w:t>
        </w:r>
      </w:ins>
      <w:ins w:id="63" w:author="PR Preview" w:date="2026-01-01T00:00:00Z">
        <w:r>
          <w:t xml:space="preserve">and the bullets show that the three assumptions are parallel and separate.</w:t>
        </w:r>
      </w:ins>
    </w:p>
    <w:bookmarkEnd w:id="63"/>
    <w:bookmarkStart w:id="64" w:name="exm-notation-bullet-list"/>
    <w:p>
      <w:pPr>
        <w:pStyle w:val="BodyText"/>
      </w:pPr>
      <w:ins w:id="64" w:author="PR Preview" w:date="2026-01-01T00:00:00Z">
        <w:r>
          <w:rPr>
            <w:b/>
            <w:bCs/>
          </w:rPr>
          <w:t xml:space="preserve">Example 26 (Writing several names as one list)</w:t>
        </w:r>
      </w:ins>
      <w:ins w:id="65" w:author="PR Preview" w:date="2026-01-01T00:00:00Z">
        <w:r>
          <w:t xml:space="preserve"> </w:t>
        </w:r>
      </w:ins>
      <w:ins w:id="66" w:author="PR Preview" w:date="2026-01-01T00:00:00Z">
        <w:r>
          <w:t xml:space="preserve"> </w:t>
        </w:r>
      </w:ins>
    </w:p>
    <w:p>
      <w:pPr>
        <w:pStyle w:val="BlockText"/>
      </w:pPr>
      <w:ins w:id="67" w:author="PR Preview" w:date="2026-01-01T00:00:00Z">
        <w:r>
          <w:t xml:space="preserve">❌ Let</w:t>
        </w:r>
      </w:ins>
      <w:ins w:id="68" w:author="PR Preview" w:date="2026-01-01T00:00:00Z">
        <w:r>
          <w:t xml:space="preserve"> </w:t>
        </w:r>
      </w:ins>
      <m:oMath>
        <m:r>
          <m:t>n</m:t>
        </m:r>
      </m:oMath>
      <w:ins w:id="69" w:author="PR Preview" w:date="2026-01-01T00:00:00Z">
        <w:r>
          <w:t xml:space="preserve"> </w:t>
        </w:r>
      </w:ins>
      <w:ins w:id="70" w:author="PR Preview" w:date="2026-01-01T00:00:00Z">
        <w:r>
          <w:t xml:space="preserve">be the sample size.</w:t>
        </w:r>
      </w:ins>
      <w:ins w:id="71" w:author="PR Preview" w:date="2026-01-01T00:00:00Z">
        <w:r>
          <w:t xml:space="preserve"> </w:t>
        </w:r>
      </w:ins>
      <w:ins w:id="72" w:author="PR Preview" w:date="2026-01-01T00:00:00Z">
        <w:r>
          <w:t xml:space="preserve">Let</w:t>
        </w:r>
      </w:ins>
      <w:ins w:id="73" w:author="PR Preview" w:date="2026-01-01T00:00:00Z">
        <w:r>
          <w:t xml:space="preserve"> </w:t>
        </w:r>
      </w:ins>
      <m:oMath>
        <m:acc>
          <m:accPr>
            <m:chr m:val="‾"/>
          </m:accPr>
          <m:e>
            <m:r>
              <m:t>y</m:t>
            </m:r>
          </m:e>
        </m:acc>
      </m:oMath>
      <w:ins w:id="74" w:author="PR Preview" w:date="2026-01-01T00:00:00Z">
        <w:r>
          <w:t xml:space="preserve"> </w:t>
        </w:r>
      </w:ins>
      <w:ins w:id="75" w:author="PR Preview" w:date="2026-01-01T00:00:00Z">
        <w:r>
          <w:t xml:space="preserve">be the sample mean.</w:t>
        </w:r>
      </w:ins>
      <w:ins w:id="76" w:author="PR Preview" w:date="2026-01-01T00:00:00Z">
        <w:r>
          <w:t xml:space="preserve"> </w:t>
        </w:r>
      </w:ins>
      <w:ins w:id="77" w:author="PR Preview" w:date="2026-01-01T00:00:00Z">
        <w:r>
          <w:t xml:space="preserve">Let</w:t>
        </w:r>
      </w:ins>
      <w:ins w:id="78" w:author="PR Preview" w:date="2026-01-01T00:00:00Z">
        <w:r>
          <w:t xml:space="preserve"> </w:t>
        </w:r>
      </w:ins>
      <m:oMath>
        <m:r>
          <m:t>s</m:t>
        </m:r>
      </m:oMath>
      <w:ins w:id="79" w:author="PR Preview" w:date="2026-01-01T00:00:00Z">
        <w:r>
          <w:t xml:space="preserve"> </w:t>
        </w:r>
      </w:ins>
      <w:ins w:id="80" w:author="PR Preview" w:date="2026-01-01T00:00:00Z">
        <w:r>
          <w:t xml:space="preserve">be the sample standard deviation.</w:t>
        </w:r>
      </w:ins>
    </w:p>
    <w:p>
      <w:pPr>
        <w:pStyle w:val="BlockText"/>
      </w:pPr>
      <w:ins w:id="81" w:author="PR Preview" w:date="2026-01-01T00:00:00Z">
        <w:r>
          <w:t xml:space="preserve">✅ Let:</w:t>
        </w:r>
      </w:ins>
    </w:p>
    <w:p>
      <w:pPr>
        <w:pStyle w:val="Compact"/>
        <w:numPr>
          <w:ilvl w:val="0"/>
          <w:numId w:val="1016"/>
        </w:numPr>
      </w:pPr>
      <m:oMath>
        <m:r>
          <m:t>n</m:t>
        </m:r>
      </m:oMath>
      <w:ins w:id="82" w:author="PR Preview" w:date="2026-01-01T00:00:00Z">
        <w:r>
          <w:t xml:space="preserve"> </w:t>
        </w:r>
      </w:ins>
      <w:ins w:id="83" w:author="PR Preview" w:date="2026-01-01T00:00:00Z">
        <w:r>
          <w:t xml:space="preserve">be the sample size,</w:t>
        </w:r>
      </w:ins>
    </w:p>
    <w:p>
      <w:pPr>
        <w:pStyle w:val="Compact"/>
        <w:numPr>
          <w:ilvl w:val="0"/>
          <w:numId w:val="1016"/>
        </w:numPr>
      </w:pPr>
      <m:oMath>
        <m:acc>
          <m:accPr>
            <m:chr m:val="‾"/>
          </m:accPr>
          <m:e>
            <m:r>
              <m:t>y</m:t>
            </m:r>
          </m:e>
        </m:acc>
      </m:oMath>
      <w:ins w:id="84" w:author="PR Preview" w:date="2026-01-01T00:00:00Z">
        <w:r>
          <w:t xml:space="preserve"> </w:t>
        </w:r>
      </w:ins>
      <w:ins w:id="85" w:author="PR Preview" w:date="2026-01-01T00:00:00Z">
        <w:r>
          <w:t xml:space="preserve">be the sample mean, and</w:t>
        </w:r>
      </w:ins>
    </w:p>
    <w:p>
      <w:pPr>
        <w:pStyle w:val="Compact"/>
        <w:numPr>
          <w:ilvl w:val="0"/>
          <w:numId w:val="1016"/>
        </w:numPr>
      </w:pPr>
      <m:oMath>
        <m:r>
          <m:t>s</m:t>
        </m:r>
      </m:oMath>
      <w:ins w:id="86" w:author="PR Preview" w:date="2026-01-01T00:00:00Z">
        <w:r>
          <w:t xml:space="preserve"> </w:t>
        </w:r>
      </w:ins>
      <w:ins w:id="87" w:author="PR Preview" w:date="2026-01-01T00:00:00Z">
        <w:r>
          <w:t xml:space="preserve">be the sample standard deviation.</w:t>
        </w:r>
      </w:ins>
    </w:p>
    <w:p>
      <w:pPr>
        <w:pStyle w:val="FirstParagraph"/>
      </w:pPr>
      <w:ins w:id="88" w:author="PR Preview" w:date="2026-01-01T00:00:00Z">
        <w:r>
          <w:t xml:space="preserve">These bullets name objects and assume nothing about them,</w:t>
        </w:r>
      </w:ins>
      <w:ins w:id="89" w:author="PR Preview" w:date="2026-01-01T00:00:00Z">
        <w:r>
          <w:t xml:space="preserve"> </w:t>
        </w:r>
      </w:ins>
      <w:ins w:id="90" w:author="PR Preview" w:date="2026-01-01T00:00:00Z">
        <w:r>
          <w:t xml:space="preserve">so this is a notation list.</w:t>
        </w:r>
      </w:ins>
      <w:ins w:id="91" w:author="PR Preview" w:date="2026-01-01T00:00:00Z">
        <w:r>
          <w:t xml:space="preserve"> </w:t>
        </w:r>
      </w:ins>
      <w:ins w:id="92" w:author="PR Preview" w:date="2026-01-01T00:00:00Z">
        <w:r>
          <w:t xml:space="preserve">If the result also needed a condition such as a sample size</w:t>
        </w:r>
      </w:ins>
      <w:ins w:id="93" w:author="PR Preview" w:date="2026-01-01T00:00:00Z">
        <w:r>
          <w:t xml:space="preserve"> </w:t>
        </w:r>
      </w:ins>
      <m:oMath>
        <m:r>
          <m:t>n</m:t>
        </m:r>
      </m:oMath>
      <w:ins w:id="94" w:author="PR Preview" w:date="2026-01-01T00:00:00Z">
        <w:r>
          <w:t xml:space="preserve"> </w:t>
        </w:r>
      </w:ins>
      <w:ins w:id="95" w:author="PR Preview" w:date="2026-01-01T00:00:00Z">
        <w:r>
          <w:t xml:space="preserve">larger than</w:t>
        </w:r>
      </w:ins>
      <w:ins w:id="96" w:author="PR Preview" w:date="2026-01-01T00:00:00Z">
        <w:r>
          <w:t xml:space="preserve"> </w:t>
        </w:r>
      </w:ins>
      <m:oMath>
        <m:r>
          <m:t>30</m:t>
        </m:r>
      </m:oMath>
      <w:ins w:id="97" w:author="PR Preview" w:date="2026-01-01T00:00:00Z">
        <w:r>
          <w:t xml:space="preserve">,</w:t>
        </w:r>
      </w:ins>
      <w:ins w:id="98" w:author="PR Preview" w:date="2026-01-01T00:00:00Z">
        <w:r>
          <w:t xml:space="preserve"> </w:t>
        </w:r>
      </w:ins>
      <w:ins w:id="99" w:author="PR Preview" w:date="2026-01-01T00:00:00Z">
        <w:r>
          <w:t xml:space="preserve">a separate assumptions list after this one would state it.</w:t>
        </w:r>
      </w:ins>
    </w:p>
    <w:bookmarkEnd w:id="64"/>
    <w:bookmarkEnd w:id="6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" Type="http://schemas.openxmlformats.org/officeDocument/2006/relationships/image" Target="media/rId9.png"/><Relationship Id="rId17" Type="http://schemas.openxmlformats.org/officeDocument/2006/relationships/hyperlink" Target="citations-evidence.qmd#trivial-and-trivially" TargetMode="External"/><Relationship Id="rId40" Type="http://schemas.openxmlformats.org/officeDocument/2006/relationships/hyperlink" Target="defining-terms.qmd#guidelines-for-defining-terms" TargetMode="External"/><Relationship Id="rId34" Type="http://schemas.openxmlformats.org/officeDocument/2006/relationships/hyperlink" Target="https://morrison-lab.github.io/mds/functions.html#def-codomain" TargetMode="External"/><Relationship Id="rId33" Type="http://schemas.openxmlformats.org/officeDocument/2006/relationships/hyperlink" Target="https://morrison-lab.github.io/mds/functions.html#def-domain" TargetMode="External"/><Relationship Id="rId32" Type="http://schemas.openxmlformats.org/officeDocument/2006/relationships/hyperlink" Target="https://morrison-lab.github.io/mds/functions.html#def-function" TargetMode="External"/><Relationship Id="rId59" Type="http://schemas.openxmlformats.org/officeDocument/2006/relationships/hyperlink" Target="https://morrison-lab.github.io/mds/notation.html#sec-notational-shorthands" TargetMode="External"/><Relationship Id="rId27" Type="http://schemas.openxmlformats.org/officeDocument/2006/relationships/hyperlink" Target="notation.qmd#one-operation-per-step" TargetMode="External"/><Relationship Id="rId52" Type="http://schemas.openxmlformats.org/officeDocument/2006/relationships/hyperlink" Target="teaching.qmd#build-every-unit-from-smaller-atomic-units" TargetMode="External"/></Relationships>
</file>

<file path=word/_rels/footnotes.xml.rels><?xml version='1.0' encoding='UTF-8' standalone='yes'?>
<Relationships xmlns="http://schemas.openxmlformats.org/package/2006/relationships"><Relationship Id="rId17" Type="http://schemas.openxmlformats.org/officeDocument/2006/relationships/hyperlink" Target="citations-evidence.qmd#trivial-and-trivially" TargetMode="External"/><Relationship Id="rId40" Type="http://schemas.openxmlformats.org/officeDocument/2006/relationships/hyperlink" Target="defining-terms.qmd#guidelines-for-defining-terms" TargetMode="External"/><Relationship Id="rId34" Type="http://schemas.openxmlformats.org/officeDocument/2006/relationships/hyperlink" Target="https://morrison-lab.github.io/mds/functions.html#def-codomain" TargetMode="External"/><Relationship Id="rId33" Type="http://schemas.openxmlformats.org/officeDocument/2006/relationships/hyperlink" Target="https://morrison-lab.github.io/mds/functions.html#def-domain" TargetMode="External"/><Relationship Id="rId32" Type="http://schemas.openxmlformats.org/officeDocument/2006/relationships/hyperlink" Target="https://morrison-lab.github.io/mds/functions.html#def-function" TargetMode="External"/><Relationship Id="rId59" Type="http://schemas.openxmlformats.org/officeDocument/2006/relationships/hyperlink" Target="https://morrison-lab.github.io/mds/notation.html#sec-notational-shorthands" TargetMode="External"/><Relationship Id="rId27" Type="http://schemas.openxmlformats.org/officeDocument/2006/relationships/hyperlink" Target="notation.qmd#one-operation-per-step" TargetMode="External"/><Relationship Id="rId52" Type="http://schemas.openxmlformats.org/officeDocument/2006/relationships/hyperlink" Target="teaching.qmd#build-every-unit-from-smaller-atomic-unit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Mathematical notation</dc:title>
  <dc:creator/>
  <cp:keywords/>
  <dcterms:created xsi:type="dcterms:W3CDTF">2026-10-19T07:21:11Z</dcterms:created>
  <dcterms:modified xsi:type="dcterms:W3CDTF">2026-10-19T07:21:11Z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2026-10-19 00:17:02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