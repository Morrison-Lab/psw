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teaching</w:t>
      </w:r>
    </w:p>
    <w:p>
      <w:pPr>
        <w:pStyle w:val="Date"/>
      </w:pPr>
      <w:del w:id="1" w:author="PR Preview" w:date="2026-01-01T00:00:00Z">
        <w:r>
          <w:delText xml:space="preserve">Last modified: 2026-10-19 00:16:56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00:17:02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Lecture notes, slides, and problem sets teach rather than report.</w:t>
      </w:r>
      <w:r>
        <w:t xml:space="preserve"> </w:t>
      </w:r>
      <w:r>
        <w:t xml:space="preserve">The general rules for scientific writing in the other chapters still apply.</w:t>
      </w:r>
      <w:r>
        <w:t xml:space="preserve"> </w:t>
      </w:r>
      <w:r>
        <w:t xml:space="preserve">This chapter adds the rules that apply to teaching materials in particular.</w:t>
      </w:r>
    </w:p>
    <w:bookmarkStart w:id="13" w:name="X54d80540a68b433948113395869433e0fc9698c"/>
    <w:p>
      <w:pPr>
        <w:pStyle w:val="Heading2"/>
      </w:pPr>
      <w:r>
        <w:t xml:space="preserve">1 Build the lecture from exercises and solutions</w:t>
      </w:r>
    </w:p>
    <w:p>
      <w:pPr>
        <w:pStyle w:val="FirstParagraph"/>
      </w:pPr>
      <w:r>
        <w:t xml:space="preserve">Active learning, in which students work through tasks themselves during class,</w:t>
      </w:r>
      <w:r>
        <w:t xml:space="preserve"> </w:t>
      </w:r>
      <w:r>
        <w:t xml:space="preserve">improves exam performance over lecture alone</w:t>
      </w:r>
      <w:r>
        <w:t xml:space="preserve"> </w:t>
      </w:r>
      <w:r>
        <w:t xml:space="preserve">(Freeman et al. 2014)</w:t>
      </w:r>
      <w:r>
        <w:t xml:space="preserve">.</w:t>
      </w:r>
      <w:r>
        <w:t xml:space="preserve"> </w:t>
      </w:r>
      <w:r>
        <w:t xml:space="preserve">The exercise-first structure is this guide’s own convention</w:t>
      </w:r>
      <w:r>
        <w:t xml:space="preserve"> </w:t>
      </w:r>
      <w:r>
        <w:t xml:space="preserve">for putting that result into practice.</w:t>
      </w:r>
      <w:r>
        <w:t xml:space="preserve"> </w:t>
      </w:r>
      <w:r>
        <w:t xml:space="preserve">Pose each task as an exercise, give students time to try it, and then show the solution.</w:t>
      </w:r>
    </w:p>
    <w:p>
      <w:pPr>
        <w:pStyle w:val="Compact"/>
        <w:numPr>
          <w:ilvl w:val="0"/>
          <w:numId w:val="1001"/>
        </w:numPr>
      </w:pPr>
      <w:r>
        <w:t xml:space="preserve">Pose every data manipulation or analysis as an exercise,</w:t>
      </w:r>
      <w:r>
        <w:t xml:space="preserve"> </w:t>
      </w:r>
      <w:r>
        <w:t xml:space="preserve">and show the code in the solution.</w:t>
      </w:r>
      <w:r>
        <w:t xml:space="preserve"> </w:t>
      </w:r>
      <w:r>
        <w:t xml:space="preserve">Do not show the code first and explain it afterwards.</w:t>
      </w:r>
    </w:p>
    <w:p>
      <w:pPr>
        <w:pStyle w:val="Compact"/>
        <w:numPr>
          <w:ilvl w:val="0"/>
          <w:numId w:val="1001"/>
        </w:numPr>
      </w:pPr>
      <w:r>
        <w:t xml:space="preserve">Pose every calculation, derivation, or proof as an exercise,</w:t>
      </w:r>
      <w:r>
        <w:t xml:space="preserve"> </w:t>
      </w:r>
      <w:r>
        <w:t xml:space="preserve">and put the worked steps in the solution.</w:t>
      </w:r>
    </w:p>
    <w:p>
      <w:pPr>
        <w:pStyle w:val="Compact"/>
        <w:numPr>
          <w:ilvl w:val="0"/>
          <w:numId w:val="1001"/>
        </w:numPr>
      </w:pPr>
      <w:r>
        <w:t xml:space="preserve">Ask the question that a definition or theorem answers before stating it.</w:t>
      </w:r>
      <w:r>
        <w:t xml:space="preserve"> </w:t>
      </w:r>
      <w:r>
        <w:t xml:space="preserve">The solution answers informally, in plain words,</w:t>
      </w:r>
      <w:r>
        <w:t xml:space="preserve"> </w:t>
      </w:r>
      <w:r>
        <w:t xml:space="preserve">and the formal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 </w:t>
      </w:r>
      <w:r>
        <w:t xml:space="preserve">div follows the solution div.</w:t>
      </w:r>
    </w:p>
    <w:p>
      <w:pPr>
        <w:pStyle w:val="Compact"/>
        <w:numPr>
          <w:ilvl w:val="0"/>
          <w:numId w:val="1001"/>
        </w:numPr>
      </w:pPr>
      <w:r>
        <w:t xml:space="preserve">Give each bottom-level prompt its own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and its own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div,</w:t>
      </w:r>
      <w:r>
        <w:t xml:space="preserve"> </w:t>
      </w:r>
      <w:r>
        <w:t xml:space="preserve">in order, rather than one exercise with parts (a) through (e).</w:t>
      </w:r>
      <w:r>
        <w:t xml:space="preserve"> </w:t>
      </w:r>
      <w:r>
        <w:t xml:space="preserve">Later exercises can use earlier results through cross-references.</w:t>
      </w:r>
    </w:p>
    <w:p>
      <w:pPr>
        <w:pStyle w:val="Compact"/>
        <w:numPr>
          <w:ilvl w:val="0"/>
          <w:numId w:val="1001"/>
        </w:numPr>
      </w:pPr>
      <w:r>
        <w:t xml:space="preserve">On slides, put a slide break between an exercise and its solution,</w:t>
      </w:r>
      <w:r>
        <w:t xml:space="preserve"> </w:t>
      </w:r>
      <w:r>
        <w:t xml:space="preserve">so the prompt is on screen alone while students work.</w:t>
      </w:r>
    </w:p>
    <w:p>
      <w:pPr>
        <w:pStyle w:val="Compact"/>
        <w:numPr>
          <w:ilvl w:val="0"/>
          <w:numId w:val="1001"/>
        </w:numPr>
      </w:pPr>
      <w:r>
        <w:t xml:space="preserve">Give each solution the slug of its exercise, with</w:t>
      </w:r>
      <w:r>
        <w:t xml:space="preserve"> </w:t>
      </w:r>
      <w:r>
        <w:rPr>
          <w:rStyle w:val="VerbatimChar"/>
        </w:rPr>
        <w:t xml:space="preserve">sol-</w:t>
      </w:r>
      <w:r>
        <w:t xml:space="preserve"> </w:t>
      </w:r>
      <w:r>
        <w:t xml:space="preserve">in place of</w:t>
      </w:r>
      <w:r>
        <w:t xml:space="preserve"> </w:t>
      </w:r>
      <w:r>
        <w:rPr>
          <w:rStyle w:val="VerbatimChar"/>
        </w:rPr>
        <w:t xml:space="preserve">exr-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Put a hint in a callout titled</w:t>
      </w:r>
      <w:r>
        <w:t xml:space="preserve"> </w:t>
      </w:r>
      <w:r>
        <w:t xml:space="preserve">“Hint”</w:t>
      </w:r>
      <w:r>
        <w:t xml:space="preserve"> </w:t>
      </w:r>
      <w:r>
        <w:t xml:space="preserve">inside the exercise div,</w:t>
      </w:r>
      <w:r>
        <w:t xml:space="preserve"> </w:t>
      </w:r>
      <w:r>
        <w:t xml:space="preserve">not in italic text.</w:t>
      </w:r>
    </w:p>
    <w:bookmarkStart w:id="12" w:name="exm-exercise-before-definition"/>
    <w:p>
      <w:pPr>
        <w:pStyle w:val="FirstParagraph"/>
      </w:pPr>
      <w:r>
        <w:rPr>
          <w:b/>
          <w:bCs/>
        </w:rPr>
        <w:t xml:space="preserve">Example 1 (Asking before defining)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Generalization</w:t>
      </w:r>
      <w:r>
        <w:t xml:space="preserve"> </w:t>
      </w:r>
      <w:r>
        <w:t xml:space="preserve">is the ability of a model to perform well on new data.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{#exr-generalization}</w:t>
      </w:r>
      <w:r>
        <w:br/>
      </w:r>
      <w:r>
        <w:rPr>
          <w:rStyle w:val="NormalTok"/>
        </w:rPr>
        <w:t xml:space="preserve">What does it mean for a model to generalize?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{#sol-generalization}</w:t>
      </w:r>
      <w:r>
        <w:br/>
      </w:r>
      <w:r>
        <w:rPr>
          <w:rStyle w:val="NormalTok"/>
        </w:rPr>
        <w:t xml:space="preserve">A model generalizes when it predicts well on data it was not fit to.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{#def-generalization}</w:t>
      </w:r>
      <w:r>
        <w:br/>
      </w:r>
      <w:r>
        <w:rPr>
          <w:rStyle w:val="NormalTok"/>
        </w:rPr>
        <w:t xml:space="preserve">(the formal definition)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revised version lets students attempt the idea</w:t>
      </w:r>
      <w:r>
        <w:t xml:space="preserve"> </w:t>
      </w:r>
      <w:r>
        <w:t xml:space="preserve">before they see the formal definition.</w:t>
      </w:r>
    </w:p>
    <w:bookmarkEnd w:id="12"/>
    <w:bookmarkEnd w:id="13"/>
    <w:bookmarkStart w:id="17" w:name="Xb68f5757ebba706c680e7c5ed557ac14973d7af"/>
    <w:p>
      <w:pPr>
        <w:pStyle w:val="Heading2"/>
      </w:pPr>
      <w:r>
        <w:t xml:space="preserve">2 Build every unit from smaller atomic units</w:t>
      </w:r>
    </w:p>
    <w:p>
      <w:pPr>
        <w:pStyle w:val="FirstParagraph"/>
      </w:pPr>
      <w:r>
        <w:t xml:space="preserve">Make every unit of analysis as concise and minimal as possible.</w:t>
      </w:r>
      <w:r>
        <w:t xml:space="preserve"> </w:t>
      </w:r>
      <w:r>
        <w:t xml:space="preserve">The units are mathematical expressions and divs of every kind:</w:t>
      </w:r>
      <w:r>
        <w:t xml:space="preserve"> </w:t>
      </w:r>
      <w:r>
        <w:t xml:space="preserve">definitions, theorems, lemmas, corollaries, examples, remarks and proofs.</w:t>
      </w:r>
      <w:r>
        <w:t xml:space="preserve"> </w:t>
      </w:r>
      <w:r>
        <w:t xml:space="preserve">When a unit grows complicated, do not write the complexity into it.</w:t>
      </w:r>
      <w:r>
        <w:t xml:space="preserve"> </w:t>
      </w:r>
      <w:r>
        <w:t xml:space="preserve">Abstract the complexity out into smaller, atomic definitions, results and expressions,</w:t>
      </w:r>
      <w:r>
        <w:t xml:space="preserve"> </w:t>
      </w:r>
      <w:r>
        <w:t xml:space="preserve">each with its own name and identifier,</w:t>
      </w:r>
      <w:r>
        <w:t xml:space="preserve"> </w:t>
      </w:r>
      <w:r>
        <w:t xml:space="preserve">and glue the pieces together with hyperlinks.</w:t>
      </w:r>
    </w:p>
    <w:p>
      <w:pPr>
        <w:pStyle w:val="BodyText"/>
      </w:pPr>
      <w:r>
        <w:t xml:space="preserve">This is the compositional approach of</w:t>
      </w:r>
      <w:r>
        <w:t xml:space="preserve"> </w:t>
      </w:r>
      <w:hyperlink r:id="rId14">
        <w:r>
          <w:rPr>
            <w:rStyle w:val="Hyperlink"/>
          </w:rPr>
          <w:t xml:space="preserve">modular programming</w:t>
        </w:r>
      </w:hyperlink>
      <w:r>
        <w:t xml:space="preserve">:</w:t>
      </w:r>
      <w:r>
        <w:t xml:space="preserve"> </w:t>
      </w:r>
      <w:r>
        <w:t xml:space="preserve">a program is built from small, single-purpose modules that call one another,</w:t>
      </w:r>
      <w:r>
        <w:t xml:space="preserve"> </w:t>
      </w:r>
      <w:r>
        <w:t xml:space="preserve">and a maintainer changes one module without reading the rest.</w:t>
      </w:r>
      <w:r>
        <w:t xml:space="preserve"> </w:t>
      </w:r>
      <w:r>
        <w:t xml:space="preserve">The notes work the same way.</w:t>
      </w:r>
      <w:r>
        <w:t xml:space="preserve"> </w:t>
      </w:r>
      <w:r>
        <w:t xml:space="preserve">A theorem links to the definitions it uses,</w:t>
      </w:r>
      <w:r>
        <w:t xml:space="preserve"> </w:t>
      </w:r>
      <w:r>
        <w:t xml:space="preserve">a proof links to the lemmas it uses,</w:t>
      </w:r>
      <w:r>
        <w:t xml:space="preserve"> </w:t>
      </w:r>
      <w:r>
        <w:t xml:space="preserve">and an expression is written with the named pieces it is built from.</w:t>
      </w:r>
    </w:p>
    <w:p>
      <w:pPr>
        <w:pStyle w:val="Compact"/>
        <w:numPr>
          <w:ilvl w:val="0"/>
          <w:numId w:val="1002"/>
        </w:numPr>
      </w:pPr>
      <w:r>
        <w:t xml:space="preserve">A display holds one idea.</w:t>
      </w:r>
      <w:r>
        <w:t xml:space="preserve"> </w:t>
      </w:r>
      <w:r>
        <w:t xml:space="preserve">Name each meaningful sub-expression, give it a macro,</w:t>
      </w:r>
      <w:r>
        <w:t xml:space="preserve"> </w:t>
      </w:r>
      <w:r>
        <w:t xml:space="preserve">and build the display from the names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Making expressions concise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div holds one term or one result.</w:t>
      </w:r>
      <w:r>
        <w:t xml:space="preserve"> </w:t>
      </w:r>
      <w:r>
        <w:t xml:space="preserve">Move a second term, a side property or a long argument into its own div,</w:t>
      </w:r>
      <w:r>
        <w:t xml:space="preserve"> </w:t>
      </w:r>
      <w:r>
        <w:t xml:space="preserve">and link to it from the place that needs it</w:t>
      </w:r>
      <w:r>
        <w:t xml:space="preserve"> </w:t>
      </w:r>
      <w:r>
        <w:t xml:space="preserve">(see</w:t>
      </w:r>
      <w:r>
        <w:t xml:space="preserve"> </w:t>
      </w:r>
      <w:hyperlink w:anchor="give-each-defined-term-its-own-div">
        <w:r>
          <w:rPr>
            <w:rStyle w:val="Hyperlink"/>
          </w:rPr>
          <w:t xml:space="preserve">Give each defined term its own div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proof states the lemmas it needs and links to them,</w:t>
      </w:r>
      <w:r>
        <w:t xml:space="preserve"> </w:t>
      </w:r>
      <w:r>
        <w:t xml:space="preserve">instead of deriving them in the middle of the argument.</w:t>
      </w:r>
    </w:p>
    <w:p>
      <w:pPr>
        <w:pStyle w:val="Compact"/>
        <w:numPr>
          <w:ilvl w:val="0"/>
          <w:numId w:val="1002"/>
        </w:numPr>
      </w:pPr>
      <w:r>
        <w:t xml:space="preserve">A link replaces a repeated explanation.</w:t>
      </w:r>
      <w:r>
        <w:t xml:space="preserve"> </w:t>
      </w:r>
      <w:r>
        <w:t xml:space="preserve">If a piece is already written, link to it instead of writing it a second time.</w:t>
      </w:r>
    </w:p>
    <w:p>
      <w:pPr>
        <w:pStyle w:val="FirstParagraph"/>
      </w:pPr>
      <w:r>
        <w:t xml:space="preserve">When a unit still looks long, ask what could be named and moved out.</w:t>
      </w:r>
    </w:p>
    <w:bookmarkStart w:id="16" w:name="exm-atomic-units"/>
    <w:p>
      <w:pPr>
        <w:pStyle w:val="BodyText"/>
      </w:pPr>
      <w:r>
        <w:rPr>
          <w:b/>
          <w:bCs/>
        </w:rPr>
        <w:t xml:space="preserve">Example 2 (Splitting one long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One div defines the ridge estimator, defines its penalty, and proves that it shrinks the coefficients.</w:t>
      </w:r>
    </w:p>
    <w:p>
      <w:pPr>
        <w:pStyle w:val="BlockText"/>
      </w:pPr>
      <w:r>
        <w:t xml:space="preserve">✅ Three divs: a definition of the penalty, a definition of the ridge estimator that links to the penalty, and a theorem on shrinkage that links to both.</w:t>
      </w:r>
    </w:p>
    <w:p>
      <w:pPr>
        <w:pStyle w:val="FirstParagraph"/>
      </w:pPr>
      <w:r>
        <w:t xml:space="preserve">The ✅ version lets a later chapter link to the penalty alone,</w:t>
      </w:r>
      <w:r>
        <w:t xml:space="preserve"> </w:t>
      </w:r>
      <w:r>
        <w:t xml:space="preserve">and each piece fits on a slide.</w:t>
      </w:r>
    </w:p>
    <w:bookmarkEnd w:id="16"/>
    <w:bookmarkEnd w:id="17"/>
    <w:bookmarkStart w:id="19" w:name="give-each-defined-term-its-own-div"/>
    <w:p>
      <w:pPr>
        <w:pStyle w:val="Heading2"/>
      </w:pPr>
      <w:r>
        <w:t xml:space="preserve">3 Give each defined term its own div</w:t>
      </w:r>
    </w:p>
    <w:p>
      <w:pPr>
        <w:pStyle w:val="FirstParagraph"/>
      </w:pPr>
      <w:hyperlink r:id="rId18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covers what a good definition contains.</w:t>
      </w:r>
      <w:r>
        <w:t xml:space="preserve"> </w:t>
      </w:r>
      <w:r>
        <w:t xml:space="preserve">For teaching materials, four further rules keep definitions findable.</w:t>
      </w:r>
    </w:p>
    <w:p>
      <w:pPr>
        <w:pStyle w:val="Compact"/>
        <w:numPr>
          <w:ilvl w:val="0"/>
          <w:numId w:val="1003"/>
        </w:numPr>
      </w:pPr>
      <w:r>
        <w:t xml:space="preserve">Replace a bolded keyword in running prose with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bolded keyword usually marks an inline definition.</w:t>
      </w:r>
    </w:p>
    <w:p>
      <w:pPr>
        <w:pStyle w:val="Compact"/>
        <w:numPr>
          <w:ilvl w:val="0"/>
          <w:numId w:val="1003"/>
        </w:numPr>
      </w:pPr>
      <w:r>
        <w:t xml:space="preserve">Define one term per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A term defined inside another term’s div, or two terms joined in one title</w:t>
      </w:r>
      <w:r>
        <w:t xml:space="preserve"> </w:t>
      </w:r>
      <w:r>
        <w:t xml:space="preserve">(</w:t>
      </w:r>
      <w:r>
        <w:t xml:space="preserve">“Regression and classification”</w:t>
      </w:r>
      <w:r>
        <w:t xml:space="preserve">), has no identifier of its own,</w:t>
      </w:r>
      <w:r>
        <w:t xml:space="preserve"> </w:t>
      </w:r>
      <w:r>
        <w:t xml:space="preserve">so nothing can link to it.</w:t>
      </w:r>
    </w:p>
    <w:p>
      <w:pPr>
        <w:pStyle w:val="Compact"/>
        <w:numPr>
          <w:ilvl w:val="0"/>
          <w:numId w:val="1003"/>
        </w:numPr>
      </w:pPr>
      <w:r>
        <w:t xml:space="preserve">Never nest one theorem-type div inside another.</w:t>
      </w:r>
      <w:r>
        <w:t xml:space="preserve"> </w:t>
      </w:r>
      <w:r>
        <w:t xml:space="preserve">The rule covers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,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,</w:t>
      </w:r>
      <w:r>
        <w:t xml:space="preserve"> </w:t>
      </w:r>
      <w:r>
        <w:rPr>
          <w:rStyle w:val="VerbatimChar"/>
        </w:rPr>
        <w:t xml:space="preserve">#cnj-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.</w:t>
      </w:r>
      <w:r>
        <w:t xml:space="preserve"> </w:t>
      </w:r>
      <w:r>
        <w:t xml:space="preserve">A special case, such as a linear evaluation function,</w:t>
      </w:r>
      <w:r>
        <w:t xml:space="preserve"> </w:t>
      </w:r>
      <w:r>
        <w:t xml:space="preserve">gets its own div after the general case, and the two link to each other.</w:t>
      </w:r>
    </w:p>
    <w:p>
      <w:pPr>
        <w:pStyle w:val="Compact"/>
        <w:numPr>
          <w:ilvl w:val="0"/>
          <w:numId w:val="1003"/>
        </w:numPr>
      </w:pPr>
      <w:r>
        <w:t xml:space="preserve">Keep only the definition in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div.</w:t>
      </w:r>
      <w:r>
        <w:t xml:space="preserve"> </w:t>
      </w:r>
      <w:r>
        <w:t xml:space="preserve">Put the properties of the defined object, such as the symmetry and idempotence of a matrix,</w:t>
      </w:r>
      <w:r>
        <w:t xml:space="preserve"> </w:t>
      </w:r>
      <w:r>
        <w:t xml:space="preserve">in a separate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#prp-</w:t>
      </w:r>
      <w:r>
        <w:t xml:space="preserve"> </w:t>
      </w:r>
      <w:r>
        <w:t xml:space="preserve">div after it, with a proof where one is known.</w:t>
      </w:r>
      <w:r>
        <w:t xml:space="preserve"> </w:t>
      </w:r>
      <w:r>
        <w:t xml:space="preserve">Each abstract div then gets its own example, as the rule below requires.</w:t>
      </w:r>
    </w:p>
    <w:p>
      <w:pPr>
        <w:pStyle w:val="FirstParagraph"/>
      </w:pPr>
      <w:r>
        <w:t xml:space="preserve">Every alternative name for the same concept stays in the div of the term it names</w:t>
      </w:r>
      <w:r>
        <w:t xml:space="preserve"> </w:t>
      </w:r>
      <w:r>
        <w:t xml:space="preserve">and is treated like the primary name:</w:t>
      </w:r>
      <w:r>
        <w:t xml:space="preserve"> </w:t>
      </w:r>
      <w:r>
        <w:t xml:space="preserve">it appears in the div title and is bold where it first appears in the definition.</w:t>
      </w:r>
      <w:r>
        <w:t xml:space="preserve"> </w:t>
      </w:r>
      <w:r>
        <w:t xml:space="preserve">Name synonyms and near-synonyms where the term is defined,</w:t>
      </w:r>
      <w:r>
        <w:t xml:space="preserve"> </w:t>
      </w:r>
      <w:r>
        <w:t xml:space="preserve">and say which one the notes use.</w:t>
      </w:r>
      <w:r>
        <w:t xml:space="preserve"> </w:t>
      </w:r>
      <w:r>
        <w:t xml:space="preserve">A student who meets one name here and another in a textbook</w:t>
      </w:r>
      <w:r>
        <w:t xml:space="preserve"> </w:t>
      </w:r>
      <w:r>
        <w:t xml:space="preserve">cannot tell whether the difference matters.</w:t>
      </w:r>
      <w:r>
        <w:t xml:space="preserve"> </w:t>
      </w:r>
      <w:r>
        <w:t xml:space="preserve">For a near-synonym, name the seam:</w:t>
      </w:r>
      <w:r>
        <w:t xml:space="preserve"> </w:t>
      </w:r>
      <w:r>
        <w:t xml:space="preserve">critical points include the stationary points</w:t>
      </w:r>
      <w:r>
        <w:t xml:space="preserve"> </w:t>
      </w:r>
      <w:r>
        <w:t xml:space="preserve">and also the points where the derivative does not exist.</w:t>
      </w:r>
    </w:p>
    <w:bookmarkEnd w:id="19"/>
    <w:bookmarkStart w:id="20" w:name="state-the-notation-and-its-alternatives"/>
    <w:p>
      <w:pPr>
        <w:pStyle w:val="Heading2"/>
      </w:pPr>
      <w:r>
        <w:t xml:space="preserve">4 State the notation and its alternatives</w:t>
      </w:r>
    </w:p>
    <w:p>
      <w:pPr>
        <w:pStyle w:val="FirstParagraph"/>
      </w:pPr>
      <w:r>
        <w:t xml:space="preserve">When a symbol or convention has more than one common form,</w:t>
      </w:r>
      <w:r>
        <w:t xml:space="preserve"> </w:t>
      </w:r>
      <w:r>
        <w:t xml:space="preserve">state the one the notes use and name the others a reader will meet elsewhere.</w:t>
      </w:r>
      <w:r>
        <w:t xml:space="preserve"> </w:t>
      </w:r>
      <w:r>
        <w:t xml:space="preserve">Put the alternatives in the definition div or in a callout beside it.</w:t>
      </w:r>
      <w:r>
        <w:t xml:space="preserve"> </w:t>
      </w:r>
      <w:r>
        <w:t xml:space="preserve">For example, some sources include 0 in the natural numbers and others exclude it,</w:t>
      </w:r>
      <w:r>
        <w:t xml:space="preserve"> </w:t>
      </w:r>
      <w:r>
        <w:t xml:space="preserve">so write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N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to make the choice explicit.</w:t>
      </w:r>
    </w:p>
    <w:bookmarkEnd w:id="20"/>
    <w:bookmarkStart w:id="21" w:name="Xac7e4ead54b12ccf6544491699a177b7d16fa22"/>
    <w:p>
      <w:pPr>
        <w:pStyle w:val="Heading2"/>
      </w:pPr>
      <w:r>
        <w:t xml:space="preserve">5 Lead with the simplest correct form of a definition</w:t>
      </w:r>
    </w:p>
    <w:p>
      <w:pPr>
        <w:pStyle w:val="FirstParagraph"/>
      </w:pPr>
      <w:r>
        <w:t xml:space="preserve">Define a quantity in the form that needs the fewest symbols,</w:t>
      </w:r>
      <w:r>
        <w:t xml:space="preserve"> </w:t>
      </w:r>
      <w:r>
        <w:t xml:space="preserve">and state the textbook form as a theorem that follows.</w:t>
      </w:r>
      <w:r>
        <w:t xml:space="preserve"> </w:t>
      </w:r>
      <w:r>
        <w:t xml:space="preserve">For example, define variance as the mean squared deviation</w:t>
      </w:r>
      <w:r>
        <w:t xml:space="preserve"> </w:t>
      </w:r>
      <m:oMath>
        <m:r>
          <m:rPr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devn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devn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then prove that it equals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Parsimony outranks convention when choosing a primary definition.</w:t>
      </w:r>
      <w:r>
        <w:t xml:space="preserve"> </w:t>
      </w:r>
      <w:r>
        <w:t xml:space="preserve">The conventional form still appears in the notes, as a named result.</w:t>
      </w:r>
    </w:p>
    <w:bookmarkEnd w:id="21"/>
    <w:bookmarkStart w:id="22" w:name="reuse-one-written-version-of-each-result"/>
    <w:p>
      <w:pPr>
        <w:pStyle w:val="Heading2"/>
      </w:pPr>
      <w:r>
        <w:t xml:space="preserve">6 Reuse one written version of each result</w:t>
      </w:r>
    </w:p>
    <w:p>
      <w:pPr>
        <w:pStyle w:val="FirstParagraph"/>
      </w:pPr>
      <w:r>
        <w:t xml:space="preserve">When several courses or repositories have already written the same definition, theorem, or exercise,</w:t>
      </w:r>
      <w:r>
        <w:t xml:space="preserve"> </w:t>
      </w:r>
      <w:r>
        <w:t xml:space="preserve">compare the versions on notation, decomposition, parsimony, and clarity.</w:t>
      </w:r>
      <w:r>
        <w:t xml:space="preserve"> </w:t>
      </w:r>
      <w:r>
        <w:t xml:space="preserve">Use the best one, or merge them, and make it the single copy.</w:t>
      </w:r>
      <w:r>
        <w:t xml:space="preserve"> </w:t>
      </w:r>
      <w:r>
        <w:t xml:space="preserve">Other places include or link to that copy</w:t>
      </w:r>
      <w:r>
        <w:t xml:space="preserve"> </w:t>
      </w:r>
      <w:r>
        <w:t xml:space="preserve">instead of keeping a second wording that can drift.</w:t>
      </w:r>
    </w:p>
    <w:bookmarkEnd w:id="22"/>
    <w:bookmarkStart w:id="24" w:name="use-real-data-and-compute-every-number"/>
    <w:p>
      <w:pPr>
        <w:pStyle w:val="Heading2"/>
      </w:pPr>
      <w:r>
        <w:t xml:space="preserve">7 Use real data and compute every number</w:t>
      </w:r>
    </w:p>
    <w:p>
      <w:pPr>
        <w:pStyle w:val="Compact"/>
        <w:numPr>
          <w:ilvl w:val="0"/>
          <w:numId w:val="1004"/>
        </w:numPr>
      </w:pPr>
      <w:r>
        <w:t xml:space="preserve">Where an example needs data, use a real dataset</w:t>
      </w:r>
      <w:r>
        <w:t xml:space="preserve"> </w:t>
      </w:r>
      <w:r>
        <w:t xml:space="preserve">instead of invented round numbers.</w:t>
      </w:r>
      <w:r>
        <w:t xml:space="preserve"> </w:t>
      </w:r>
      <w:r>
        <w:t xml:space="preserve">Name its original source, link to where it is published, and cite it.</w:t>
      </w:r>
    </w:p>
    <w:p>
      <w:pPr>
        <w:pStyle w:val="Compact"/>
        <w:numPr>
          <w:ilvl w:val="0"/>
          <w:numId w:val="1004"/>
        </w:numPr>
      </w:pPr>
      <w:r>
        <w:t xml:space="preserve">Show a dataset before analyzing it,</w:t>
      </w:r>
      <w:r>
        <w:t xml:space="preserve"> </w:t>
      </w:r>
      <w:r>
        <w:t xml:space="preserve">with a printed look at its first rows and its structure.</w:t>
      </w:r>
    </w:p>
    <w:p>
      <w:pPr>
        <w:pStyle w:val="Compact"/>
        <w:numPr>
          <w:ilvl w:val="0"/>
          <w:numId w:val="1004"/>
        </w:numPr>
      </w:pPr>
      <w:r>
        <w:t xml:space="preserve">Show the data where it is first mentioned.</w:t>
      </w:r>
      <w:r>
        <w:t xml:space="preserve"> </w:t>
      </w:r>
      <w:r>
        <w:t xml:space="preserve">Put a table of a few rows, or a plot of the variables, directly after the sentence that names the dataset,</w:t>
      </w:r>
      <w:r>
        <w:t xml:space="preserve"> </w:t>
      </w:r>
      <w:r>
        <w:t xml:space="preserve">before any discussion of its features, the methods to apply to it, or the questions it raises.</w:t>
      </w:r>
      <w:r>
        <w:t xml:space="preserve"> </w:t>
      </w:r>
      <w:r>
        <w:t xml:space="preserve">A reader who has seen the data can picture what the next slides describe,</w:t>
      </w:r>
      <w:r>
        <w:t xml:space="preserve"> </w:t>
      </w:r>
      <w:r>
        <w:t xml:space="preserve">while a reader who has not must hold an abstract description in mind until the data appears.</w:t>
      </w:r>
      <w:r>
        <w:t xml:space="preserve"> </w:t>
      </w:r>
      <w:r>
        <w:t xml:space="preserve">If the data are too large to show, show a sample or a summary figure.</w:t>
      </w:r>
      <w:r>
        <w:t xml:space="preserve"> </w:t>
      </w:r>
      <w:r>
        <w:t xml:space="preserve">Link later mentions of the dataset back to this first display.</w:t>
      </w:r>
    </w:p>
    <w:p>
      <w:pPr>
        <w:pStyle w:val="Compact"/>
        <w:numPr>
          <w:ilvl w:val="0"/>
          <w:numId w:val="1004"/>
        </w:numPr>
      </w:pPr>
      <w:r>
        <w:t xml:space="preserve">Never type or paste output.</w:t>
      </w:r>
      <w:r>
        <w:t xml:space="preserve"> </w:t>
      </w:r>
      <w:r>
        <w:t xml:space="preserve">The page shows what the code printed when the page was rendered,</w:t>
      </w:r>
      <w:r>
        <w:t xml:space="preserve"> </w:t>
      </w:r>
      <w:r>
        <w:t xml:space="preserve">and each number in the prose comes from inline code.</w:t>
      </w:r>
      <w:r>
        <w:t xml:space="preserve"> </w:t>
      </w:r>
      <w:r>
        <w:t xml:space="preserve">A number typed into prose goes stale when the data or the code changes.</w:t>
      </w:r>
    </w:p>
    <w:bookmarkStart w:id="23" w:name="exm-show-data-first"/>
    <w:p>
      <w:pPr>
        <w:pStyle w:val="FirstParagraph"/>
      </w:pPr>
      <w:r>
        <w:rPr>
          <w:b/>
          <w:bCs/>
        </w:rPr>
        <w:t xml:space="preserve">Example 3 (Showing the data at first mention)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Slides 3 to 9 discuss the spam data’s 57 predictors, its class imbalance</w:t>
      </w:r>
      <w:r>
        <w:t xml:space="preserve"> </w:t>
      </w:r>
      <w:r>
        <w:t xml:space="preserve">and the loss we will minimize.</w:t>
      </w:r>
      <w:r>
        <w:t xml:space="preserve"> </w:t>
      </w:r>
      <w:r>
        <w:t xml:space="preserve">Slide 10 shows a table of the first rows.</w:t>
      </w:r>
    </w:p>
    <w:p>
      <w:pPr>
        <w:pStyle w:val="BlockText"/>
      </w:pPr>
      <w:r>
        <w:t xml:space="preserve">✅ Slide 3 introduces the spam data and shows a table of its first rows</w:t>
      </w:r>
      <w:r>
        <w:t xml:space="preserve"> </w:t>
      </w:r>
      <w:r>
        <w:t xml:space="preserve">and a plot of one predictor by class.</w:t>
      </w:r>
      <w:r>
        <w:t xml:space="preserve"> </w:t>
      </w:r>
      <w:r>
        <w:t xml:space="preserve">Slides 4 to 10 discuss the predictors, the class imbalance and the loss,</w:t>
      </w:r>
      <w:r>
        <w:t xml:space="preserve"> </w:t>
      </w:r>
      <w:r>
        <w:t xml:space="preserve">and refer back to that table and plot.</w:t>
      </w:r>
    </w:p>
    <w:p>
      <w:pPr>
        <w:pStyle w:val="FirstParagraph"/>
      </w:pPr>
      <w:r>
        <w:t xml:space="preserve">The ✅ version lets every later slide refer to something the reader has already seen.</w:t>
      </w:r>
    </w:p>
    <w:bookmarkEnd w:id="23"/>
    <w:bookmarkEnd w:id="24"/>
    <w:bookmarkStart w:id="25" w:name="Xa214254a94aa6db868b5b9577007bf4e27699b1"/>
    <w:p>
      <w:pPr>
        <w:pStyle w:val="Heading2"/>
      </w:pPr>
      <w:r>
        <w:t xml:space="preserve">8 Store structured data in structured formats</w:t>
      </w:r>
    </w:p>
    <w:p>
      <w:pPr>
        <w:pStyle w:val="FirstParagraph"/>
      </w:pPr>
      <w:r>
        <w:t xml:space="preserve">This rule applies to all teaching materials, in every course and every teaching repository.</w:t>
      </w:r>
    </w:p>
    <w:p>
      <w:pPr>
        <w:pStyle w:val="Compact"/>
        <w:numPr>
          <w:ilvl w:val="0"/>
          <w:numId w:val="1005"/>
        </w:numPr>
      </w:pPr>
      <w:r>
        <w:t xml:space="preserve">Keep a list or table of like items, such as courses, readings, channels or glossary terms,</w:t>
      </w:r>
      <w:r>
        <w:t xml:space="preserve"> </w:t>
      </w:r>
      <w:r>
        <w:t xml:space="preserve">in a CSV, YAML or JSON file with one record per item.</w:t>
      </w:r>
      <w:r>
        <w:t xml:space="preserve"> </w:t>
      </w:r>
      <w:r>
        <w:t xml:space="preserve">The page reads the file and builds the table or list with a short function,</w:t>
      </w:r>
      <w:r>
        <w:t xml:space="preserve"> </w:t>
      </w:r>
      <w:r>
        <w:t xml:space="preserve">instead of holding a hand-written Markdown table.</w:t>
      </w:r>
    </w:p>
    <w:p>
      <w:pPr>
        <w:pStyle w:val="Compact"/>
        <w:numPr>
          <w:ilvl w:val="0"/>
          <w:numId w:val="1005"/>
        </w:numPr>
      </w:pPr>
      <w:r>
        <w:t xml:space="preserve">A data file can be counted, filtered, sorted and reused by another page,</w:t>
      </w:r>
      <w:r>
        <w:t xml:space="preserve"> </w:t>
      </w:r>
      <w:r>
        <w:t xml:space="preserve">and a new row is a one-line change that a reviewer reads as data.</w:t>
      </w:r>
    </w:p>
    <w:p>
      <w:pPr>
        <w:pStyle w:val="Compact"/>
        <w:numPr>
          <w:ilvl w:val="0"/>
          <w:numId w:val="1005"/>
        </w:numPr>
      </w:pPr>
      <w:r>
        <w:t xml:space="preserve">List the file under the page’s</w:t>
      </w:r>
      <w:r>
        <w:t xml:space="preserve"> </w:t>
      </w:r>
      <w:r>
        <w:rPr>
          <w:rStyle w:val="VerbatimChar"/>
        </w:rPr>
        <w:t xml:space="preserve">resources:</w:t>
      </w:r>
      <w:r>
        <w:t xml:space="preserve"> </w:t>
      </w:r>
      <w:r>
        <w:t xml:space="preserve">when the site publishes it.</w:t>
      </w:r>
    </w:p>
    <w:p>
      <w:pPr>
        <w:pStyle w:val="Compact"/>
        <w:numPr>
          <w:ilvl w:val="0"/>
          <w:numId w:val="1005"/>
        </w:numPr>
      </w:pPr>
      <w:r>
        <w:t xml:space="preserve">Convert an existing hand-written table in its own pull request,</w:t>
      </w:r>
      <w:r>
        <w:t xml:space="preserve"> </w:t>
      </w:r>
      <w:r>
        <w:t xml:space="preserve">and render the page before and after to confirm that the output text is identical.</w:t>
      </w:r>
    </w:p>
    <w:p>
      <w:pPr>
        <w:pStyle w:val="Compact"/>
        <w:numPr>
          <w:ilvl w:val="0"/>
          <w:numId w:val="1005"/>
        </w:numPr>
      </w:pPr>
      <w:r>
        <w:t xml:space="preserve">A short list that no other page reads can stay as prose.</w:t>
      </w:r>
    </w:p>
    <w:bookmarkEnd w:id="25"/>
    <w:bookmarkStart w:id="28" w:name="show-each-idea-applied-and-in-a-figure"/>
    <w:p>
      <w:pPr>
        <w:pStyle w:val="Heading2"/>
      </w:pPr>
      <w:r>
        <w:t xml:space="preserve">9 Show each idea applied and in a figure</w:t>
      </w:r>
    </w:p>
    <w:p>
      <w:pPr>
        <w:pStyle w:val="Compact"/>
        <w:numPr>
          <w:ilvl w:val="0"/>
          <w:numId w:val="1006"/>
        </w:numPr>
      </w:pPr>
      <w:r>
        <w:t xml:space="preserve">Give every definition, method and result at least one applied example</w:t>
      </w:r>
      <w:r>
        <w:t xml:space="preserve"> </w:t>
      </w:r>
      <w:r>
        <w:t xml:space="preserve">that computes it on real data,</w:t>
      </w:r>
      <w:r>
        <w:t xml:space="preserve"> </w:t>
      </w:r>
      <w:r>
        <w:t xml:space="preserve">so the reader sees what the idea does before or beside the algebra.</w:t>
      </w:r>
    </w:p>
    <w:p>
      <w:pPr>
        <w:pStyle w:val="Compact"/>
        <w:numPr>
          <w:ilvl w:val="0"/>
          <w:numId w:val="1006"/>
        </w:numPr>
      </w:pPr>
      <w:r>
        <w:t xml:space="preserve">Follow every abstract div directly with a concrete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  <w:r>
        <w:t xml:space="preserve"> </w:t>
      </w:r>
      <w:r>
        <w:t xml:space="preserve">The rule covers each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#thm-</w:t>
      </w:r>
      <w:r>
        <w:t xml:space="preserve">,</w:t>
      </w:r>
      <w:r>
        <w:t xml:space="preserve"> </w:t>
      </w:r>
      <w:r>
        <w:rPr>
          <w:rStyle w:val="VerbatimChar"/>
        </w:rPr>
        <w:t xml:space="preserve">#lem-</w:t>
      </w:r>
      <w:r>
        <w:t xml:space="preserve">,</w:t>
      </w:r>
      <w:r>
        <w:t xml:space="preserve"> </w:t>
      </w:r>
      <w:r>
        <w:rPr>
          <w:rStyle w:val="VerbatimChar"/>
        </w:rPr>
        <w:t xml:space="preserve">#cor-</w:t>
      </w:r>
      <w:r>
        <w:t xml:space="preserve"> </w:t>
      </w:r>
      <w:r>
        <w:t xml:space="preserve">and similar div.</w:t>
      </w:r>
      <w:r>
        <w:t xml:space="preserve"> </w:t>
      </w:r>
      <w:r>
        <w:t xml:space="preserve">The example of a related result does not exempt a definition:</w:t>
      </w:r>
      <w:r>
        <w:t xml:space="preserve"> </w:t>
      </w:r>
      <w:r>
        <w:t xml:space="preserve">a theorem that uses a definition gets its own example,</w:t>
      </w:r>
      <w:r>
        <w:t xml:space="preserve"> </w:t>
      </w:r>
      <w:r>
        <w:t xml:space="preserve">and so does the definition.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ai-config rule</w:t>
        </w:r>
      </w:hyperlink>
      <w:r>
        <w:t xml:space="preserve"> </w:t>
      </w:r>
      <w:r>
        <w:t xml:space="preserve">links here.</w:t>
      </w:r>
    </w:p>
    <w:p>
      <w:pPr>
        <w:pStyle w:val="Compact"/>
        <w:numPr>
          <w:ilvl w:val="0"/>
          <w:numId w:val="1006"/>
        </w:numPr>
      </w:pPr>
      <w:r>
        <w:t xml:space="preserve">Give every topic at least one figure that shows the idea,</w:t>
      </w:r>
      <w:r>
        <w:t xml:space="preserve"> </w:t>
      </w:r>
      <w:r>
        <w:t xml:space="preserve">such as the data with a fitted curve, a distribution, or a diagram of the procedure.</w:t>
      </w:r>
      <w:r>
        <w:t xml:space="preserve"> </w:t>
      </w:r>
      <w:r>
        <w:t xml:space="preserve">A page of definitions with no figure and no data is incomplete.</w:t>
      </w:r>
    </w:p>
    <w:p>
      <w:pPr>
        <w:pStyle w:val="Compact"/>
        <w:numPr>
          <w:ilvl w:val="0"/>
          <w:numId w:val="1006"/>
        </w:numPr>
      </w:pPr>
      <w:r>
        <w:t xml:space="preserve">Prerequisite notes follow the same rule as course lectures.</w:t>
      </w:r>
      <w:r>
        <w:t xml:space="preserve"> </w:t>
      </w:r>
      <w:r>
        <w:t xml:space="preserve">A prerequisite page that is only definitions and algebra needs an applied example and a figure.</w:t>
      </w:r>
    </w:p>
    <w:p>
      <w:pPr>
        <w:pStyle w:val="Compact"/>
        <w:numPr>
          <w:ilvl w:val="0"/>
          <w:numId w:val="1006"/>
        </w:numPr>
      </w:pPr>
      <w:r>
        <w:t xml:space="preserve">Place each figure directly after the sentence that first refers to it.</w:t>
      </w:r>
      <w:r>
        <w:t xml:space="preserve"> </w:t>
      </w:r>
      <w:r>
        <w:t xml:space="preserve">Do not refer to a figure, table, or result that appears later in the document,</w:t>
      </w:r>
      <w:r>
        <w:t xml:space="preserve"> </w:t>
      </w:r>
      <w:r>
        <w:t xml:space="preserve">because the reader meets the reference before the thing it points to.</w:t>
      </w:r>
      <w:r>
        <w:t xml:space="preserve"> </w:t>
      </w:r>
      <w:r>
        <w:t xml:space="preserve">This rule is for teaching materials, which are reading copies.</w:t>
      </w:r>
      <w:r>
        <w:t xml:space="preserve"> </w:t>
      </w:r>
      <w:r>
        <w:t xml:space="preserve">A journal submission may collect its figures at the end,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Figures and tables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06"/>
        </w:numPr>
      </w:pPr>
      <w:r>
        <w:t xml:space="preserve">Make each figure follow the accessibility rules below.</w:t>
      </w:r>
    </w:p>
    <w:bookmarkEnd w:id="28"/>
    <w:bookmarkStart w:id="30" w:name="X7f95f8ec3b796fc99108c37bb45d62741b824c4"/>
    <w:p>
      <w:pPr>
        <w:pStyle w:val="Heading2"/>
      </w:pPr>
      <w:r>
        <w:t xml:space="preserve">10 Follow every example with an exercise and solution</w:t>
      </w:r>
    </w:p>
    <w:p>
      <w:pPr>
        <w:pStyle w:val="FirstParagraph"/>
      </w:pPr>
      <w:r>
        <w:t xml:space="preserve">Reading a worked example is passive.</w:t>
      </w:r>
      <w:r>
        <w:t xml:space="preserve"> </w:t>
      </w:r>
      <w:r>
        <w:t xml:space="preserve">A reader who has just seen one method applied</w:t>
      </w:r>
      <w:r>
        <w:t xml:space="preserve"> </w:t>
      </w:r>
      <w:r>
        <w:t xml:space="preserve">learns more by applying it to a new case than by reading a second example.</w:t>
      </w:r>
      <w:r>
        <w:t xml:space="preserve"> </w:t>
      </w:r>
      <w:r>
        <w:t xml:space="preserve">So each example gets a practice exercise, with its solution, right after it.</w:t>
      </w:r>
    </w:p>
    <w:p>
      <w:pPr>
        <w:pStyle w:val="Compact"/>
        <w:numPr>
          <w:ilvl w:val="0"/>
          <w:numId w:val="1007"/>
        </w:numPr>
      </w:pPr>
      <w:r>
        <w:t xml:space="preserve">After every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div, add an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 </w:t>
      </w:r>
      <w:r>
        <w:t xml:space="preserve">div that asks the reader</w:t>
      </w:r>
      <w:r>
        <w:t xml:space="preserve"> </w:t>
      </w:r>
      <w:r>
        <w:t xml:space="preserve">to do the same thing for a different case,</w:t>
      </w:r>
      <w:r>
        <w:t xml:space="preserve"> </w:t>
      </w:r>
      <w:r>
        <w:t xml:space="preserve">followed by its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div.</w:t>
      </w:r>
      <w:r>
        <w:t xml:space="preserve"> </w:t>
      </w:r>
      <w:r>
        <w:t xml:space="preserve">The exercise changes the data, the function or the question,</w:t>
      </w:r>
      <w:r>
        <w:t xml:space="preserve"> </w:t>
      </w:r>
      <w:r>
        <w:t xml:space="preserve">so the solution is not a copy of the example.</w:t>
      </w:r>
    </w:p>
    <w:p>
      <w:pPr>
        <w:pStyle w:val="Compact"/>
        <w:numPr>
          <w:ilvl w:val="0"/>
          <w:numId w:val="1007"/>
        </w:numPr>
      </w:pPr>
      <w:r>
        <w:t xml:space="preserve">The full sequence for a new idea is therefore:</w:t>
      </w:r>
      <w:r>
        <w:t xml:space="preserve"> </w:t>
      </w:r>
      <w:r>
        <w:t xml:space="preserve">the exercise that poses the question and its solution,</w:t>
      </w:r>
      <w:r>
        <w:t xml:space="preserve"> </w:t>
      </w:r>
      <w:r>
        <w:t xml:space="preserve">the definition or theorem,</w:t>
      </w:r>
      <w:r>
        <w:t xml:space="preserve"> </w:t>
      </w:r>
      <w:r>
        <w:t xml:space="preserve">an example,</w:t>
      </w:r>
      <w:r>
        <w:t xml:space="preserve"> </w:t>
      </w:r>
      <w:r>
        <w:t xml:space="preserve">and a practice exercise with its solution.</w:t>
      </w:r>
    </w:p>
    <w:p>
      <w:pPr>
        <w:pStyle w:val="Compact"/>
        <w:numPr>
          <w:ilvl w:val="0"/>
          <w:numId w:val="1007"/>
        </w:numPr>
      </w:pPr>
      <w:r>
        <w:t xml:space="preserve">More generally, give readers an opportunity to think at every stage:</w:t>
      </w:r>
      <w:r>
        <w:t xml:space="preserve"> </w:t>
      </w:r>
      <w:r>
        <w:t xml:space="preserve">a question they can answer before the next paragraph, a calculation to try,</w:t>
      </w:r>
      <w:r>
        <w:t xml:space="preserve"> </w:t>
      </w:r>
      <w:r>
        <w:t xml:space="preserve">a prediction to make before the code runs.</w:t>
      </w:r>
    </w:p>
    <w:p>
      <w:pPr>
        <w:pStyle w:val="Compact"/>
        <w:numPr>
          <w:ilvl w:val="0"/>
          <w:numId w:val="1007"/>
        </w:numPr>
      </w:pPr>
      <w:r>
        <w:t xml:space="preserve">A counterexample (see</w:t>
      </w:r>
      <w:r>
        <w:t xml:space="preserve"> </w:t>
      </w:r>
      <w:hyperlink r:id="rId18">
        <w:r>
          <w:rPr>
            <w:rStyle w:val="Hyperlink"/>
          </w:rPr>
          <w:t xml:space="preserve">Defining terms clearly</w:t>
        </w:r>
      </w:hyperlink>
      <w:r>
        <w:t xml:space="preserve">)</w:t>
      </w:r>
      <w:r>
        <w:t xml:space="preserve"> </w:t>
      </w:r>
      <w:r>
        <w:t xml:space="preserve">can stand in for the practice exercise</w:t>
      </w:r>
      <w:r>
        <w:t xml:space="preserve"> </w:t>
      </w:r>
      <w:r>
        <w:t xml:space="preserve">when the exercise would be</w:t>
      </w:r>
      <w:r>
        <w:t xml:space="preserve"> </w:t>
      </w:r>
      <w:r>
        <w:t xml:space="preserve">“decide whether this case fits the definition”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Give the practice exercise its own slug and follow the numbering and slide-break rules above.</w:t>
      </w:r>
    </w:p>
    <w:bookmarkStart w:id="29" w:name="exm-practice-after-example"/>
    <w:p>
      <w:pPr>
        <w:pStyle w:val="FirstParagraph"/>
      </w:pPr>
      <w:r>
        <w:rPr>
          <w:b/>
          <w:bCs/>
        </w:rPr>
        <w:t xml:space="preserve">Example 4 (An example followed by a practice exercise)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✅</w:t>
      </w:r>
    </w:p>
    <w:p>
      <w:pPr>
        <w:pStyle w:val="SourceCode"/>
      </w:pPr>
      <w:r>
        <w:rPr>
          <w:rStyle w:val="NormalTok"/>
        </w:rPr>
        <w:t xml:space="preserve">::: {#exm-sample-mean}</w:t>
      </w:r>
      <w:r>
        <w:br/>
      </w:r>
      <w:r>
        <w:rPr>
          <w:rStyle w:val="NormalTok"/>
        </w:rPr>
        <w:t xml:space="preserve">(the sample mean of one variable in a real dataset, computed by a code chunk)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{#exr-sample-mean-new-variable}</w:t>
      </w:r>
      <w:r>
        <w:br/>
      </w:r>
      <w:r>
        <w:rPr>
          <w:rStyle w:val="NormalTok"/>
        </w:rPr>
        <w:t xml:space="preserve">Compute the sample mean of a different variable in the same dataset.</w:t>
      </w:r>
      <w:r>
        <w:br/>
      </w:r>
      <w:r>
        <w:rPr>
          <w:rStyle w:val="NormalTok"/>
        </w:rPr>
        <w:t xml:space="preserve">:::</w:t>
      </w:r>
      <w:r>
        <w:br/>
      </w:r>
      <w:r>
        <w:br/>
      </w:r>
      <w:r>
        <w:rPr>
          <w:rStyle w:val="NormalTok"/>
        </w:rPr>
        <w:t xml:space="preserve">::: {#sol-sample-mean-new-variable}</w:t>
      </w:r>
      <w:r>
        <w:br/>
      </w:r>
      <w:r>
        <w:rPr>
          <w:rStyle w:val="NormalTok"/>
        </w:rPr>
        <w:t xml:space="preserve">(the code chunk and its output)</w:t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The example shows the method once.</w:t>
      </w:r>
      <w:r>
        <w:t xml:space="preserve"> </w:t>
      </w:r>
      <w:r>
        <w:t xml:space="preserve">The exercise asks the reader to repeat it on a new variable</w:t>
      </w:r>
      <w:r>
        <w:t xml:space="preserve"> </w:t>
      </w:r>
      <w:r>
        <w:t xml:space="preserve">before moving on, and the solution’s numbers still come from running code</w:t>
      </w:r>
      <w:r>
        <w:t xml:space="preserve"> </w:t>
      </w:r>
      <w:r>
        <w:t xml:space="preserve">(see</w:t>
      </w:r>
      <w:r>
        <w:t xml:space="preserve"> </w:t>
      </w:r>
      <w:hyperlink w:anchor="use-real-data-and-compute-every-number">
        <w:r>
          <w:rPr>
            <w:rStyle w:val="Hyperlink"/>
          </w:rPr>
          <w:t xml:space="preserve">Use real data and compute every number</w:t>
        </w:r>
      </w:hyperlink>
      <w:r>
        <w:t xml:space="preserve">).</w:t>
      </w:r>
    </w:p>
    <w:bookmarkEnd w:id="29"/>
    <w:bookmarkEnd w:id="30"/>
    <w:bookmarkStart w:id="34" w:name="Xf27331f4c36c8d578e5fa29a37312484cc3343a"/>
    <w:p>
      <w:pPr>
        <w:pStyle w:val="Heading2"/>
      </w:pPr>
      <w:r>
        <w:t xml:space="preserve">11 Write labs for both languages and any computer</w:t>
      </w:r>
    </w:p>
    <w:p>
      <w:pPr>
        <w:pStyle w:val="FirstParagraph"/>
      </w:pPr>
      <w:r>
        <w:t xml:space="preserve">These rules apply to all teaching materials,</w:t>
      </w:r>
      <w:r>
        <w:t xml:space="preserve"> </w:t>
      </w:r>
      <w:r>
        <w:t xml:space="preserve">in every course and every teaching repository, not only to one course.</w:t>
      </w:r>
    </w:p>
    <w:p>
      <w:pPr>
        <w:pStyle w:val="Compact"/>
        <w:numPr>
          <w:ilvl w:val="0"/>
          <w:numId w:val="1008"/>
        </w:numPr>
      </w:pPr>
      <w:r>
        <w:t xml:space="preserve">Give labs and code exercises in both R and Python, side by side.</w:t>
      </w:r>
    </w:p>
    <w:p>
      <w:pPr>
        <w:pStyle w:val="Compact"/>
        <w:numPr>
          <w:ilvl w:val="0"/>
          <w:numId w:val="1008"/>
        </w:numPr>
      </w:pPr>
      <w:r>
        <w:t xml:space="preserve">Put each step’s Python and R pair in its own tabset with</w:t>
      </w:r>
      <w:r>
        <w:t xml:space="preserve"> </w:t>
      </w:r>
      <w:r>
        <w:rPr>
          <w:rStyle w:val="VerbatimChar"/>
        </w:rPr>
        <w:t xml:space="preserve">group="language"</w:t>
      </w:r>
      <w:r>
        <w:t xml:space="preserve">.</w:t>
      </w:r>
      <w:r>
        <w:t xml:space="preserve"> </w:t>
      </w:r>
      <w:r>
        <w:t xml:space="preserve">Start a new tabset whenever prose or a new step sits between code chunks,</w:t>
      </w:r>
      <w:r>
        <w:t xml:space="preserve"> </w:t>
      </w:r>
      <w:r>
        <w:t xml:space="preserve">so the reader sees one step’s code in one language at a time.</w:t>
      </w:r>
      <w:r>
        <w:t xml:space="preserve"> </w:t>
      </w:r>
      <w:r>
        <w:t xml:space="preserve">The shared group makes one choice of language apply to every tabset on the page,</w:t>
      </w:r>
      <w:r>
        <w:t xml:space="preserve"> </w:t>
      </w:r>
      <w:r>
        <w:t xml:space="preserve">as long as the tab headings use identical text in every tabset, such as always</w:t>
      </w:r>
      <w:r>
        <w:t xml:space="preserve"> </w:t>
      </w:r>
      <w:r>
        <w:t xml:space="preserve">“R”</w:t>
      </w:r>
      <w:r>
        <w:t xml:space="preserve"> </w:t>
      </w:r>
      <w:r>
        <w:t xml:space="preserve">and</w:t>
      </w:r>
      <w:r>
        <w:t xml:space="preserve"> </w:t>
      </w:r>
      <w:r>
        <w:t xml:space="preserve">“Python”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Write the R code with</w:t>
      </w:r>
      <w:r>
        <w:t xml:space="preserve"> </w:t>
      </w:r>
      <w:hyperlink r:id="rId31">
        <w:r>
          <w:rPr>
            <w:rStyle w:val="Hyperlink"/>
          </w:rPr>
          <w:t xml:space="preserve">tidymodels</w:t>
        </w:r>
      </w:hyperlink>
      <w:r>
        <w:t xml:space="preserve">,</w:t>
      </w:r>
      <w:r>
        <w:t xml:space="preserve"> </w:t>
      </w:r>
      <w:r>
        <w:t xml:space="preserve">or show tidymodels and base R side by side.</w:t>
      </w:r>
      <w:r>
        <w:t xml:space="preserve"> </w:t>
      </w:r>
      <w:r>
        <w:t xml:space="preserve">Do not give base R alone.</w:t>
      </w:r>
      <w:r>
        <w:t xml:space="preserve"> </w:t>
      </w:r>
      <w:hyperlink r:id="rId32">
        <w:r>
          <w:rPr>
            <w:rStyle w:val="Hyperlink"/>
          </w:rPr>
          <w:t xml:space="preserve">ISLR-tidymodels-labs</w:t>
        </w:r>
      </w:hyperlink>
      <w:r>
        <w:t xml:space="preserve"> </w:t>
      </w:r>
      <w:r>
        <w:t xml:space="preserve">shows the style.</w:t>
      </w:r>
    </w:p>
    <w:p>
      <w:pPr>
        <w:pStyle w:val="Compact"/>
        <w:numPr>
          <w:ilvl w:val="0"/>
          <w:numId w:val="1008"/>
        </w:numPr>
      </w:pPr>
      <w:r>
        <w:t xml:space="preserve">When a lab follows a textbook’s lab, use the book’s exercises, data and fitting functions,</w:t>
      </w:r>
      <w:r>
        <w:t xml:space="preserve"> </w:t>
      </w:r>
      <w:r>
        <w:t xml:space="preserve">in the book’s order.</w:t>
      </w:r>
      <w:r>
        <w:t xml:space="preserve"> </w:t>
      </w:r>
      <w:r>
        <w:t xml:space="preserve">For the ISL labs, fit Python models with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’</w:t>
      </w:r>
      <w:r>
        <w:t xml:space="preserve"> </w:t>
      </w:r>
      <w:r>
        <w:rPr>
          <w:rStyle w:val="VerbatimChar"/>
        </w:rPr>
        <w:t xml:space="preserve">sm.OLS</w:t>
      </w:r>
      <w:r>
        <w:t xml:space="preserve">, as</w:t>
      </w:r>
      <w:r>
        <w:t xml:space="preserve"> </w:t>
      </w:r>
      <w:hyperlink r:id="rId33">
        <w:r>
          <w:rPr>
            <w:rStyle w:val="Hyperlink"/>
          </w:rPr>
          <w:t xml:space="preserve">ISLP_labs</w:t>
        </w:r>
      </w:hyperlink>
      <w:r>
        <w:t xml:space="preserve"> </w:t>
      </w:r>
      <w:r>
        <w:t xml:space="preserve">does.</w:t>
      </w:r>
      <w:r>
        <w:t xml:space="preserve"> </w:t>
      </w:r>
      <w:r>
        <w:t xml:space="preserve">If an exercise departs from the book, say why in the lab.</w:t>
      </w:r>
    </w:p>
    <w:p>
      <w:pPr>
        <w:pStyle w:val="Compact"/>
        <w:numPr>
          <w:ilvl w:val="0"/>
          <w:numId w:val="1008"/>
        </w:numPr>
      </w:pPr>
      <w:r>
        <w:t xml:space="preserve">Never throw away an exercise you replace.</w:t>
      </w:r>
      <w:r>
        <w:t xml:space="preserve"> </w:t>
      </w:r>
      <w:r>
        <w:t xml:space="preserve">Either keep both exercises,</w:t>
      </w:r>
      <w:r>
        <w:t xml:space="preserve"> </w:t>
      </w:r>
      <w:r>
        <w:t xml:space="preserve">or keep the replaced one as an outtake:</w:t>
      </w:r>
      <w:r>
        <w:t xml:space="preserve"> </w:t>
      </w:r>
      <w:r>
        <w:t xml:space="preserve">leave its file in place and stop including it.</w:t>
      </w:r>
    </w:p>
    <w:p>
      <w:pPr>
        <w:pStyle w:val="Compact"/>
        <w:numPr>
          <w:ilvl w:val="0"/>
          <w:numId w:val="1008"/>
        </w:numPr>
      </w:pPr>
      <w:r>
        <w:t xml:space="preserve">Tell students where to get the data.</w:t>
      </w:r>
    </w:p>
    <w:p>
      <w:pPr>
        <w:pStyle w:val="Compact"/>
        <w:numPr>
          <w:ilvl w:val="0"/>
          <w:numId w:val="1008"/>
        </w:numPr>
      </w:pPr>
      <w:r>
        <w:t xml:space="preserve">Point students only to places they can open.</w:t>
      </w:r>
      <w:r>
        <w:t xml:space="preserve"> </w:t>
      </w:r>
      <w:r>
        <w:t xml:space="preserve">Students read a course’s published site, not its repository,</w:t>
      </w:r>
      <w:r>
        <w:t xml:space="preserve"> </w:t>
      </w:r>
      <w:r>
        <w:t xml:space="preserve">which is often private.</w:t>
      </w:r>
      <w:r>
        <w:t xml:space="preserve"> </w:t>
      </w:r>
      <w:r>
        <w:t xml:space="preserve">So never send them to a file in the repository,</w:t>
      </w:r>
      <w:r>
        <w:t xml:space="preserve"> </w:t>
      </w:r>
      <w:r>
        <w:t xml:space="preserve">to a</w:t>
      </w:r>
      <w:r>
        <w:t xml:space="preserve"> </w:t>
      </w:r>
      <w:r>
        <w:rPr>
          <w:rStyle w:val="VerbatimChar"/>
        </w:rPr>
        <w:t xml:space="preserve">github.com</w:t>
      </w:r>
      <w:r>
        <w:t xml:space="preserve"> </w:t>
      </w:r>
      <w:r>
        <w:t xml:space="preserve">link into a private repository,</w:t>
      </w:r>
      <w:r>
        <w:t xml:space="preserve"> </w:t>
      </w:r>
      <w:r>
        <w:t xml:space="preserve">or to</w:t>
      </w:r>
      <w:r>
        <w:t xml:space="preserve"> </w:t>
      </w:r>
      <w:r>
        <w:t xml:space="preserve">“the copy in this repository”</w:t>
      </w:r>
      <w:r>
        <w:t xml:space="preserve">.</w:t>
      </w:r>
      <w:r>
        <w:t xml:space="preserve"> </w:t>
      </w:r>
      <w:r>
        <w:t xml:space="preserve">Link a data file from the published site,</w:t>
      </w:r>
      <w:r>
        <w:t xml:space="preserve"> </w:t>
      </w:r>
      <w:r>
        <w:t xml:space="preserve">from a public repository or package,</w:t>
      </w:r>
      <w:r>
        <w:t xml:space="preserve"> </w:t>
      </w:r>
      <w:r>
        <w:t xml:space="preserve">or from the data’s original public source.</w:t>
      </w:r>
    </w:p>
    <w:p>
      <w:pPr>
        <w:pStyle w:val="Compact"/>
        <w:numPr>
          <w:ilvl w:val="0"/>
          <w:numId w:val="1008"/>
        </w:numPr>
      </w:pPr>
      <w:r>
        <w:t xml:space="preserve">Do not assume that students own a laptop.</w:t>
      </w:r>
      <w:r>
        <w:t xml:space="preserve"> </w:t>
      </w:r>
      <w:r>
        <w:t xml:space="preserve">Assume only that they can use some computer,</w:t>
      </w:r>
      <w:r>
        <w:t xml:space="preserve"> </w:t>
      </w:r>
      <w:r>
        <w:t xml:space="preserve">so setup steps must work on a shared or hosted machine.</w:t>
      </w:r>
    </w:p>
    <w:bookmarkEnd w:id="34"/>
    <w:bookmarkStart w:id="43" w:name="present-r-results-with-modern-packages"/>
    <w:p>
      <w:pPr>
        <w:pStyle w:val="Heading2"/>
      </w:pPr>
      <w:r>
        <w:t xml:space="preserve">12 Present R results with modern packages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09"/>
        </w:numPr>
      </w:pPr>
      <w:r>
        <w:t xml:space="preserve">Even when you fit a model with a base R function such as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,</w:t>
      </w:r>
      <w:r>
        <w:t xml:space="preserve"> </w:t>
      </w:r>
      <w:r>
        <w:t xml:space="preserve">show its results with modern packages, not with base R output.</w:t>
      </w:r>
    </w:p>
    <w:p>
      <w:pPr>
        <w:pStyle w:val="Compact"/>
        <w:numPr>
          <w:ilvl w:val="0"/>
          <w:numId w:val="1009"/>
        </w:numPr>
      </w:pPr>
      <w:r>
        <w:t xml:space="preserve">Show coefficient tables with</w:t>
      </w:r>
      <w:r>
        <w:t xml:space="preserve"> </w:t>
      </w:r>
      <w:hyperlink r:id="rId35">
        <w:r>
          <w:rPr>
            <w:rStyle w:val="Hyperlink"/>
          </w:rPr>
          <w:t xml:space="preserve">parameters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parameters() |&gt; print_md()</w:t>
      </w:r>
      <w:r>
        <w:t xml:space="preserve">)</w:t>
      </w:r>
      <w:r>
        <w:t xml:space="preserve"> </w:t>
      </w:r>
      <w:r>
        <w:t xml:space="preserve">or</w:t>
      </w:r>
      <w:r>
        <w:t xml:space="preserve"> </w:t>
      </w:r>
      <w:hyperlink r:id="rId36">
        <w:r>
          <w:rPr>
            <w:rStyle w:val="Hyperlink"/>
          </w:rPr>
          <w:t xml:space="preserve">gtsummary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tbl_regression()</w:t>
      </w:r>
      <w:r>
        <w:t xml:space="preserve">),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coef(summary())</w:t>
      </w:r>
      <w:r>
        <w:t xml:space="preserve"> </w:t>
      </w:r>
      <w:r>
        <w:t xml:space="preserve">printouts.</w:t>
      </w:r>
    </w:p>
    <w:p>
      <w:pPr>
        <w:pStyle w:val="Compact"/>
        <w:numPr>
          <w:ilvl w:val="0"/>
          <w:numId w:val="1009"/>
        </w:numPr>
      </w:pPr>
      <w:r>
        <w:t xml:space="preserve">Draw figures with</w:t>
      </w:r>
      <w:r>
        <w:t xml:space="preserve"> </w:t>
      </w:r>
      <w:hyperlink r:id="rId37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not with base graphics such as</w:t>
      </w:r>
      <w:r>
        <w:t xml:space="preserve"> </w:t>
      </w:r>
      <w:r>
        <w:rPr>
          <w:rStyle w:val="VerbatimChar"/>
        </w:rPr>
        <w:t xml:space="preserve">plot()</w:t>
      </w:r>
      <w:r>
        <w:t xml:space="preserve">,</w:t>
      </w:r>
      <w:r>
        <w:t xml:space="preserve"> </w:t>
      </w:r>
      <w:r>
        <w:rPr>
          <w:rStyle w:val="VerbatimChar"/>
        </w:rPr>
        <w:t xml:space="preserve">lines()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abline()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Draw model plots with packages built on ggplot2:</w:t>
      </w:r>
      <w:r>
        <w:t xml:space="preserve"> </w:t>
      </w:r>
      <w:hyperlink r:id="rId38">
        <w:r>
          <w:rPr>
            <w:rStyle w:val="Hyperlink"/>
          </w:rPr>
          <w:t xml:space="preserve">sjPlot</w:t>
        </w:r>
      </w:hyperlink>
      <w:r>
        <w:t xml:space="preserve"> </w:t>
      </w:r>
      <w:r>
        <w:t xml:space="preserve">or</w:t>
      </w:r>
      <w:r>
        <w:t xml:space="preserve"> </w:t>
      </w:r>
      <w:hyperlink r:id="rId39">
        <w:r>
          <w:rPr>
            <w:rStyle w:val="Hyperlink"/>
          </w:rPr>
          <w:t xml:space="preserve">ggeffects</w:t>
        </w:r>
      </w:hyperlink>
      <w:r>
        <w:t xml:space="preserve"> </w:t>
      </w:r>
      <w:r>
        <w:t xml:space="preserve">for predictions,</w:t>
      </w:r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performance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check_model()</w:t>
      </w:r>
      <w:r>
        <w:t xml:space="preserve"> </w:t>
      </w:r>
      <w:r>
        <w:t xml:space="preserve">for diagnostic plots.</w:t>
      </w:r>
    </w:p>
    <w:p>
      <w:pPr>
        <w:pStyle w:val="Compact"/>
        <w:numPr>
          <w:ilvl w:val="0"/>
          <w:numId w:val="1009"/>
        </w:numPr>
      </w:pPr>
      <w:r>
        <w:t xml:space="preserve">Show model fit statistics with performance’s</w:t>
      </w:r>
      <w:r>
        <w:t xml:space="preserve"> </w:t>
      </w:r>
      <w:r>
        <w:rPr>
          <w:rStyle w:val="VerbatimChar"/>
        </w:rPr>
        <w:t xml:space="preserve">model_performance()</w:t>
      </w:r>
      <w:r>
        <w:t xml:space="preserve"> </w:t>
      </w:r>
      <w:r>
        <w:t xml:space="preserve">or</w:t>
      </w:r>
      <w:r>
        <w:t xml:space="preserve"> </w:t>
      </w:r>
      <w:hyperlink r:id="rId41">
        <w:r>
          <w:rPr>
            <w:rStyle w:val="Hyperlink"/>
          </w:rPr>
          <w:t xml:space="preserve">broom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glance()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Ezra’s</w:t>
      </w:r>
      <w:r>
        <w:t xml:space="preserve"> </w:t>
      </w:r>
      <w:hyperlink r:id="rId42">
        <w:r>
          <w:rPr>
            <w:rStyle w:val="Hyperlink"/>
          </w:rPr>
          <w:t xml:space="preserve">rme</w:t>
        </w:r>
      </w:hyperlink>
      <w:r>
        <w:t xml:space="preserve"> </w:t>
      </w:r>
      <w:r>
        <w:t xml:space="preserve">notes show the style.</w:t>
      </w:r>
    </w:p>
    <w:bookmarkEnd w:id="43"/>
    <w:bookmarkStart w:id="47" w:name="manipulate-data-with-dplyr-not-base-r"/>
    <w:p>
      <w:pPr>
        <w:pStyle w:val="Heading2"/>
      </w:pPr>
      <w:r>
        <w:t xml:space="preserve">13 Manipulate data with dplyr, not base R</w:t>
      </w:r>
    </w:p>
    <w:p>
      <w:pPr>
        <w:pStyle w:val="FirstParagraph"/>
      </w:pPr>
      <w:r>
        <w:t xml:space="preserve">This rule applies to all R code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0"/>
        </w:numPr>
      </w:pPr>
      <w:r>
        <w:t xml:space="preserve">Select columns with</w:t>
      </w:r>
      <w:r>
        <w:t xml:space="preserve"> </w:t>
      </w:r>
      <w:hyperlink r:id="rId44">
        <w:r>
          <w:rPr>
            <w:rStyle w:val="Hyperlink"/>
          </w:rPr>
          <w:t xml:space="preserve">dplyr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df[, c("a", "b")]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df[c("a", "b")]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Filter rows with</w:t>
      </w:r>
      <w:r>
        <w:t xml:space="preserve"> </w:t>
      </w:r>
      <w:r>
        <w:rPr>
          <w:rStyle w:val="VerbatimChar"/>
        </w:rPr>
        <w:t xml:space="preserve">filter()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df[df$x &gt; 0, ]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subset()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Add or change columns with</w:t>
      </w:r>
      <w:r>
        <w:t xml:space="preserve"> </w:t>
      </w:r>
      <w:r>
        <w:rPr>
          <w:rStyle w:val="VerbatimChar"/>
        </w:rPr>
        <w:t xml:space="preserve">mutate()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df$new &lt;- ...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Drop rows with missing values with</w:t>
      </w:r>
      <w:r>
        <w:t xml:space="preserve"> </w:t>
      </w:r>
      <w:hyperlink r:id="rId45">
        <w:r>
          <w:rPr>
            <w:rStyle w:val="Hyperlink"/>
          </w:rPr>
          <w:t xml:space="preserve">tidyr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drop_na()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df[complete.cases(df), 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Stack data frames with</w:t>
      </w:r>
      <w:r>
        <w:t xml:space="preserve"> </w:t>
      </w:r>
      <w:r>
        <w:rPr>
          <w:rStyle w:val="VerbatimChar"/>
        </w:rPr>
        <w:t xml:space="preserve">bind_rows()</w:t>
      </w:r>
      <w:r>
        <w:t xml:space="preserve">, not with</w:t>
      </w:r>
      <w:r>
        <w:t xml:space="preserve"> </w:t>
      </w:r>
      <w:r>
        <w:rPr>
          <w:rStyle w:val="VerbatimChar"/>
        </w:rPr>
        <w:t xml:space="preserve">rbind()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Build data frames with</w:t>
      </w:r>
      <w:r>
        <w:t xml:space="preserve"> </w:t>
      </w:r>
      <w:hyperlink r:id="rId46">
        <w:r>
          <w:rPr>
            <w:rStyle w:val="Hyperlink"/>
          </w:rPr>
          <w:t xml:space="preserve">tibble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tibble()</w:t>
      </w:r>
      <w:r>
        <w:t xml:space="preserve">,</w:t>
      </w:r>
      <w:r>
        <w:t xml:space="preserve"> </w:t>
      </w:r>
      <w:r>
        <w:t xml:space="preserve">not with</w:t>
      </w:r>
      <w:r>
        <w:t xml:space="preserve"> </w:t>
      </w:r>
      <w:r>
        <w:rPr>
          <w:rStyle w:val="VerbatimChar"/>
        </w:rPr>
        <w:t xml:space="preserve">data.frame()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Chain steps with the native pipe</w:t>
      </w:r>
      <w:r>
        <w:t xml:space="preserve"> </w:t>
      </w:r>
      <w:r>
        <w:rPr>
          <w:rStyle w:val="VerbatimChar"/>
        </w:rPr>
        <w:t xml:space="preserve">|&gt;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Do not nest function calls.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tibble(x, y) |&gt; pander()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pander(tibble(x, y))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sizes |&gt; lapply(f) |&gt; bind_rows()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bind_rows(lapply(sizes, f))</w:t>
      </w:r>
      <w:r>
        <w:t xml:space="preserve">.</w:t>
      </w:r>
      <w:r>
        <w:t xml:space="preserve"> </w:t>
      </w:r>
      <w:r>
        <w:t xml:space="preserve">Give a call that would sit inside an argument,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data = filter(df, train)</w:t>
      </w:r>
      <w:r>
        <w:t xml:space="preserve"> </w:t>
      </w:r>
      <w:r>
        <w:t xml:space="preserve">in a model call, a name on its own line first.</w:t>
      </w:r>
    </w:p>
    <w:p>
      <w:pPr>
        <w:pStyle w:val="Compact"/>
        <w:numPr>
          <w:ilvl w:val="0"/>
          <w:numId w:val="1010"/>
        </w:numPr>
      </w:pPr>
      <w:r>
        <w:t xml:space="preserve">Reading one value out of a data frame for inline code is fine,</w:t>
      </w:r>
      <w:r>
        <w:t xml:space="preserve"> </w:t>
      </w:r>
      <w:r>
        <w:t xml:space="preserve">as is indexing a matrix or a vector.</w:t>
      </w:r>
      <w:r>
        <w:t xml:space="preserve"> </w:t>
      </w:r>
      <w:r>
        <w:t xml:space="preserve">The rule is about selecting, filtering and building data frames.</w:t>
      </w:r>
    </w:p>
    <w:bookmarkEnd w:id="47"/>
    <w:bookmarkStart w:id="49" w:name="X2bc6121e3a2f39a37d8a6591d77df16bd22bd0b"/>
    <w:p>
      <w:pPr>
        <w:pStyle w:val="Heading2"/>
      </w:pPr>
      <w:r>
        <w:t xml:space="preserve">14 Include code from files instead of copying it</w:t>
      </w:r>
    </w:p>
    <w:p>
      <w:pPr>
        <w:pStyle w:val="FirstParagraph"/>
      </w:pPr>
      <w:r>
        <w:t xml:space="preserve">This rule applies to code that appears in more than one place in teaching materials.</w:t>
      </w:r>
    </w:p>
    <w:p>
      <w:pPr>
        <w:pStyle w:val="Compact"/>
        <w:numPr>
          <w:ilvl w:val="0"/>
          <w:numId w:val="1011"/>
        </w:numPr>
      </w:pPr>
      <w:r>
        <w:t xml:space="preserve">When the same code appears in several pages, or in a page and a script,</w:t>
      </w:r>
      <w:r>
        <w:t xml:space="preserve"> </w:t>
      </w:r>
      <w:r>
        <w:t xml:space="preserve">keep one source file and include it where it is shown.</w:t>
      </w:r>
      <w:r>
        <w:t xml:space="preserve"> </w:t>
      </w:r>
      <w:r>
        <w:t xml:space="preserve">A copy in each place drifts when one copy is fixed and the others are not</w:t>
      </w:r>
      <w:r>
        <w:t xml:space="preserve"> </w:t>
      </w:r>
      <w:r>
        <w:t xml:space="preserve">(see</w:t>
      </w:r>
      <w:r>
        <w:t xml:space="preserve"> </w:t>
      </w:r>
      <w:hyperlink w:anchor="reuse-one-written-version-of-each-result">
        <w:r>
          <w:rPr>
            <w:rStyle w:val="Hyperlink"/>
          </w:rPr>
          <w:t xml:space="preserve">Reuse one written version of each result</w:t>
        </w:r>
      </w:hyperlink>
      <w:r>
        <w:t xml:space="preserve">).</w:t>
      </w:r>
    </w:p>
    <w:p>
      <w:pPr>
        <w:pStyle w:val="Compact"/>
        <w:numPr>
          <w:ilvl w:val="0"/>
          <w:numId w:val="1011"/>
        </w:numPr>
      </w:pPr>
      <w:r>
        <w:t xml:space="preserve">Code that the page runs should be an executed chunk, as above.</w:t>
      </w:r>
      <w:r>
        <w:t xml:space="preserve"> </w:t>
      </w:r>
      <w:r>
        <w:t xml:space="preserve">For code that is displayed but not executed on the page,</w:t>
      </w:r>
      <w:r>
        <w:t xml:space="preserve"> </w:t>
      </w:r>
      <w:r>
        <w:t xml:space="preserve">such as a standalone script or a configuration file,</w:t>
      </w:r>
      <w:r>
        <w:t xml:space="preserve"> </w:t>
      </w:r>
      <w:r>
        <w:t xml:space="preserve">Quarto’s</w:t>
      </w:r>
      <w:r>
        <w:t xml:space="preserve"> </w:t>
      </w:r>
      <w:hyperlink r:id="rId48">
        <w:r>
          <w:rPr>
            <w:rStyle w:val="Hyperlink"/>
          </w:rPr>
          <w:t xml:space="preserve">include-code-files</w:t>
        </w:r>
      </w:hyperlink>
      <w:r>
        <w:t xml:space="preserve"> </w:t>
      </w:r>
      <w:r>
        <w:t xml:space="preserve">extension</w:t>
      </w:r>
      <w:r>
        <w:t xml:space="preserve"> </w:t>
      </w:r>
      <w:r>
        <w:t xml:space="preserve">fills a code block from a file.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filters: [include-code-files]</w:t>
      </w:r>
      <w:r>
        <w:t xml:space="preserve"> </w:t>
      </w:r>
      <w:r>
        <w:t xml:space="preserve">to the front matter,</w:t>
      </w:r>
      <w:r>
        <w:t xml:space="preserve"> </w:t>
      </w:r>
      <w:r>
        <w:t xml:space="preserve">then write a code block with an</w:t>
      </w:r>
      <w:r>
        <w:t xml:space="preserve"> </w:t>
      </w:r>
      <w:r>
        <w:rPr>
          <w:rStyle w:val="VerbatimChar"/>
        </w:rPr>
        <w:t xml:space="preserve">include</w:t>
      </w:r>
      <w:r>
        <w:t xml:space="preserve"> </w:t>
      </w:r>
      <w:r>
        <w:t xml:space="preserve">attribute,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```{.python include="script.py"}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extension also takes</w:t>
      </w:r>
      <w:r>
        <w:t xml:space="preserve"> </w:t>
      </w:r>
      <w:r>
        <w:rPr>
          <w:rStyle w:val="VerbatimChar"/>
        </w:rPr>
        <w:t xml:space="preserve">start-line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end-line</w:t>
      </w:r>
      <w:r>
        <w:t xml:space="preserve">, to show part of a file.</w:t>
      </w:r>
      <w:r>
        <w:t xml:space="preserve"> </w:t>
      </w:r>
      <w:r>
        <w:t xml:space="preserve">Prefer a range that names the lines you want over a copy of those lines.</w:t>
      </w:r>
    </w:p>
    <w:p>
      <w:pPr>
        <w:pStyle w:val="Compact"/>
        <w:numPr>
          <w:ilvl w:val="0"/>
          <w:numId w:val="1011"/>
        </w:numPr>
      </w:pPr>
      <w:r>
        <w:t xml:space="preserve">The extension is a new dependency of the site:</w:t>
      </w:r>
      <w:r>
        <w:t xml:space="preserve"> 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quarto add quarto-ext/include-code-files</w:t>
      </w:r>
      <w:r>
        <w:t xml:space="preserve">,</w:t>
      </w:r>
      <w:r>
        <w:t xml:space="preserve"> </w:t>
      </w:r>
      <w:r>
        <w:t xml:space="preserve">and commit the</w:t>
      </w:r>
      <w:r>
        <w:t xml:space="preserve"> </w:t>
      </w:r>
      <w:r>
        <w:rPr>
          <w:rStyle w:val="VerbatimChar"/>
        </w:rPr>
        <w:t xml:space="preserve">_extensions</w:t>
      </w:r>
      <w:r>
        <w:t xml:space="preserve"> </w:t>
      </w:r>
      <w:r>
        <w:t xml:space="preserve">directory it creates.</w:t>
      </w:r>
    </w:p>
    <w:bookmarkEnd w:id="49"/>
    <w:bookmarkStart w:id="50" w:name="X7c0de8eaf50a5b2644eabf66f1f9b734b8a4a71"/>
    <w:p>
      <w:pPr>
        <w:pStyle w:val="Heading2"/>
      </w:pPr>
      <w:r>
        <w:t xml:space="preserve">15 Comment every code chunk to say what and why</w:t>
      </w:r>
    </w:p>
    <w:p>
      <w:pPr>
        <w:pStyle w:val="FirstParagraph"/>
      </w:pPr>
      <w:r>
        <w:t xml:space="preserve">This rule applies to all reader-facing code in teaching materials,</w:t>
      </w:r>
      <w:r>
        <w:t xml:space="preserve"> </w:t>
      </w:r>
      <w:r>
        <w:t xml:space="preserve">in every course and every teaching repository, in every language.</w:t>
      </w:r>
    </w:p>
    <w:p>
      <w:pPr>
        <w:pStyle w:val="Compact"/>
        <w:numPr>
          <w:ilvl w:val="0"/>
          <w:numId w:val="1012"/>
        </w:numPr>
      </w:pPr>
      <w:r>
        <w:t xml:space="preserve">Put comments in each code chunk that explain both</w:t>
      </w:r>
      <w:r>
        <w:t xml:space="preserve"> </w:t>
      </w:r>
      <w:r>
        <w:t xml:space="preserve">what the code is doing and why it does it.</w:t>
      </w:r>
    </w:p>
    <w:p>
      <w:pPr>
        <w:pStyle w:val="Compact"/>
        <w:numPr>
          <w:ilvl w:val="0"/>
          <w:numId w:val="1012"/>
        </w:numPr>
      </w:pPr>
      <w:r>
        <w:t xml:space="preserve">Leave out a comment that would give away the solution in an exercise prompt.</w:t>
      </w:r>
      <w:r>
        <w:t xml:space="preserve"> </w:t>
      </w:r>
      <w:r>
        <w:t xml:space="preserve">Add the comments to the solution’s code instead.</w:t>
      </w:r>
    </w:p>
    <w:p>
      <w:pPr>
        <w:pStyle w:val="Compact"/>
        <w:numPr>
          <w:ilvl w:val="0"/>
          <w:numId w:val="1012"/>
        </w:numPr>
      </w:pPr>
      <w:r>
        <w:t xml:space="preserve">A comment that only restates the code, such as</w:t>
      </w:r>
      <w:r>
        <w:t xml:space="preserve"> </w:t>
      </w:r>
      <w:r>
        <w:rPr>
          <w:rStyle w:val="VerbatimChar"/>
        </w:rPr>
        <w:t xml:space="preserve"># add 1 to x</w:t>
      </w:r>
      <w:r>
        <w:t xml:space="preserve"> </w:t>
      </w:r>
      <w:r>
        <w:t xml:space="preserve">above</w:t>
      </w:r>
      <w:r>
        <w:t xml:space="preserve"> </w:t>
      </w:r>
      <w:r>
        <w:rPr>
          <w:rStyle w:val="VerbatimChar"/>
        </w:rPr>
        <w:t xml:space="preserve">x &lt;- x + 1</w:t>
      </w:r>
      <w:r>
        <w:t xml:space="preserve">,</w:t>
      </w:r>
      <w:r>
        <w:t xml:space="preserve"> </w:t>
      </w:r>
      <w:r>
        <w:t xml:space="preserve">gives the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without the</w:t>
      </w:r>
      <w:r>
        <w:t xml:space="preserve"> </w:t>
      </w:r>
      <w:r>
        <w:rPr>
          <w:i/>
          <w:iCs/>
        </w:rPr>
        <w:t xml:space="preserve">why</w:t>
      </w:r>
      <w:r>
        <w:t xml:space="preserve">.</w:t>
      </w:r>
      <w:r>
        <w:t xml:space="preserve"> </w:t>
      </w:r>
      <w:r>
        <w:t xml:space="preserve">Say what the step accomplishes and why the analysis needs it,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# center age so the intercept is the mean outcome at the average age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Comment each step that a student could not reconstruct from its name,</w:t>
      </w:r>
      <w:r>
        <w:t xml:space="preserve"> </w:t>
      </w:r>
      <w:r>
        <w:t xml:space="preserve">such as a transformation, a modeling choice, a tuning value or a random seed.</w:t>
      </w:r>
    </w:p>
    <w:bookmarkEnd w:id="50"/>
    <w:bookmarkStart w:id="51" w:name="X94063c6448bea82c8f1e8d367c642bbe2eda89b"/>
    <w:p>
      <w:pPr>
        <w:pStyle w:val="Heading2"/>
      </w:pPr>
      <w:r>
        <w:t xml:space="preserve">16 Set</w:t>
      </w:r>
      <w:r>
        <w:t xml:space="preserve"> </w:t>
      </w:r>
      <w:r>
        <w:rPr>
          <w:rStyle w:val="VerbatimChar"/>
        </w:rPr>
        <w:t xml:space="preserve">code-fold</w:t>
      </w:r>
      <w:r>
        <w:t xml:space="preserve"> </w:t>
      </w:r>
      <w:r>
        <w:t xml:space="preserve">by what the code does and whether the prose mentions it</w:t>
      </w:r>
    </w:p>
    <w:p>
      <w:pPr>
        <w:pStyle w:val="FirstParagraph"/>
      </w:pPr>
      <w:r>
        <w:t xml:space="preserve">This rule applies to every executed code chunk in teaching materials,</w:t>
      </w:r>
      <w:r>
        <w:t xml:space="preserve"> </w:t>
      </w:r>
      <w:r>
        <w:t xml:space="preserve">in every course and every teaching repository.</w:t>
      </w:r>
    </w:p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#| code-fold:</w:t>
      </w:r>
      <w:r>
        <w:t xml:space="preserve"> </w:t>
      </w:r>
      <w:r>
        <w:t xml:space="preserve">on each chunk by two questions:</w:t>
      </w:r>
      <w:r>
        <w:t xml:space="preserve"> </w:t>
      </w:r>
      <w:r>
        <w:t xml:space="preserve">does the prose mention the code,</w:t>
      </w:r>
      <w:r>
        <w:t xml:space="preserve"> </w:t>
      </w:r>
      <w:r>
        <w:t xml:space="preserve">and does the code produce output outside the chunk,</w:t>
      </w:r>
      <w:r>
        <w:t xml:space="preserve"> </w:t>
      </w:r>
      <w:r>
        <w:t xml:space="preserve">such as a figure, a table, or variables that inline expressions use?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show</w:t>
      </w:r>
      <w:r>
        <w:t xml:space="preserve"> </w:t>
      </w:r>
      <w:r>
        <w:t xml:space="preserve">when the prose mentions the code and the code produces output outside the chunk:</w:t>
      </w:r>
      <w:r>
        <w:t xml:space="preserve"> </w:t>
      </w:r>
      <w:r>
        <w:t xml:space="preserve">a figure, a table, or variables that inline expressions use.</w:t>
      </w:r>
      <w:r>
        <w:t xml:space="preserve"> </w:t>
      </w:r>
      <w:r>
        <w:t xml:space="preserve">The code starts open, and a reader who wants to focus on the output can hide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true</w:t>
      </w:r>
      <w:r>
        <w:t xml:space="preserve"> </w:t>
      </w:r>
      <w:r>
        <w:t xml:space="preserve">when the prose does not mention the code.</w:t>
      </w:r>
      <w:r>
        <w:t xml:space="preserve"> </w:t>
      </w:r>
      <w:r>
        <w:t xml:space="preserve">This holds whether the code produces output outside the chunk or no output at all.</w:t>
      </w:r>
      <w:r>
        <w:t xml:space="preserve"> </w:t>
      </w:r>
      <w:r>
        <w:t xml:space="preserve">The code starts hidden, and a reader who wants it can open it.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#| code-fold: false</w:t>
      </w:r>
      <w:r>
        <w:t xml:space="preserve"> </w:t>
      </w:r>
      <w:r>
        <w:t xml:space="preserve">when the prose mentions the code and the code produces no output,</w:t>
      </w:r>
      <w:r>
        <w:t xml:space="preserve"> </w:t>
      </w:r>
      <w:r>
        <w:t xml:space="preserve">or only output that the chunk renders inside itself.</w:t>
      </w:r>
      <w:r>
        <w:t xml:space="preserve"> </w:t>
      </w:r>
      <w:r>
        <w:t xml:space="preserve">The code and its output stay together, with no toggle.</w:t>
      </w:r>
    </w:p>
    <w:p>
      <w:pPr>
        <w:pStyle w:val="FirstParagraph"/>
      </w:pPr>
      <w:r>
        <w:t xml:space="preserve">For example, a chunk that fits a model the text walks through and prints its coefficients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t xml:space="preserve">a chunk that draws a figure the text discusses is</w:t>
      </w:r>
      <w:r>
        <w:t xml:space="preserve"> </w:t>
      </w:r>
      <w:r>
        <w:rPr>
          <w:rStyle w:val="VerbatimChar"/>
        </w:rPr>
        <w:t xml:space="preserve">show</w:t>
      </w:r>
      <w:r>
        <w:t xml:space="preserve">,</w:t>
      </w:r>
      <w:r>
        <w:t xml:space="preserve"> </w:t>
      </w:r>
      <w:r>
        <w:t xml:space="preserve">and a chunk that loads a package or builds an object that later chunks use is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bookmarkEnd w:id="51"/>
    <w:bookmarkStart w:id="52" w:name="Xffa5a3357c8672d830c88e1e58a0ef107550647"/>
    <w:p>
      <w:pPr>
        <w:pStyle w:val="Heading2"/>
      </w:pPr>
      <w:r>
        <w:t xml:space="preserve">17 Introduce every function in a programming primer</w:t>
      </w:r>
    </w:p>
    <w:p>
      <w:pPr>
        <w:pStyle w:val="FirstParagraph"/>
      </w:pPr>
      <w:r>
        <w:t xml:space="preserve">This rule applies to all teaching materials that run code,</w:t>
      </w:r>
      <w:r>
        <w:t xml:space="preserve"> </w:t>
      </w:r>
      <w:r>
        <w:t xml:space="preserve">in every course and every teaching repository.</w:t>
      </w:r>
    </w:p>
    <w:p>
      <w:pPr>
        <w:pStyle w:val="Compact"/>
        <w:numPr>
          <w:ilvl w:val="0"/>
          <w:numId w:val="1014"/>
        </w:numPr>
      </w:pPr>
      <w:r>
        <w:t xml:space="preserve">Give the course a programming primer that introduces each package function the course’s chapters call.</w:t>
      </w:r>
      <w:r>
        <w:t xml:space="preserve"> </w:t>
      </w:r>
      <w:r>
        <w:t xml:space="preserve">A student meets the function there first, in a short note, a worked example and an exercise,</w:t>
      </w:r>
      <w:r>
        <w:t xml:space="preserve"> </w:t>
      </w:r>
      <w:r>
        <w:t xml:space="preserve">and then sees it used in the chapters.</w:t>
      </w:r>
    </w:p>
    <w:p>
      <w:pPr>
        <w:pStyle w:val="Compact"/>
        <w:numPr>
          <w:ilvl w:val="0"/>
          <w:numId w:val="1014"/>
        </w:numPr>
      </w:pPr>
      <w:r>
        <w:t xml:space="preserve">Keep the primer complete by computing the list of functions, not by remembering it.</w:t>
      </w:r>
      <w:r>
        <w:t xml:space="preserve"> </w:t>
      </w:r>
      <w:r>
        <w:t xml:space="preserve">Scan the code chunks of the chapters for the functions they call,</w:t>
      </w:r>
      <w:r>
        <w:t xml:space="preserve"> </w:t>
      </w:r>
      <w:r>
        <w:t xml:space="preserve">and compare the list with the functions the primer mentions.</w:t>
      </w:r>
      <w:r>
        <w:t xml:space="preserve"> </w:t>
      </w:r>
      <w:r>
        <w:t xml:space="preserve">Run the scan when a chapter adds a function, and again before a term starts.</w:t>
      </w:r>
    </w:p>
    <w:p>
      <w:pPr>
        <w:pStyle w:val="Compact"/>
        <w:numPr>
          <w:ilvl w:val="0"/>
          <w:numId w:val="1014"/>
        </w:numPr>
      </w:pPr>
      <w:r>
        <w:t xml:space="preserve">Add the missing functions in separate pull requests, one per package.</w:t>
      </w:r>
      <w:r>
        <w:t xml:space="preserve"> </w:t>
      </w:r>
      <w:r>
        <w:t xml:space="preserve">A pull request that adds a function to a chapter adds it to the primer too,</w:t>
      </w:r>
      <w:r>
        <w:t xml:space="preserve"> </w:t>
      </w:r>
      <w:r>
        <w:t xml:space="preserve">or links the primer entry that already introduces it.</w:t>
      </w:r>
    </w:p>
    <w:p>
      <w:pPr>
        <w:pStyle w:val="Compact"/>
        <w:numPr>
          <w:ilvl w:val="0"/>
          <w:numId w:val="1014"/>
        </w:numPr>
      </w:pPr>
      <w:r>
        <w:t xml:space="preserve">Functions that a chapter defines for itself are not package functions.</w:t>
      </w:r>
      <w:r>
        <w:t xml:space="preserve"> </w:t>
      </w:r>
      <w:r>
        <w:t xml:space="preserve">A chapter introduces those where it defines them.</w:t>
      </w:r>
    </w:p>
    <w:bookmarkEnd w:id="52"/>
    <w:bookmarkStart w:id="53" w:name="make-figures-accessible"/>
    <w:p>
      <w:pPr>
        <w:pStyle w:val="Heading2"/>
      </w:pPr>
      <w:r>
        <w:t xml:space="preserve">18 Make figures accessible</w:t>
      </w:r>
    </w:p>
    <w:p>
      <w:pPr>
        <w:pStyle w:val="Compact"/>
        <w:numPr>
          <w:ilvl w:val="0"/>
          <w:numId w:val="1015"/>
        </w:numPr>
      </w:pPr>
      <w:r>
        <w:t xml:space="preserve">Wrap each figure, including an interactive one, in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div with a caption.</w:t>
      </w:r>
    </w:p>
    <w:p>
      <w:pPr>
        <w:pStyle w:val="Compact"/>
        <w:numPr>
          <w:ilvl w:val="0"/>
          <w:numId w:val="1015"/>
        </w:numPr>
      </w:pPr>
      <w:r>
        <w:t xml:space="preserve">Give every plot alt text.</w:t>
      </w:r>
      <w:r>
        <w:t xml:space="preserve"> </w:t>
      </w:r>
      <w:r>
        <w:t xml:space="preserve">For Observable Plot, set</w:t>
      </w:r>
      <w:r>
        <w:t xml:space="preserve"> </w:t>
      </w:r>
      <w:r>
        <w:rPr>
          <w:rStyle w:val="VerbatimChar"/>
        </w:rPr>
        <w:t xml:space="preserve">ariaLabel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Show the code that makes each figure, and let readers fold it away.</w:t>
      </w:r>
      <w:r>
        <w:t xml:space="preserve"> </w:t>
      </w:r>
      <w:r>
        <w:t xml:space="preserve">Code folding does nothing for a cell that does not echo its code,</w:t>
      </w:r>
      <w:r>
        <w:t xml:space="preserve"> </w:t>
      </w:r>
      <w:r>
        <w:t xml:space="preserve">so do not set</w:t>
      </w:r>
      <w:r>
        <w:t xml:space="preserve"> </w:t>
      </w:r>
      <w:r>
        <w:rPr>
          <w:rStyle w:val="VerbatimChar"/>
        </w:rPr>
        <w:t xml:space="preserve">echo: false</w:t>
      </w:r>
      <w:r>
        <w:t xml:space="preserve"> </w:t>
      </w:r>
      <w:r>
        <w:t xml:space="preserve">on a cell you want students to read.</w:t>
      </w:r>
    </w:p>
    <w:p>
      <w:pPr>
        <w:pStyle w:val="Compact"/>
        <w:numPr>
          <w:ilvl w:val="0"/>
          <w:numId w:val="1015"/>
        </w:numPr>
      </w:pPr>
      <w:r>
        <w:t xml:space="preserve">Do not cross-reference an interactive figure from prose,</w:t>
      </w:r>
      <w:r>
        <w:t xml:space="preserve"> </w:t>
      </w:r>
      <w:r>
        <w:t xml:space="preserve">because the PDF format renders no figure for it,</w:t>
      </w:r>
      <w:r>
        <w:t xml:space="preserve"> </w:t>
      </w:r>
      <w:r>
        <w:t xml:space="preserve">so the reference has no target there</w:t>
      </w:r>
      <w:r>
        <w:t xml:space="preserve"> </w:t>
      </w:r>
      <w:r>
        <w:t xml:space="preserve">(observed when rendering lecture notes to PDF).</w:t>
      </w:r>
    </w:p>
    <w:bookmarkEnd w:id="53"/>
    <w:bookmarkStart w:id="55" w:name="structure-slides-for-the-reader"/>
    <w:p>
      <w:pPr>
        <w:pStyle w:val="Heading2"/>
      </w:pPr>
      <w:r>
        <w:t xml:space="preserve">19 Structure slides for the reader</w:t>
      </w:r>
    </w:p>
    <w:p>
      <w:pPr>
        <w:pStyle w:val="Compact"/>
        <w:numPr>
          <w:ilvl w:val="0"/>
          <w:numId w:val="1016"/>
        </w:numPr>
      </w:pPr>
      <w:r>
        <w:t xml:space="preserve">Check the rendered slides, not only the web page.</w:t>
      </w:r>
      <w:r>
        <w:t xml:space="preserve"> </w:t>
      </w:r>
      <w:r>
        <w:t xml:space="preserve">Slides need the same boxes and colors on theorem-type and callout divs</w:t>
      </w:r>
      <w:r>
        <w:t xml:space="preserve"> </w:t>
      </w:r>
      <w:r>
        <w:t xml:space="preserve">that the web page has,</w:t>
      </w:r>
      <w:r>
        <w:t xml:space="preserve"> </w:t>
      </w:r>
      <w:r>
        <w:t xml:space="preserve">so a reader can see where a definition ends and the commentary begins.</w:t>
      </w:r>
    </w:p>
    <w:p>
      <w:pPr>
        <w:pStyle w:val="Compact"/>
        <w:numPr>
          <w:ilvl w:val="0"/>
          <w:numId w:val="1016"/>
        </w:numPr>
      </w:pPr>
      <w:r>
        <w:t xml:space="preserve">Put a list of three or more phrases in a bullet list,</w:t>
      </w:r>
      <w:r>
        <w:t xml:space="preserve"> </w:t>
      </w:r>
      <w:r>
        <w:t xml:space="preserve">as</w:t>
      </w:r>
      <w:r>
        <w:t xml:space="preserve"> </w:t>
      </w:r>
      <w:hyperlink r:id="rId54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describes.</w:t>
      </w:r>
    </w:p>
    <w:p>
      <w:pPr>
        <w:pStyle w:val="Compact"/>
        <w:numPr>
          <w:ilvl w:val="0"/>
          <w:numId w:val="1016"/>
        </w:numPr>
      </w:pPr>
      <w:r>
        <w:t xml:space="preserve">Put each named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div.</w:t>
      </w:r>
    </w:p>
    <w:p>
      <w:pPr>
        <w:pStyle w:val="Compact"/>
        <w:numPr>
          <w:ilvl w:val="0"/>
          <w:numId w:val="1016"/>
        </w:numPr>
      </w:pPr>
      <w:r>
        <w:t xml:space="preserve">Put on a slide only what you want the audience to look at.</w:t>
      </w:r>
      <w:r>
        <w:t xml:space="preserve"> </w:t>
      </w:r>
      <w:r>
        <w:t xml:space="preserve">Put an example in an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 </w:t>
      </w:r>
      <w:r>
        <w:t xml:space="preserve">div and short commentary in a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div,</w:t>
      </w:r>
      <w:r>
        <w:t xml:space="preserve"> </w:t>
      </w:r>
      <w:r>
        <w:t xml:space="preserve">because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plain text without a box on the web page.</w:t>
      </w:r>
    </w:p>
    <w:p>
      <w:pPr>
        <w:pStyle w:val="Compact"/>
        <w:numPr>
          <w:ilvl w:val="0"/>
          <w:numId w:val="1016"/>
        </w:numPr>
      </w:pPr>
      <w:r>
        <w:t xml:space="preserve">Put a long paragraph of commentary in a remark that is also speaker notes:</w:t>
      </w:r>
      <w:r>
        <w:t xml:space="preserve"> </w:t>
      </w:r>
      <w:r>
        <w:rPr>
          <w:rStyle w:val="VerbatimChar"/>
        </w:rPr>
        <w:t xml:space="preserve">::: {#rem-name .remark .notes}</w:t>
      </w:r>
      <w:r>
        <w:t xml:space="preserve">.</w:t>
      </w:r>
      <w:r>
        <w:t xml:space="preserve"> </w:t>
      </w:r>
      <w:r>
        <w:t xml:space="preserve">Reveal.js shows it only in speaker view, so the audience does not have to read it,</w:t>
      </w:r>
      <w:r>
        <w:t xml:space="preserve"> </w:t>
      </w:r>
      <w:r>
        <w:t xml:space="preserve">and the web page shows it as a boxed remark.</w:t>
      </w:r>
      <w:r>
        <w:t xml:space="preserve"> </w:t>
      </w:r>
      <w:r>
        <w:t xml:space="preserve">Readers who did not attend the lecture use the web page,</w:t>
      </w:r>
      <w:r>
        <w:t xml:space="preserve"> </w:t>
      </w:r>
      <w:r>
        <w:t xml:space="preserve">so nothing is lost, and nothing is said twice.</w:t>
      </w:r>
      <w:r>
        <w:t xml:space="preserve"> </w:t>
      </w:r>
      <w:r>
        <w:t xml:space="preserve">Give a long paragraph a separate short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 </w:t>
      </w:r>
      <w:r>
        <w:t xml:space="preserve">div only when the slide needs a takeaway to look at.</w:t>
      </w:r>
    </w:p>
    <w:p>
      <w:pPr>
        <w:pStyle w:val="Compact"/>
        <w:numPr>
          <w:ilvl w:val="0"/>
          <w:numId w:val="1016"/>
        </w:numPr>
      </w:pPr>
      <w:r>
        <w:t xml:space="preserve">Add structure only where content has a shape.</w:t>
      </w:r>
      <w:r>
        <w:t xml:space="preserve"> </w:t>
      </w:r>
      <w:r>
        <w:t xml:space="preserve">Do not put a heading over a single item,</w:t>
      </w:r>
      <w:r>
        <w:t xml:space="preserve"> </w:t>
      </w:r>
      <w:r>
        <w:t xml:space="preserve">or over the same topic as the heading just before it.</w:t>
      </w:r>
    </w:p>
    <w:p>
      <w:pPr>
        <w:pStyle w:val="Compact"/>
        <w:numPr>
          <w:ilvl w:val="0"/>
          <w:numId w:val="1016"/>
        </w:numPr>
      </w:pPr>
      <w:r>
        <w:t xml:space="preserve">Keep body text off section and title slides.</w:t>
      </w:r>
      <w:r>
        <w:t xml:space="preserve"> </w:t>
      </w:r>
      <w:r>
        <w:t xml:space="preserve">Reveal.js centers those slides vertically and does not scroll them,</w:t>
      </w:r>
      <w:r>
        <w:t xml:space="preserve"> </w:t>
      </w:r>
      <w:r>
        <w:t xml:space="preserve">so long text is clipped at the top and bottom of the screen</w:t>
      </w:r>
      <w:r>
        <w:t xml:space="preserve"> </w:t>
      </w:r>
      <w:r>
        <w:t xml:space="preserve">(observed in lecture slides rendered with Quarto).</w:t>
      </w:r>
      <w:r>
        <w:t xml:space="preserve"> </w:t>
      </w:r>
      <w:r>
        <w:t xml:space="preserve">Put a slide break after the heading and move the text onto content slides.</w:t>
      </w:r>
    </w:p>
    <w:bookmarkEnd w:id="55"/>
    <w:bookmarkStart w:id="56" w:name="talk-about-the-ideas-not-the-notes"/>
    <w:p>
      <w:pPr>
        <w:pStyle w:val="Heading2"/>
      </w:pPr>
      <w:r>
        <w:t xml:space="preserve">20 Talk about the ideas, not the notes</w:t>
      </w:r>
    </w:p>
    <w:p>
      <w:pPr>
        <w:pStyle w:val="FirstParagraph"/>
      </w:pPr>
      <w:r>
        <w:t xml:space="preserve">When a term is defined on another page or in another site,</w:t>
      </w:r>
      <w:r>
        <w:t xml:space="preserve"> </w:t>
      </w:r>
      <w:r>
        <w:t xml:space="preserve">state the idea in the sentence and link the term.</w:t>
      </w:r>
      <w:r>
        <w:t xml:space="preserve"> </w:t>
      </w:r>
      <w:r>
        <w:t xml:space="preserve">Do not write about where the definition lives.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w:r>
        <w:t xml:space="preserve">“the bias of an estimator”</w:t>
      </w:r>
      <w:r>
        <w:t xml:space="preserve">,</w:t>
      </w:r>
      <w:r>
        <w:t xml:space="preserve"> </w:t>
      </w:r>
      <w:r>
        <w:t xml:space="preserve">linked to its definition,</w:t>
      </w:r>
      <w:r>
        <w:t xml:space="preserve"> </w:t>
      </w:r>
      <w:r>
        <w:t xml:space="preserve">not</w:t>
      </w:r>
      <w:r>
        <w:t xml:space="preserve"> </w:t>
      </w:r>
      <w:r>
        <w:t xml:space="preserve">“the statistics notes define the bias of an estimator”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Do not write</w:t>
      </w:r>
      <w:r>
        <w:t xml:space="preserve"> </w:t>
      </w:r>
      <w:r>
        <w:t xml:space="preserve">“see the probability notes”</w:t>
      </w:r>
      <w:r>
        <w:t xml:space="preserve"> </w:t>
      </w:r>
      <w:r>
        <w:t xml:space="preserve">or</w:t>
      </w:r>
      <w:r>
        <w:t xml:space="preserve"> </w:t>
      </w:r>
      <w:r>
        <w:t xml:space="preserve">“as in our notes”</w:t>
      </w:r>
      <w:r>
        <w:t xml:space="preserve">.</w:t>
      </w:r>
      <w:r>
        <w:t xml:space="preserve"> </w:t>
      </w:r>
      <w:r>
        <w:t xml:space="preserve">The link already says where the term lives.</w:t>
      </w:r>
    </w:p>
    <w:p>
      <w:pPr>
        <w:pStyle w:val="Compact"/>
        <w:numPr>
          <w:ilvl w:val="0"/>
          <w:numId w:val="1017"/>
        </w:numPr>
      </w:pPr>
      <w:r>
        <w:t xml:space="preserve">Name a remark by the idea it holds,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“Bias of a prediction”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“Bias of a prediction in the statistics notes”</w:t>
      </w:r>
      <w:r>
        <w:t xml:space="preserve">.</w:t>
      </w:r>
    </w:p>
    <w:p>
      <w:pPr>
        <w:pStyle w:val="FirstParagraph"/>
      </w:pPr>
      <w:r>
        <w:t xml:space="preserve">Students read concepts, not the structure of the site.</w:t>
      </w:r>
      <w:r>
        <w:t xml:space="preserve"> </w:t>
      </w:r>
      <w:r>
        <w:t xml:space="preserve">A sentence about which notes define a term adds no content,</w:t>
      </w:r>
      <w:r>
        <w:t xml:space="preserve"> </w:t>
      </w:r>
      <w:r>
        <w:t xml:space="preserve">and it goes stale when the definition moves.</w:t>
      </w:r>
    </w:p>
    <w:bookmarkEnd w:id="56"/>
    <w:bookmarkStart w:id="60" w:name="Xcb579568ef754486ebde8b41ba4528bdf380eec"/>
    <w:p>
      <w:pPr>
        <w:pStyle w:val="Heading2"/>
      </w:pPr>
      <w:r>
        <w:t xml:space="preserve">21 Credit other courses without summarizing them</w:t>
      </w:r>
    </w:p>
    <w:p>
      <w:pPr>
        <w:pStyle w:val="Compact"/>
        <w:numPr>
          <w:ilvl w:val="0"/>
          <w:numId w:val="1018"/>
        </w:numPr>
      </w:pPr>
      <w:r>
        <w:t xml:space="preserve">Write your own version of another course’s material,</w:t>
      </w:r>
      <w:r>
        <w:t xml:space="preserve"> </w:t>
      </w:r>
      <w:r>
        <w:t xml:space="preserve">and credit the source in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not in running prose.</w:t>
      </w:r>
      <w:r>
        <w:t xml:space="preserve"> </w:t>
      </w:r>
      <w:hyperlink r:id="rId57">
        <w:r>
          <w:rPr>
            <w:rStyle w:val="Hyperlink"/>
          </w:rPr>
          <w:t xml:space="preserve">Adapting another course’s material</w:t>
        </w:r>
      </w:hyperlink>
      <w:r>
        <w:t xml:space="preserve"> </w:t>
      </w:r>
      <w:r>
        <w:t xml:space="preserve">gives the details,</w:t>
      </w:r>
      <w:r>
        <w:t xml:space="preserve"> </w:t>
      </w:r>
      <w:r>
        <w:t xml:space="preserve">including when 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is a safe alternative.</w:t>
      </w:r>
    </w:p>
    <w:p>
      <w:pPr>
        <w:pStyle w:val="Compact"/>
        <w:numPr>
          <w:ilvl w:val="0"/>
          <w:numId w:val="1018"/>
        </w:numPr>
      </w:pPr>
      <w:r>
        <w:t xml:space="preserve">Quote the primary source directly,</w:t>
      </w:r>
      <w:r>
        <w:t xml:space="preserve"> </w:t>
      </w:r>
      <w:r>
        <w:t xml:space="preserve">and check the wording and page against the original.</w:t>
      </w:r>
      <w:r>
        <w:t xml:space="preserve"> </w:t>
      </w:r>
      <w:hyperlink r:id="rId58">
        <w:r>
          <w:rPr>
            <w:rStyle w:val="Hyperlink"/>
          </w:rPr>
          <w:t xml:space="preserve">Quote the original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Title a section by its topic, not by its author or course.</w:t>
      </w:r>
      <w:r>
        <w:t xml:space="preserve"> </w:t>
      </w:r>
      <w:hyperlink r:id="rId59">
        <w:r>
          <w:rPr>
            <w:rStyle w:val="Hyperlink"/>
          </w:rPr>
          <w:t xml:space="preserve">Put the content first</w:t>
        </w:r>
      </w:hyperlink>
      <w:r>
        <w:t xml:space="preserve"> </w:t>
      </w:r>
      <w:r>
        <w:t xml:space="preserve">explains why.</w:t>
      </w:r>
    </w:p>
    <w:p>
      <w:pPr>
        <w:pStyle w:val="Compact"/>
        <w:numPr>
          <w:ilvl w:val="0"/>
          <w:numId w:val="1018"/>
        </w:numPr>
      </w:pPr>
      <w:r>
        <w:t xml:space="preserve">Where the book is the subject rather than its authors, name the book by its title,</w:t>
      </w:r>
      <w:r>
        <w:t xml:space="preserve"> </w:t>
      </w:r>
      <w:r>
        <w:t xml:space="preserve">because a bare citation key renders as the author list.</w:t>
      </w:r>
    </w:p>
    <w:bookmarkEnd w:id="60"/>
    <w:bookmarkStart w:id="69" w:name="rules-that-apply-to-all-writing"/>
    <w:p>
      <w:pPr>
        <w:pStyle w:val="Heading2"/>
      </w:pPr>
      <w:r>
        <w:t xml:space="preserve">22 Rules that apply to all writing</w:t>
      </w:r>
    </w:p>
    <w:p>
      <w:pPr>
        <w:pStyle w:val="FirstParagraph"/>
      </w:pPr>
      <w:r>
        <w:t xml:space="preserve">These rules from the other chapters apply to teaching materials as to any other writing:</w:t>
      </w:r>
    </w:p>
    <w:p>
      <w:pPr>
        <w:pStyle w:val="Compact"/>
        <w:numPr>
          <w:ilvl w:val="0"/>
          <w:numId w:val="1019"/>
        </w:numPr>
      </w:pPr>
      <w:hyperlink r:id="rId61">
        <w:r>
          <w:rPr>
            <w:rStyle w:val="Hyperlink"/>
          </w:rPr>
          <w:t xml:space="preserve">start a sentence with its subject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2">
        <w:r>
          <w:rPr>
            <w:rStyle w:val="Hyperlink"/>
          </w:rPr>
          <w:t xml:space="preserve">name the referent</w:t>
        </w:r>
      </w:hyperlink>
      <w:r>
        <w:t xml:space="preserve"> </w:t>
      </w:r>
      <w:r>
        <w:t xml:space="preserve">instead of a bare demonstrative;</w:t>
      </w:r>
    </w:p>
    <w:p>
      <w:pPr>
        <w:pStyle w:val="Compact"/>
        <w:numPr>
          <w:ilvl w:val="0"/>
          <w:numId w:val="1019"/>
        </w:numPr>
      </w:pPr>
      <w:hyperlink r:id="rId63">
        <w:r>
          <w:rPr>
            <w:rStyle w:val="Hyperlink"/>
          </w:rPr>
          <w:t xml:space="preserve">say which thing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hyperlink r:id="rId64">
        <w:r>
          <w:rPr>
            <w:rStyle w:val="Hyperlink"/>
          </w:rPr>
          <w:t xml:space="preserve">state the literal claim</w:t>
        </w:r>
      </w:hyperlink>
      <w:r>
        <w:t xml:space="preserve"> </w:t>
      </w:r>
      <w:r>
        <w:t xml:space="preserve">instead of an idiom;</w:t>
      </w:r>
    </w:p>
    <w:p>
      <w:pPr>
        <w:pStyle w:val="Compact"/>
        <w:numPr>
          <w:ilvl w:val="0"/>
          <w:numId w:val="1019"/>
        </w:numPr>
      </w:pPr>
      <w:hyperlink r:id="rId65">
        <w:r>
          <w:rPr>
            <w:rStyle w:val="Hyperlink"/>
          </w:rPr>
          <w:t xml:space="preserve">avoid clichés</w:t>
        </w:r>
      </w:hyperlink>
      <w:r>
        <w:t xml:space="preserve">.</w:t>
      </w:r>
    </w:p>
    <w:bookmarkStart w:id="68" w:name="refs"/>
    <w:bookmarkStart w:id="67" w:name="ref-freeman2014active"/>
    <w:p>
      <w:pPr>
        <w:pStyle w:val="Bibliography"/>
      </w:pPr>
      <w:r>
        <w:t xml:space="preserve">Freeman, Scott, Sarah L. Eddy, Miles McDonough, et al. 2014.</w:t>
      </w:r>
      <w:r>
        <w:t xml:space="preserve"> </w:t>
      </w:r>
      <w:r>
        <w:t xml:space="preserve">“Active Learning Increases Student Performance in Science, Engineering, and Mathematics.”</w:t>
      </w:r>
      <w:r>
        <w:t xml:space="preserve"> </w:t>
      </w:r>
      <w:r>
        <w:rPr>
          <w:i/>
          <w:iCs/>
        </w:rPr>
        <w:t xml:space="preserve">Proceedings of the National Academy of Sciences</w:t>
      </w:r>
      <w:r>
        <w:t xml:space="preserve"> </w:t>
      </w:r>
      <w:r>
        <w:t xml:space="preserve">111 (23): 8410–15.</w:t>
      </w:r>
      <w:r>
        <w:t xml:space="preserve"> </w:t>
      </w:r>
      <w:hyperlink r:id="rId66">
        <w:r>
          <w:rPr>
            <w:rStyle w:val="Hyperlink"/>
          </w:rPr>
          <w:t xml:space="preserve">https://doi.org/10.1073/pnas.1319030111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65" Type="http://schemas.openxmlformats.org/officeDocument/2006/relationships/hyperlink" Target="avoid-cliches.qmd" TargetMode="External"/><Relationship Id="rId57" Type="http://schemas.openxmlformats.org/officeDocument/2006/relationships/hyperlink" Target="citations-evidence.qmd#adapting-another-courses-material" TargetMode="External"/><Relationship Id="rId59" Type="http://schemas.openxmlformats.org/officeDocument/2006/relationships/hyperlink" Target="citations-evidence.qmd#put-the-content-first" TargetMode="External"/><Relationship Id="rId58" Type="http://schemas.openxmlformats.org/officeDocument/2006/relationships/hyperlink" Target="citations-evidence.qmd#quote-the-original" TargetMode="External"/><Relationship Id="rId61" Type="http://schemas.openxmlformats.org/officeDocument/2006/relationships/hyperlink" Target="conciseness.qmd#lead-with-the-subject" TargetMode="External"/><Relationship Id="rId54" Type="http://schemas.openxmlformats.org/officeDocument/2006/relationships/hyperlink" Target="conciseness.qmd#put-lists-in-bullet-points" TargetMode="External"/><Relationship Id="rId18" Type="http://schemas.openxmlformats.org/officeDocument/2006/relationships/hyperlink" Target="defining-terms.qmd#guidelines-for-defining-terms" TargetMode="External"/><Relationship Id="rId62" Type="http://schemas.openxmlformats.org/officeDocument/2006/relationships/hyperlink" Target="grammar.qmd#demonstrative-pronouns" TargetMode="External"/><Relationship Id="rId41" Type="http://schemas.openxmlformats.org/officeDocument/2006/relationships/hyperlink" Target="https://cran.r-project.org/package=broom" TargetMode="External"/><Relationship Id="rId36" Type="http://schemas.openxmlformats.org/officeDocument/2006/relationships/hyperlink" Target="https://cran.r-project.org/package=gtsummary" TargetMode="External"/><Relationship Id="rId66" Type="http://schemas.openxmlformats.org/officeDocument/2006/relationships/hyperlink" Target="https://doi.org/10.1073/pnas.1319030111" TargetMode="External"/><Relationship Id="rId44" Type="http://schemas.openxmlformats.org/officeDocument/2006/relationships/hyperlink" Target="https://dplyr.tidyverse.org/" TargetMode="External"/><Relationship Id="rId35" Type="http://schemas.openxmlformats.org/officeDocument/2006/relationships/hyperlink" Target="https://easystats.github.io/parameters/" TargetMode="External"/><Relationship Id="rId40" Type="http://schemas.openxmlformats.org/officeDocument/2006/relationships/hyperlink" Target="https://easystats.github.io/performance/" TargetMode="External"/><Relationship Id="rId14" Type="http://schemas.openxmlformats.org/officeDocument/2006/relationships/hyperlink" Target="https://en.wikipedia.org/wiki/Modular_programming" TargetMode="External"/><Relationship Id="rId37" Type="http://schemas.openxmlformats.org/officeDocument/2006/relationships/hyperlink" Target="https://ggplot2.tidyverse.org/" TargetMode="External"/><Relationship Id="rId32" Type="http://schemas.openxmlformats.org/officeDocument/2006/relationships/hyperlink" Target="https://github.com/Morrison-Lab/ISLR-tidymodels-labs" TargetMode="External"/><Relationship Id="rId26" Type="http://schemas.openxmlformats.org/officeDocument/2006/relationships/hyperlink" Target="https://github.com/Morrison-Lab/ai-config/pull/4386" TargetMode="External"/><Relationship Id="rId42" Type="http://schemas.openxmlformats.org/officeDocument/2006/relationships/hyperlink" Target="https://github.com/d-morrison/rme" TargetMode="External"/><Relationship Id="rId33" Type="http://schemas.openxmlformats.org/officeDocument/2006/relationships/hyperlink" Target="https://github.com/intro-stat-learning/ISLP_labs" TargetMode="External"/><Relationship Id="rId48" Type="http://schemas.openxmlformats.org/officeDocument/2006/relationships/hyperlink" Target="https://github.com/quarto-ext/include-code-files" TargetMode="External"/><Relationship Id="rId39" Type="http://schemas.openxmlformats.org/officeDocument/2006/relationships/hyperlink" Target="https://strengejacke.github.io/ggeffects/" TargetMode="External"/><Relationship Id="rId38" Type="http://schemas.openxmlformats.org/officeDocument/2006/relationships/hyperlink" Target="https://strengejacke.github.io/sjPlot/" TargetMode="External"/><Relationship Id="rId46" Type="http://schemas.openxmlformats.org/officeDocument/2006/relationships/hyperlink" Target="https://tibble.tidyverse.org/" TargetMode="External"/><Relationship Id="rId45" Type="http://schemas.openxmlformats.org/officeDocument/2006/relationships/hyperlink" Target="https://tidyr.tidyverse.org/" TargetMode="External"/><Relationship Id="rId31" Type="http://schemas.openxmlformats.org/officeDocument/2006/relationships/hyperlink" Target="https://www.tidymodels.org/" TargetMode="External"/><Relationship Id="rId15" Type="http://schemas.openxmlformats.org/officeDocument/2006/relationships/hyperlink" Target="notation.qmd#making-expressions-concise" TargetMode="External"/><Relationship Id="rId27" Type="http://schemas.openxmlformats.org/officeDocument/2006/relationships/hyperlink" Target="paper-organization.qmd#figures-and-tables" TargetMode="External"/><Relationship Id="rId64" Type="http://schemas.openxmlformats.org/officeDocument/2006/relationships/hyperlink" Target="word-choice.qmd#avoid-vague-and-metaphorical-language" TargetMode="External"/><Relationship Id="rId63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teaching</dc:title>
  <dc:creator/>
  <cp:keywords/>
  <dcterms:created xsi:type="dcterms:W3CDTF">2026-10-19T07:22:00Z</dcterms:created>
  <dcterms:modified xsi:type="dcterms:W3CDTF">2026-10-19T07:22:00Z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00:17:02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