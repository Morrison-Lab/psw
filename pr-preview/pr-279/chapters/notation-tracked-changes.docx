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00:24:16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00:24:24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ins w:id="3" w:author="PR Preview" w:date="2026-01-01T00:00:00Z">
        <w:r>
          <w:t xml:space="preserve">7.1 Label every inline symbol</w:t>
        </w:r>
      </w:ins>
    </w:p>
    <w:p>
      <w:pPr>
        <w:pStyle w:val="FirstParagraph"/>
      </w:pPr>
      <w:ins w:id="4" w:author="PR Preview" w:date="2026-01-01T00:00:00Z">
        <w:r>
          <w:t xml:space="preserve">In prose, write a text label next to every inline math symbol.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The label tells the reader what the symbol stands for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without making them search for its definition.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Put the label before the symbol, as in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“the population noise variance,</w:t>
        </w:r>
      </w:ins>
      <w:ins w:id="1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4" w:author="PR Preview" w:date="2026-01-01T00:00:00Z">
        <w:r>
          <w:t xml:space="preserve">”</w:t>
        </w:r>
      </w:ins>
      <w:ins w:id="15" w:author="PR Preview" w:date="2026-01-01T00:00:00Z">
        <w:r>
          <w:t xml:space="preserve">.</w:t>
        </w:r>
      </w:ins>
    </w:p>
    <w:bookmarkStart w:id="42" w:name="exm-label-inline-symbol"/>
    <w:p>
      <w:pPr>
        <w:pStyle w:val="BodyText"/>
      </w:pPr>
      <w:ins w:id="16" w:author="PR Preview" w:date="2026-01-01T00:00:00Z">
        <w:r>
          <w:rPr>
            <w:b/>
            <w:bCs/>
          </w:rPr>
          <w:t xml:space="preserve">Example 12 (Labeling a symbol in a list of quantities)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 </w:t>
        </w:r>
      </w:ins>
    </w:p>
    <w:p>
      <w:pPr>
        <w:pStyle w:val="BlockText"/>
      </w:pPr>
      <w:ins w:id="19" w:author="PR Preview" w:date="2026-01-01T00:00:00Z">
        <w:r>
          <w:t xml:space="preserve">❌ Which of the three quantities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(squared bias, variance of</w:t>
        </w:r>
      </w:ins>
      <w:ins w:id="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3" w:author="PR Preview" w:date="2026-01-01T00:00:00Z">
        <w:r>
          <w:t xml:space="preserve">,</w:t>
        </w:r>
      </w:ins>
      <w:ins w:id="2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5" w:author="PR Preview" w:date="2026-01-01T00:00:00Z">
        <w:r>
          <w:t xml:space="preserve">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can a better prediction method reduce?</w:t>
        </w:r>
      </w:ins>
    </w:p>
    <w:p>
      <w:pPr>
        <w:pStyle w:val="BlockText"/>
      </w:pPr>
      <w:ins w:id="28" w:author="PR Preview" w:date="2026-01-01T00:00:00Z">
        <w:r>
          <w:t xml:space="preserve">✅ Which of the three quantities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(the squared bias, the variance of the prediction</w:t>
        </w:r>
      </w:ins>
      <w:ins w:id="3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2" w:author="PR Preview" w:date="2026-01-01T00:00:00Z">
        <w:r>
          <w:t xml:space="preserve">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 the population noise variance</w:t>
        </w:r>
      </w:ins>
      <w:ins w:id="3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6" w:author="PR Preview" w:date="2026-01-01T00:00:00Z">
        <w:r>
          <w:t xml:space="preserve">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can a better prediction method reduce?</w:t>
        </w:r>
      </w:ins>
    </w:p>
    <w:p>
      <w:pPr>
        <w:pStyle w:val="FirstParagraph"/>
      </w:pPr>
      <w:ins w:id="39" w:author="PR Preview" w:date="2026-01-01T00:00:00Z">
        <w:r>
          <w:t xml:space="preserve">In the ❌ version, the reader sees</w:t>
        </w:r>
      </w:ins>
      <w:ins w:id="4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with no word for it.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In the ✅ version, each quantity has a label,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 the symbol that follows the label confirms which quantity is meant.</w:t>
        </w:r>
      </w:ins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del w:id="47" w:author="PR Preview" w:date="2026-01-01T00:00:00Z">
        <w:r>
          <w:rPr>
            <w:b/>
            <w:bCs/>
          </w:rPr>
          <w:delText xml:space="preserve">Example 12 (Using a shared macro)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This example compares the source you type,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so both versions appear as code.</w:delText>
        </w:r>
      </w:del>
    </w:p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Example 13 (Using a shared macro)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This example compares the source you type,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so both versions appear as code.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del w:id="57" w:author="PR Preview" w:date="2026-01-01T00:00:00Z">
        <w:r>
          <w:rPr>
            <w:b/>
            <w:bCs/>
          </w:rPr>
          <w:delText xml:space="preserve">Example 13 (Naming a macro for its meaning)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 </w:delText>
        </w:r>
      </w:del>
    </w:p>
    <w:p>
      <w:pPr>
        <w:pStyle w:val="BodyText"/>
      </w:pPr>
      <w:ins w:id="60" w:author="PR Preview" w:date="2026-01-01T00:00:00Z">
        <w:r>
          <w:rPr>
            <w:b/>
            <w:bCs/>
          </w:rPr>
          <w:t xml:space="preserve">Example 14 (Naming a macro for its meaning)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del w:id="63" w:author="PR Preview" w:date="2026-01-01T00:00:00Z">
        <w:r>
          <w:rPr>
            <w:b/>
            <w:bCs/>
          </w:rPr>
          <w:delText xml:space="preserve">Example 14 (Naming a decorator for its meaning)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 </w:delText>
        </w:r>
      </w:del>
    </w:p>
    <w:p>
      <w:pPr>
        <w:pStyle w:val="BodyText"/>
      </w:pPr>
      <w:ins w:id="66" w:author="PR Preview" w:date="2026-01-01T00:00:00Z">
        <w:r>
          <w:rPr>
            <w:b/>
            <w:bCs/>
          </w:rPr>
          <w:t xml:space="preserve">Example 15 (Naming a decorator for its meaning)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del w:id="69" w:author="PR Preview" w:date="2026-01-01T00:00:00Z">
        <w:r>
          <w:rPr>
            <w:b/>
            <w:bCs/>
          </w:rPr>
          <w:delText xml:space="preserve">Example 15 (Naming a set for its meaning)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 </w:delText>
        </w:r>
      </w:del>
    </w:p>
    <w:p>
      <w:pPr>
        <w:pStyle w:val="BodyText"/>
      </w:pPr>
      <w:ins w:id="72" w:author="PR Preview" w:date="2026-01-01T00:00:00Z">
        <w:r>
          <w:rPr>
            <w:b/>
            <w:bCs/>
          </w:rPr>
          <w:t xml:space="preserve">Example 16 (Naming a set for its meaning)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del w:id="75" w:author="PR Preview" w:date="2026-01-01T00:00:00Z">
        <w:r>
          <w:rPr>
            <w:b/>
            <w:bCs/>
          </w:rPr>
          <w:delText xml:space="preserve">Example 16 (Naming a variable for its role)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 </w:delText>
        </w:r>
      </w:del>
    </w:p>
    <w:p>
      <w:pPr>
        <w:pStyle w:val="BodyText"/>
      </w:pPr>
      <w:ins w:id="78" w:author="PR Preview" w:date="2026-01-01T00:00:00Z">
        <w:r>
          <w:rPr>
            <w:b/>
            <w:bCs/>
          </w:rPr>
          <w:t xml:space="preserve">Example 17 (Naming a variable for its role)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del w:id="81" w:author="PR Preview" w:date="2026-01-01T00:00:00Z">
        <w:r>
          <w:rPr>
            <w:b/>
            <w:bCs/>
          </w:rPr>
          <w:delText xml:space="preserve">Example 17 (Writing a named quantity by its name)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 </w:delText>
        </w:r>
      </w:del>
    </w:p>
    <w:p>
      <w:pPr>
        <w:pStyle w:val="BodyText"/>
      </w:pPr>
      <w:ins w:id="84" w:author="PR Preview" w:date="2026-01-01T00:00:00Z">
        <w:r>
          <w:rPr>
            <w:b/>
            <w:bCs/>
          </w:rPr>
          <w:t xml:space="preserve">Example 18 (Writing a named quantity by its name)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del w:id="87" w:author="PR Preview" w:date="2026-01-01T00:00:00Z">
        <w:r>
          <w:rPr>
            <w:b/>
            <w:bCs/>
          </w:rPr>
          <w:delText xml:space="preserve">Example 18 (Letting the macro size the bracket)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 </w:delText>
        </w:r>
      </w:del>
    </w:p>
    <w:p>
      <w:pPr>
        <w:pStyle w:val="BodyText"/>
      </w:pPr>
      <w:ins w:id="90" w:author="PR Preview" w:date="2026-01-01T00:00:00Z">
        <w:r>
          <w:rPr>
            <w:b/>
            <w:bCs/>
          </w:rPr>
          <w:t xml:space="preserve">Example 19 (Letting the macro size the bracket)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del w:id="93" w:author="PR Preview" w:date="2026-01-01T00:00:00Z">
        <w:r>
          <w:rPr>
            <w:b/>
            <w:bCs/>
          </w:rPr>
          <w:delText xml:space="preserve">Example 19 (Describing the symbol, not the macro)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 </w:delText>
        </w:r>
      </w:del>
    </w:p>
    <w:p>
      <w:pPr>
        <w:pStyle w:val="BodyText"/>
      </w:pPr>
      <w:ins w:id="96" w:author="PR Preview" w:date="2026-01-01T00:00:00Z">
        <w:r>
          <w:rPr>
            <w:b/>
            <w:bCs/>
          </w:rPr>
          <w:t xml:space="preserve">Example 20 (Describing the symbol, not the macro)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del w:id="99" w:author="PR Preview" w:date="2026-01-01T00:00:00Z">
        <w:r>
          <w:rPr>
            <w:b/>
            <w:bCs/>
          </w:rPr>
          <w:delText xml:space="preserve">Example 20 (Naming a repeated chunk)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 </w:delText>
        </w:r>
      </w:del>
    </w:p>
    <w:p>
      <w:pPr>
        <w:pStyle w:val="BodyText"/>
      </w:pPr>
      <w:ins w:id="102" w:author="PR Preview" w:date="2026-01-01T00:00:00Z">
        <w:r>
          <w:rPr>
            <w:b/>
            <w:bCs/>
          </w:rPr>
          <w:t xml:space="preserve">Example 21 (Naming a repeated chunk)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del w:id="105" w:author="PR Preview" w:date="2026-01-01T00:00:00Z">
        <w:r>
          <w:rPr>
            <w:b/>
            <w:bCs/>
          </w:rPr>
          <w:delText xml:space="preserve">Example 21 (Abstracting the population mean)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Suppose a derivation expands the variance of a random variable</w:delText>
        </w:r>
      </w:del>
      <w:del w:id="108" w:author="PR Preview" w:date="2026-01-01T00:00:00Z">
        <w:r>
          <w:delText xml:space="preserve"> </w:delText>
        </w:r>
      </w:del>
      <m:oMath>
        <m:r>
          <m:t>X</m:t>
        </m:r>
      </m:oMath>
      <w:del w:id="109" w:author="PR Preview" w:date="2026-01-01T00:00:00Z">
        <w:r>
          <w:delText xml:space="preserve">.</w:delText>
        </w:r>
      </w:del>
    </w:p>
    <w:p>
      <w:pPr>
        <w:pStyle w:val="BodyText"/>
      </w:pPr>
      <w:ins w:id="110" w:author="PR Preview" w:date="2026-01-01T00:00:00Z">
        <w:r>
          <w:rPr>
            <w:b/>
            <w:bCs/>
          </w:rPr>
          <w:t xml:space="preserve">Example 22 (Abstracting the population mean)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Suppose a derivation expands the variance of a random variable</w:t>
        </w:r>
      </w:ins>
      <w:ins w:id="113" w:author="PR Preview" w:date="2026-01-01T00:00:00Z">
        <w:r>
          <w:t xml:space="preserve"> </w:t>
        </w:r>
      </w:ins>
      <m:oMath>
        <m:r>
          <m:t>X</m:t>
        </m:r>
      </m:oMath>
      <w:ins w:id="114" w:author="PR Preview" w:date="2026-01-01T00:00:00Z">
        <w:r>
          <w:t xml:space="preserve">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del w:id="115" w:author="PR Preview" w:date="2026-01-01T00:00:00Z">
        <w:r>
          <w:rPr>
            <w:b/>
            <w:bCs/>
          </w:rPr>
          <w:delText xml:space="preserve">Example 22 (Writing a dot product)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 </w:delText>
        </w:r>
      </w:del>
    </w:p>
    <w:p>
      <w:pPr>
        <w:pStyle w:val="BodyText"/>
      </w:pPr>
      <w:ins w:id="118" w:author="PR Preview" w:date="2026-01-01T00:00:00Z">
        <w:r>
          <w:rPr>
            <w:b/>
            <w:bCs/>
          </w:rPr>
          <w:t xml:space="preserve">Example 23 (Writing a dot product)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del w:id="121" w:author="PR Preview" w:date="2026-01-01T00:00:00Z">
        <w:r>
          <w:rPr>
            <w:b/>
            <w:bCs/>
          </w:rPr>
          <w:delText xml:space="preserve">Example 23 (Writing out the limits of a sum and the range of an index)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For a discrete random variable</w:delText>
        </w:r>
      </w:del>
      <w:del w:id="124" w:author="PR Preview" w:date="2026-01-01T00:00:00Z">
        <w:r>
          <w:delText xml:space="preserve"> </w:delText>
        </w:r>
      </w:del>
      <m:oMath>
        <m:r>
          <m:t>X</m:t>
        </m:r>
      </m:oMath>
      <w:del w:id="125" w:author="PR Preview" w:date="2026-01-01T00:00:00Z">
        <w:r>
          <w:delText xml:space="preserve">:</w:delText>
        </w:r>
      </w:del>
    </w:p>
    <w:p>
      <w:pPr>
        <w:pStyle w:val="BodyText"/>
      </w:pPr>
      <w:ins w:id="126" w:author="PR Preview" w:date="2026-01-01T00:00:00Z">
        <w:r>
          <w:rPr>
            <w:b/>
            <w:bCs/>
          </w:rPr>
          <w:t xml:space="preserve">Example 24 (Writing out the limits of a sum and the range of an index)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For a discrete random variable</w:t>
        </w:r>
      </w:ins>
      <w:ins w:id="129" w:author="PR Preview" w:date="2026-01-01T00:00:00Z">
        <w:r>
          <w:t xml:space="preserve"> </w:t>
        </w:r>
      </w:ins>
      <m:oMath>
        <m:r>
          <m:t>X</m:t>
        </m:r>
      </m:oMath>
      <w:ins w:id="130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7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del w:id="131" w:author="PR Preview" w:date="2026-01-01T00:00:00Z">
        <w:r>
          <w:rPr>
            <w:b/>
            <w:bCs/>
          </w:rPr>
          <w:delText xml:space="preserve">Example 24 (Stating the restriction on</w:delText>
        </w:r>
      </w:del>
      <w:del w:id="132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33" w:author="PR Preview" w:date="2026-01-01T00:00:00Z">
        <w:r>
          <w:rPr>
            <w:b/>
            <w:bCs/>
          </w:rPr>
          <w:delText xml:space="preserve"> </w:delText>
        </w:r>
      </w:del>
      <w:del w:id="134" w:author="PR Preview" w:date="2026-01-01T00:00:00Z">
        <w:r>
          <w:rPr>
            <w:b/>
            <w:bCs/>
          </w:rPr>
          <w:delText xml:space="preserve">before using it)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To show that</w:delText>
        </w:r>
      </w:del>
      <w:del w:id="13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is a strict local minimizer of</w:delText>
        </w:r>
      </w:del>
      <w:del w:id="14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41" w:author="PR Preview" w:date="2026-01-01T00:00:00Z">
        <w:r>
          <w:delText xml:space="preserve">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we show that</w:delText>
        </w:r>
      </w:del>
      <w:del w:id="14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for every</w:delText>
        </w:r>
      </w:del>
      <w:del w:id="147" w:author="PR Preview" w:date="2026-01-01T00:00:00Z">
        <w:r>
          <w:delText xml:space="preserve"> </w:delText>
        </w:r>
      </w:del>
      <m:oMath>
        <m:r>
          <m:t>x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near 2 other than 2 itself.</w:delText>
        </w:r>
      </w:del>
    </w:p>
    <w:p>
      <w:pPr>
        <w:pStyle w:val="BodyText"/>
      </w:pPr>
      <w:ins w:id="150" w:author="PR Preview" w:date="2026-01-01T00:00:00Z">
        <w:r>
          <w:rPr>
            <w:b/>
            <w:bCs/>
          </w:rPr>
          <w:t xml:space="preserve">Example 25 (Stating the restriction on</w:t>
        </w:r>
      </w:ins>
      <w:ins w:id="151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52" w:author="PR Preview" w:date="2026-01-01T00:00:00Z">
        <w:r>
          <w:rPr>
            <w:b/>
            <w:bCs/>
          </w:rPr>
          <w:t xml:space="preserve"> </w:t>
        </w:r>
      </w:ins>
      <w:ins w:id="153" w:author="PR Preview" w:date="2026-01-01T00:00:00Z">
        <w:r>
          <w:rPr>
            <w:b/>
            <w:bCs/>
          </w:rPr>
          <w:t xml:space="preserve">before using it)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To show that</w:t>
        </w:r>
      </w:ins>
      <w:ins w:id="15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a strict local minimizer of</w:t>
        </w:r>
      </w:ins>
      <w:ins w:id="1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60" w:author="PR Preview" w:date="2026-01-01T00:00:00Z">
        <w:r>
          <w:t xml:space="preserve">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we show that</w:t>
        </w:r>
      </w:ins>
      <w:ins w:id="1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for every</w:t>
        </w:r>
      </w:ins>
      <w:ins w:id="166" w:author="PR Preview" w:date="2026-01-01T00:00:00Z">
        <w:r>
          <w:t xml:space="preserve"> </w:t>
        </w:r>
      </w:ins>
      <m:oMath>
        <m:r>
          <m:t>x</m:t>
        </m:r>
      </m:oMath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near 2 other than 2 itself.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del w:id="169" w:author="PR Preview" w:date="2026-01-01T00:00:00Z">
        <w:r>
          <w:rPr>
            <w:b/>
            <w:bCs/>
          </w:rPr>
          <w:delText xml:space="preserve">Example 25 (Writing several assumptions as one list)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 </w:delText>
        </w:r>
      </w:del>
    </w:p>
    <w:p>
      <w:pPr>
        <w:pStyle w:val="BodyText"/>
      </w:pPr>
      <w:ins w:id="172" w:author="PR Preview" w:date="2026-01-01T00:00:00Z">
        <w:r>
          <w:rPr>
            <w:b/>
            <w:bCs/>
          </w:rPr>
          <w:t xml:space="preserve">Example 26 (Writing several assumptions as one list)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del w:id="175" w:author="PR Preview" w:date="2026-01-01T00:00:00Z">
        <w:r>
          <w:rPr>
            <w:b/>
            <w:bCs/>
          </w:rPr>
          <w:delText xml:space="preserve">Example 26 (Writing several names as one list)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 </w:delText>
        </w:r>
      </w:del>
    </w:p>
    <w:p>
      <w:pPr>
        <w:pStyle w:val="BodyText"/>
      </w:pPr>
      <w:ins w:id="178" w:author="PR Preview" w:date="2026-01-01T00:00:00Z">
        <w:r>
          <w:rPr>
            <w:b/>
            <w:bCs/>
          </w:rPr>
          <w:t xml:space="preserve">Example 27 (Writing several names as one list)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2026-10-19T07:28:49Z</dcterms:created>
  <dcterms:modified xsi:type="dcterms:W3CDTF">2026-10-19T07:28:49Z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00:24:24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