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2026-10-18 14:45:14 (PDT)</w:delText>
        </w:r>
      </w:del>
    </w:p>
    <w:p>
      <w:pPr>
        <w:pStyle w:val="Date"/>
      </w:pPr>
      <w:ins w:id="2" w:author="PR Preview" w:date="2026-01-01T00:00:00Z">
        <w:r>
          <w:t xml:space="preserve">Last modified: 2026-10-18 21:52:19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2026-10-19T04:55:46Z</dcterms:created>
  <dcterms:modified xsi:type="dcterms:W3CDTF">2026-10-19T04:55:46Z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21:52:19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