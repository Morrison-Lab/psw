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del w:id="3" w:author="PR Preview" w:date="2026-01-01T00:00:00Z">
        <w:r>
          <w:delText xml:space="preserve">10 Best practices</w:delText>
        </w:r>
      </w:del>
    </w:p>
    <w:p>
      <w:pPr>
        <w:pStyle w:val="Heading2"/>
      </w:pPr>
      <w:ins w:id="4" w:author="PR Preview" w:date="2026-01-01T00:00:00Z">
        <w:r>
          <w:t xml:space="preserve">10 Cite a source once per passage</w:t>
        </w:r>
      </w:ins>
    </w:p>
    <w:p>
      <w:pPr>
        <w:pStyle w:val="FirstParagraph"/>
      </w:pPr>
      <w:ins w:id="5" w:author="PR Preview" w:date="2026-01-01T00:00:00Z">
        <w:r>
          <w:t xml:space="preserve">Cite a source once in each div or passage, at the claim it supports.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second citation of the same source in the same div adds a number the reader must look up again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and tells them nothing new.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Cite again only when the second claim rests on a different part of the source,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then give a locator, such as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rStyle w:val="VerbatimChar"/>
          </w:rPr>
          <w:t xml:space="preserve">[@key, p. 5]</w:t>
        </w:r>
      </w:ins>
      <w:ins w:id="16" w:author="PR Preview" w:date="2026-01-01T00:00:00Z">
        <w:r>
          <w:t xml:space="preserve">.</w:t>
        </w:r>
      </w:ins>
    </w:p>
    <w:bookmarkStart w:id="39" w:name="exm-cite-once"/>
    <w:p>
      <w:pPr>
        <w:pStyle w:val="BodyText"/>
      </w:pPr>
      <w:ins w:id="17" w:author="PR Preview" w:date="2026-01-01T00:00:00Z">
        <w:r>
          <w:rPr>
            <w:b/>
            <w:bCs/>
          </w:rPr>
          <w:t xml:space="preserve">Example 4 (Citing one source once in a definition)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 </w:t>
        </w:r>
      </w:ins>
    </w:p>
    <w:p>
      <w:pPr>
        <w:pStyle w:val="BlockText"/>
      </w:pPr>
      <w:ins w:id="20" w:author="PR Preview" w:date="2026-01-01T00:00:00Z">
        <w:r>
          <w:t xml:space="preserve">❌ A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i/>
            <w:iCs/>
          </w:rPr>
          <w:t xml:space="preserve">training set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the part of the data used to fit a model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</w:t>
        </w:r>
      </w:ins>
      <w:ins w:id="27" w:author="PR Preview" w:date="2026-01-01T00:00:00Z">
        <w:r>
          <w:rPr>
            <w:b/>
            <w:bCs/>
          </w:rPr>
          <w:t xml:space="preserve">wikipedia_training_validation_and_test_data_sets?</w:t>
        </w:r>
      </w:ins>
      <w:ins w:id="28" w:author="PR Preview" w:date="2026-01-01T00:00:00Z">
        <w:r>
          <w:t xml:space="preserve">)</w:t>
        </w:r>
      </w:ins>
      <w:ins w:id="29" w:author="PR Preview" w:date="2026-01-01T00:00:00Z">
        <w:r>
          <w:t xml:space="preserve">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Source: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(</w:t>
        </w:r>
      </w:ins>
      <w:ins w:id="34" w:author="PR Preview" w:date="2026-01-01T00:00:00Z">
        <w:r>
          <w:rPr>
            <w:b/>
            <w:bCs/>
          </w:rPr>
          <w:t xml:space="preserve">wikipedia_training_validation_and_test_data_sets?</w:t>
        </w:r>
      </w:ins>
      <w:ins w:id="35" w:author="PR Preview" w:date="2026-01-01T00:00:00Z">
        <w:r>
          <w:t xml:space="preserve">)</w:t>
        </w:r>
      </w:ins>
      <w:ins w:id="36" w:author="PR Preview" w:date="2026-01-01T00:00:00Z">
        <w:r>
          <w:t xml:space="preserve">.</w:t>
        </w:r>
      </w:ins>
    </w:p>
    <w:p>
      <w:pPr>
        <w:pStyle w:val="BlockText"/>
      </w:pPr>
      <w:ins w:id="37" w:author="PR Preview" w:date="2026-01-01T00:00:00Z">
        <w:r>
          <w:t xml:space="preserve">✅ A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i/>
            <w:iCs/>
          </w:rPr>
          <w:t xml:space="preserve">training set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the part of the data used to fit a model.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Source: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</w:t>
        </w:r>
      </w:ins>
      <w:ins w:id="46" w:author="PR Preview" w:date="2026-01-01T00:00:00Z">
        <w:r>
          <w:rPr>
            <w:b/>
            <w:bCs/>
          </w:rPr>
          <w:t xml:space="preserve">wikipedia_training_validation_and_test_data_sets?</w:t>
        </w:r>
      </w:ins>
      <w:ins w:id="47" w:author="PR Preview" w:date="2026-01-01T00:00:00Z">
        <w:r>
          <w:t xml:space="preserve">)</w:t>
        </w:r>
      </w:ins>
      <w:ins w:id="48" w:author="PR Preview" w:date="2026-01-01T00:00:00Z">
        <w:r>
          <w:t xml:space="preserve">.</w:t>
        </w:r>
      </w:ins>
    </w:p>
    <w:p>
      <w:pPr>
        <w:pStyle w:val="FirstParagraph"/>
      </w:pPr>
      <w:ins w:id="49" w:author="PR Preview" w:date="2026-01-01T00:00:00Z">
        <w:r>
          <w:t xml:space="preserve">Both versions credit the same article.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The second one does it once, in the source line that closes the div.</w:t>
        </w:r>
      </w:ins>
    </w:p>
    <w:bookmarkEnd w:id="39"/>
    <w:bookmarkEnd w:id="40"/>
    <w:bookmarkStart w:id="41" w:name="best-practices"/>
    <w:p>
      <w:pPr>
        <w:pStyle w:val="Heading2"/>
      </w:pPr>
      <w:ins w:id="52" w:author="PR Preview" w:date="2026-01-01T00:00:00Z">
        <w:r>
          <w:t xml:space="preserve">11 Best practices</w:t>
        </w:r>
      </w:ins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del w:id="53" w:author="PR Preview" w:date="2026-01-01T00:00:00Z">
        <w:r>
          <w:delText xml:space="preserve">11 Quote the original</w:delText>
        </w:r>
      </w:del>
    </w:p>
    <w:p>
      <w:pPr>
        <w:pStyle w:val="Heading2"/>
      </w:pPr>
      <w:ins w:id="54" w:author="PR Preview" w:date="2026-01-01T00:00:00Z">
        <w:r>
          <w:t xml:space="preserve">12 Quote the original</w:t>
        </w:r>
      </w:ins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del w:id="55" w:author="PR Preview" w:date="2026-01-01T00:00:00Z">
        <w:r>
          <w:delText xml:space="preserve">12 Copy organization names from their source</w:delText>
        </w:r>
      </w:del>
    </w:p>
    <w:p>
      <w:pPr>
        <w:pStyle w:val="Heading2"/>
      </w:pPr>
      <w:ins w:id="56" w:author="PR Preview" w:date="2026-01-01T00:00:00Z">
        <w:r>
          <w:t xml:space="preserve">13 Copy organization names from their source</w:t>
        </w:r>
      </w:ins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del w:id="57" w:author="PR Preview" w:date="2026-01-01T00:00:00Z">
        <w:r>
          <w:delText xml:space="preserve">13 Verify each bibliography entry</w:delText>
        </w:r>
      </w:del>
    </w:p>
    <w:p>
      <w:pPr>
        <w:pStyle w:val="Heading2"/>
      </w:pPr>
      <w:ins w:id="58" w:author="PR Preview" w:date="2026-01-01T00:00:00Z">
        <w:r>
          <w:t xml:space="preserve">14 Verify each bibliography entry</w:t>
        </w:r>
      </w:ins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del w:id="59" w:author="PR Preview" w:date="2026-01-01T00:00:00Z">
        <w:r>
          <w:delText xml:space="preserve">14 Cite an alias directly</w:delText>
        </w:r>
      </w:del>
    </w:p>
    <w:p>
      <w:pPr>
        <w:pStyle w:val="Heading2"/>
      </w:pPr>
      <w:ins w:id="60" w:author="PR Preview" w:date="2026-01-01T00:00:00Z">
        <w:r>
          <w:t xml:space="preserve">15 Cite an alias directly</w:t>
        </w:r>
      </w:ins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del w:id="61" w:author="PR Preview" w:date="2026-01-01T00:00:00Z">
        <w:r>
          <w:delText xml:space="preserve">15 Cite the original for named results</w:delText>
        </w:r>
      </w:del>
    </w:p>
    <w:p>
      <w:pPr>
        <w:pStyle w:val="Heading2"/>
      </w:pPr>
      <w:ins w:id="62" w:author="PR Preview" w:date="2026-01-01T00:00:00Z">
        <w:r>
          <w:t xml:space="preserve">16 Cite the original for named results</w:t>
        </w:r>
      </w:ins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del w:id="63" w:author="PR Preview" w:date="2026-01-01T00:00:00Z">
        <w:r>
          <w:rPr>
            <w:b/>
            <w:bCs/>
          </w:rPr>
          <w:delText xml:space="preserve">Example 4 (Crediting Chebyshev’s inequality)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 </w:delText>
        </w:r>
      </w:del>
    </w:p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Example 5 (Crediting Chebyshev’s inequality)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del w:id="69" w:author="PR Preview" w:date="2026-01-01T00:00:00Z">
        <w:r>
          <w:delText xml:space="preserve">16 Put the content first</w:delText>
        </w:r>
      </w:del>
    </w:p>
    <w:p>
      <w:pPr>
        <w:pStyle w:val="Heading2"/>
      </w:pPr>
      <w:ins w:id="70" w:author="PR Preview" w:date="2026-01-01T00:00:00Z">
        <w:r>
          <w:t xml:space="preserve">17 Put the content first</w:t>
        </w:r>
      </w:ins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del w:id="71" w:author="PR Preview" w:date="2026-01-01T00:00:00Z">
        <w:r>
          <w:delText xml:space="preserve">17 Adapting another course’s material</w:delText>
        </w:r>
      </w:del>
    </w:p>
    <w:p>
      <w:pPr>
        <w:pStyle w:val="Heading2"/>
      </w:pPr>
      <w:ins w:id="72" w:author="PR Preview" w:date="2026-01-01T00:00:00Z">
        <w:r>
          <w:t xml:space="preserve">18 Adapting another course’s material</w:t>
        </w:r>
      </w:ins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del w:id="73" w:author="PR Preview" w:date="2026-01-01T00:00:00Z">
        <w:r>
          <w:delText xml:space="preserve">18 Material from your own work</w:delText>
        </w:r>
      </w:del>
    </w:p>
    <w:p>
      <w:pPr>
        <w:pStyle w:val="Heading2"/>
      </w:pPr>
      <w:ins w:id="74" w:author="PR Preview" w:date="2026-01-01T00:00:00Z">
        <w:r>
          <w:t xml:space="preserve">19 Material from your own work</w:t>
        </w:r>
      </w:ins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del w:id="75" w:author="PR Preview" w:date="2026-01-01T00:00:00Z">
        <w:r>
          <w:delText xml:space="preserve">19 Common citation errors to avoid</w:delText>
        </w:r>
      </w:del>
    </w:p>
    <w:p>
      <w:pPr>
        <w:pStyle w:val="Heading2"/>
      </w:pPr>
      <w:ins w:id="76" w:author="PR Preview" w:date="2026-01-01T00:00:00Z">
        <w:r>
          <w:t xml:space="preserve">20 Common citation errors to avoid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ins w:id="77" w:author="PR Preview" w:date="2026-01-01T00:00:00Z">
        <w:r>
          <w:rPr>
            <w:b/>
            <w:bCs/>
          </w:rPr>
          <w:t xml:space="preserve">Redundant citation</w:t>
        </w:r>
      </w:ins>
      <w:ins w:id="78" w:author="PR Preview" w:date="2026-01-01T00:00:00Z">
        <w:r>
          <w:t xml:space="preserve">: Citing the same source more than once in one div or passage (see</w:t>
        </w:r>
      </w:ins>
      <w:ins w:id="79" w:author="PR Preview" w:date="2026-01-01T00:00:00Z">
        <w:r>
          <w:t xml:space="preserve"> </w:t>
        </w:r>
      </w:ins>
      <w:hyperlink w:anchor="cite-once-per-passage">
        <w:ins w:id="80" w:author="PR Preview" w:date="2026-01-01T00:00:00Z">
          <w:r>
            <w:rPr>
              <w:rStyle w:val="Hyperlink"/>
            </w:rPr>
            <w:t xml:space="preserve">Cite a source once per passage</w:t>
          </w:r>
        </w:ins>
      </w:hyperlink>
      <w:ins w:id="81" w:author="PR Preview" w:date="2026-01-01T00:00:00Z">
        <w:r>
          <w:t xml:space="preserve">)</w:t>
        </w:r>
      </w:ins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del w:id="82" w:author="PR Preview" w:date="2026-01-01T00:00:00Z">
        <w:r>
          <w:delText xml:space="preserve">20 Examples</w:delText>
        </w:r>
      </w:del>
    </w:p>
    <w:p>
      <w:pPr>
        <w:pStyle w:val="Heading3"/>
      </w:pPr>
      <w:del w:id="83" w:author="PR Preview" w:date="2026-01-01T00:00:00Z">
        <w:r>
          <w:delText xml:space="preserve">20.1 Poor (unsupported claim)</w:delText>
        </w:r>
      </w:del>
    </w:p>
    <w:p>
      <w:pPr>
        <w:pStyle w:val="Heading2"/>
      </w:pPr>
      <w:ins w:id="84" w:author="PR Preview" w:date="2026-01-01T00:00:00Z">
        <w:r>
          <w:t xml:space="preserve">21 Examples</w:t>
        </w:r>
      </w:ins>
    </w:p>
    <w:bookmarkStart w:id="55" w:name="poor-unsupported-claim"/>
    <w:p>
      <w:pPr>
        <w:pStyle w:val="Heading3"/>
      </w:pPr>
      <w:ins w:id="85" w:author="PR Preview" w:date="2026-01-01T00:00:00Z">
        <w:r>
          <w:t xml:space="preserve">21.1 Poor (unsupported claim)</w:t>
        </w:r>
      </w:ins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del w:id="86" w:author="PR Preview" w:date="2026-01-01T00:00:00Z">
        <w:r>
          <w:delText xml:space="preserve">20.2 Better (citation provided)</w:delText>
        </w:r>
      </w:del>
    </w:p>
    <w:p>
      <w:pPr>
        <w:pStyle w:val="Heading3"/>
      </w:pPr>
      <w:ins w:id="87" w:author="PR Preview" w:date="2026-01-01T00:00:00Z">
        <w:r>
          <w:t xml:space="preserve">21.2 Better (citation provided)</w:t>
        </w:r>
      </w:ins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del w:id="88" w:author="PR Preview" w:date="2026-01-01T00:00:00Z">
        <w:r>
          <w:delText xml:space="preserve">20.3 Best (citation with context)</w:delText>
        </w:r>
      </w:del>
    </w:p>
    <w:p>
      <w:pPr>
        <w:pStyle w:val="Heading3"/>
      </w:pPr>
      <w:ins w:id="89" w:author="PR Preview" w:date="2026-01-01T00:00:00Z">
        <w:r>
          <w:t xml:space="preserve">21.3 Best (citation with context)</w:t>
        </w:r>
      </w:ins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del w:id="90" w:author="PR Preview" w:date="2026-01-01T00:00:00Z">
        <w:r>
          <w:delText xml:space="preserve">20.4 Poor (irrelevant citation)</w:delText>
        </w:r>
      </w:del>
    </w:p>
    <w:p>
      <w:pPr>
        <w:pStyle w:val="Heading3"/>
      </w:pPr>
      <w:ins w:id="91" w:author="PR Preview" w:date="2026-01-01T00:00:00Z">
        <w:r>
          <w:t xml:space="preserve">21.4 Poor (irrelevant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del w:id="92" w:author="PR Preview" w:date="2026-01-01T00:00:00Z">
        <w:r>
          <w:delText xml:space="preserve">20.5 Better (relevant citation)</w:delText>
        </w:r>
      </w:del>
    </w:p>
    <w:p>
      <w:pPr>
        <w:pStyle w:val="Heading3"/>
      </w:pPr>
      <w:ins w:id="93" w:author="PR Preview" w:date="2026-01-01T00:00:00Z">
        <w:r>
          <w:t xml:space="preserve">21.5 Better (relevant citation)</w:t>
        </w:r>
      </w:ins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del w:id="94" w:author="PR Preview" w:date="2026-01-01T00:00:00Z">
        <w:r>
          <w:delText xml:space="preserve">21 Conclusion</w:delText>
        </w:r>
      </w:del>
    </w:p>
    <w:p>
      <w:pPr>
        <w:pStyle w:val="Heading2"/>
      </w:pPr>
      <w:ins w:id="95" w:author="PR Preview" w:date="2026-01-01T00:00:00Z">
        <w:r>
          <w:t xml:space="preserve">22 Conclusion</w:t>
        </w:r>
      </w:ins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2026-10-19T05:05:29Z</dcterms:created>
  <dcterms:modified xsi:type="dcterms:W3CDTF">2026-10-19T05:05:29Z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