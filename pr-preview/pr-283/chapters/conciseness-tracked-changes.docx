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14:45:14 (PDT)</w:delText>
        </w:r>
      </w:del>
    </w:p>
    <w:p>
      <w:pPr>
        <w:pStyle w:val="Date"/>
      </w:pPr>
      <w:ins w:id="2" w:author="PR Preview" w:date="2026-01-01T00:00:00Z">
        <w:r>
          <w:t xml:space="preserve">Last modified: 2026-10-18 22:24:37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2026-10-19T05:26:58Z</dcterms:created>
  <dcterms:modified xsi:type="dcterms:W3CDTF">2026-10-19T05:26:58Z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22:24:37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