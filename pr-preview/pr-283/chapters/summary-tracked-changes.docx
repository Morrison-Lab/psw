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2026-10-18 14:45:14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22:24:37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ins w:id="3" w:author="PR Preview" w:date="2026-01-01T00:00:00Z">
          <w:r>
            <w:rPr>
              <w:rStyle w:val="Hyperlink"/>
            </w:rPr>
            <w:t xml:space="preserve">Cite a source once per passage</w:t>
          </w:r>
        </w:ins>
      </w:hyperlink>
      <w:ins w:id="4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7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7"/>
    <w:bookmarkStart w:id="72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3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4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2"/>
    <w:bookmarkStart w:id="84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84"/>
    <w:bookmarkStart w:id="99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99"/>
    <w:bookmarkStart w:id="103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0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1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3"/>
    <w:bookmarkStart w:id="107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4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5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5" Type="http://schemas.openxmlformats.org/officeDocument/2006/relationships/hyperlink" Target="avoid-cliches.qmd" TargetMode="External"/><Relationship Id="rId56" Type="http://schemas.openxmlformats.org/officeDocument/2006/relationships/hyperlink" Target="avoid-cliches.qmd#say-what-it-is-before-what-it-is-not" TargetMode="External"/><Relationship Id="rId97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98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3" Type="http://schemas.openxmlformats.org/officeDocument/2006/relationships/hyperlink" Target="conciseness.qmd#avoid-double-negatives" TargetMode="External"/><Relationship Id="rId81" Type="http://schemas.openxmlformats.org/officeDocument/2006/relationships/hyperlink" Target="conciseness.qmd#do-not-rule-out-readings-no-reader-would-make" TargetMode="External"/><Relationship Id="rId78" Type="http://schemas.openxmlformats.org/officeDocument/2006/relationships/hyperlink" Target="conciseness.qmd#lead-with-the-subject" TargetMode="External"/><Relationship Id="rId80" Type="http://schemas.openxmlformats.org/officeDocument/2006/relationships/hyperlink" Target="conciseness.qmd#limit-complex-sentence-structures" TargetMode="External"/><Relationship Id="rId79" Type="http://schemas.openxmlformats.org/officeDocument/2006/relationships/hyperlink" Target="conciseness.qmd#make-every-word-tell" TargetMode="External"/><Relationship Id="rId83" Type="http://schemas.openxmlformats.org/officeDocument/2006/relationships/hyperlink" Target="conciseness.qmd#put-lists-in-bullet-points" TargetMode="External"/><Relationship Id="rId82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7" Type="http://schemas.openxmlformats.org/officeDocument/2006/relationships/hyperlink" Target="defining-terms.qmd#presenting-a-derivation-exercise-solution-theorem-proof" TargetMode="External"/><Relationship Id="rId76" Type="http://schemas.openxmlformats.org/officeDocument/2006/relationships/hyperlink" Target="grammar.qmd#avoid-garden-path-sentences" TargetMode="External"/><Relationship Id="rId74" Type="http://schemas.openxmlformats.org/officeDocument/2006/relationships/hyperlink" Target="grammar.qmd#demonstrative-pronouns" TargetMode="External"/><Relationship Id="rId77" Type="http://schemas.openxmlformats.org/officeDocument/2006/relationships/hyperlink" Target="grammar.qmd#name-the-object-of-a-relational-noun" TargetMode="External"/><Relationship Id="rId75" Type="http://schemas.openxmlformats.org/officeDocument/2006/relationships/hyperlink" Target="grammar.qmd#quantifiers-used-as-pronouns" TargetMode="External"/><Relationship Id="rId73" Type="http://schemas.openxmlformats.org/officeDocument/2006/relationships/hyperlink" Target="grammar.qmd#relative-pronouns" TargetMode="External"/><Relationship Id="rId69" Type="http://schemas.openxmlformats.org/officeDocument/2006/relationships/hyperlink" Target="inclusive-writing.qmd#keep-a-predictable-structure" TargetMode="External"/><Relationship Id="rId70" Type="http://schemas.openxmlformats.org/officeDocument/2006/relationships/hyperlink" Target="inclusive-writing.qmd#present-ideas-in-more-than-one-form" TargetMode="External"/><Relationship Id="rId65" Type="http://schemas.openxmlformats.org/officeDocument/2006/relationships/hyperlink" Target="inclusive-writing.qmd#put-one-idea-in-each-sentence" TargetMode="External"/><Relationship Id="rId64" Type="http://schemas.openxmlformats.org/officeDocument/2006/relationships/hyperlink" Target="inclusive-writing.qmd#rewrite-noun-strings-and-hidden-verbs" TargetMode="External"/><Relationship Id="rId67" Type="http://schemas.openxmlformats.org/officeDocument/2006/relationships/hyperlink" Target="inclusive-writing.qmd#say-what-numbers-and-symbols-mean" TargetMode="External"/><Relationship Id="rId60" Type="http://schemas.openxmlformats.org/officeDocument/2006/relationships/hyperlink" Target="inclusive-writing.qmd#say-when-a-common-word-has-a-technical-meaning" TargetMode="External"/><Relationship Id="rId61" Type="http://schemas.openxmlformats.org/officeDocument/2006/relationships/hyperlink" Target="inclusive-writing.qmd#spell-out-abbreviations" TargetMode="External"/><Relationship Id="rId66" Type="http://schemas.openxmlformats.org/officeDocument/2006/relationships/hyperlink" Target="inclusive-writing.qmd#state-every-step-and-every-point" TargetMode="External"/><Relationship Id="rId71" Type="http://schemas.openxmlformats.org/officeDocument/2006/relationships/hyperlink" Target="inclusive-writing.qmd#test-your-writing-with-a-reader" TargetMode="External"/><Relationship Id="rId59" Type="http://schemas.openxmlformats.org/officeDocument/2006/relationships/hyperlink" Target="inclusive-writing.qmd#use-common-words-and-define-technical-ones" TargetMode="External"/><Relationship Id="rId68" Type="http://schemas.openxmlformats.org/officeDocument/2006/relationships/hyperlink" Target="inclusive-writing.qmd#use-examples-that-every-reader-knows" TargetMode="External"/><Relationship Id="rId58" Type="http://schemas.openxmlformats.org/officeDocument/2006/relationships/hyperlink" Target="inclusive-writing.qmd#use-literal-language" TargetMode="External"/><Relationship Id="rId62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1" Type="http://schemas.openxmlformats.org/officeDocument/2006/relationships/hyperlink" Target="software-text.qmd#comment-code-sparingly" TargetMode="External"/><Relationship Id="rId100" Type="http://schemas.openxmlformats.org/officeDocument/2006/relationships/hyperlink" Target="software-text.qmd#say-what-changed-and-why" TargetMode="External"/><Relationship Id="rId102" Type="http://schemas.openxmlformats.org/officeDocument/2006/relationships/hyperlink" Target="software-text.qmd#write-release-notes-for-the-user" TargetMode="External"/><Relationship Id="rId85" Type="http://schemas.openxmlformats.org/officeDocument/2006/relationships/hyperlink" Target="teaching.qmd#build-the-lecture-from-exercises-and-solutions" TargetMode="External"/><Relationship Id="rId86" Type="http://schemas.openxmlformats.org/officeDocument/2006/relationships/hyperlink" Target="teaching.qmd#exm-exercise-before-definition" TargetMode="External"/><Relationship Id="rId88" Type="http://schemas.openxmlformats.org/officeDocument/2006/relationships/hyperlink" Target="teaching.qmd#give-each-defined-term-its-own-div" TargetMode="External"/><Relationship Id="rId90" Type="http://schemas.openxmlformats.org/officeDocument/2006/relationships/hyperlink" Target="teaching.qmd#lead-with-the-simplest-correct-form-of-a-definition" TargetMode="External"/><Relationship Id="rId95" Type="http://schemas.openxmlformats.org/officeDocument/2006/relationships/hyperlink" Target="teaching.qmd#make-figures-accessible" TargetMode="External"/><Relationship Id="rId91" Type="http://schemas.openxmlformats.org/officeDocument/2006/relationships/hyperlink" Target="teaching.qmd#reuse-one-written-version-of-each-result" TargetMode="External"/><Relationship Id="rId93" Type="http://schemas.openxmlformats.org/officeDocument/2006/relationships/hyperlink" Target="teaching.qmd#show-each-idea-applied-and-in-a-figure" TargetMode="External"/><Relationship Id="rId89" Type="http://schemas.openxmlformats.org/officeDocument/2006/relationships/hyperlink" Target="teaching.qmd#state-the-notation-and-its-alternatives" TargetMode="External"/><Relationship Id="rId96" Type="http://schemas.openxmlformats.org/officeDocument/2006/relationships/hyperlink" Target="teaching.qmd#structure-slides-for-the-reader" TargetMode="External"/><Relationship Id="rId92" Type="http://schemas.openxmlformats.org/officeDocument/2006/relationships/hyperlink" Target="teaching.qmd#use-real-data-and-compute-every-number" TargetMode="External"/><Relationship Id="rId94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6" Type="http://schemas.openxmlformats.org/officeDocument/2006/relationships/hyperlink" Target="writing-to-think.qmd#keep-writing-as-the-work-grows" TargetMode="External"/><Relationship Id="rId105" Type="http://schemas.openxmlformats.org/officeDocument/2006/relationships/hyperlink" Target="writing-to-think.qmd#send-a-written-question" TargetMode="External"/><Relationship Id="rId104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55" Type="http://schemas.openxmlformats.org/officeDocument/2006/relationships/hyperlink" Target="avoid-cliches.qmd" TargetMode="External"/><Relationship Id="rId56" Type="http://schemas.openxmlformats.org/officeDocument/2006/relationships/hyperlink" Target="avoid-cliches.qmd#say-what-it-is-before-what-it-is-not" TargetMode="External"/><Relationship Id="rId97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98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3" Type="http://schemas.openxmlformats.org/officeDocument/2006/relationships/hyperlink" Target="conciseness.qmd#avoid-double-negatives" TargetMode="External"/><Relationship Id="rId81" Type="http://schemas.openxmlformats.org/officeDocument/2006/relationships/hyperlink" Target="conciseness.qmd#do-not-rule-out-readings-no-reader-would-make" TargetMode="External"/><Relationship Id="rId78" Type="http://schemas.openxmlformats.org/officeDocument/2006/relationships/hyperlink" Target="conciseness.qmd#lead-with-the-subject" TargetMode="External"/><Relationship Id="rId80" Type="http://schemas.openxmlformats.org/officeDocument/2006/relationships/hyperlink" Target="conciseness.qmd#limit-complex-sentence-structures" TargetMode="External"/><Relationship Id="rId79" Type="http://schemas.openxmlformats.org/officeDocument/2006/relationships/hyperlink" Target="conciseness.qmd#make-every-word-tell" TargetMode="External"/><Relationship Id="rId83" Type="http://schemas.openxmlformats.org/officeDocument/2006/relationships/hyperlink" Target="conciseness.qmd#put-lists-in-bullet-points" TargetMode="External"/><Relationship Id="rId82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7" Type="http://schemas.openxmlformats.org/officeDocument/2006/relationships/hyperlink" Target="defining-terms.qmd#presenting-a-derivation-exercise-solution-theorem-proof" TargetMode="External"/><Relationship Id="rId76" Type="http://schemas.openxmlformats.org/officeDocument/2006/relationships/hyperlink" Target="grammar.qmd#avoid-garden-path-sentences" TargetMode="External"/><Relationship Id="rId74" Type="http://schemas.openxmlformats.org/officeDocument/2006/relationships/hyperlink" Target="grammar.qmd#demonstrative-pronouns" TargetMode="External"/><Relationship Id="rId77" Type="http://schemas.openxmlformats.org/officeDocument/2006/relationships/hyperlink" Target="grammar.qmd#name-the-object-of-a-relational-noun" TargetMode="External"/><Relationship Id="rId75" Type="http://schemas.openxmlformats.org/officeDocument/2006/relationships/hyperlink" Target="grammar.qmd#quantifiers-used-as-pronouns" TargetMode="External"/><Relationship Id="rId73" Type="http://schemas.openxmlformats.org/officeDocument/2006/relationships/hyperlink" Target="grammar.qmd#relative-pronouns" TargetMode="External"/><Relationship Id="rId69" Type="http://schemas.openxmlformats.org/officeDocument/2006/relationships/hyperlink" Target="inclusive-writing.qmd#keep-a-predictable-structure" TargetMode="External"/><Relationship Id="rId70" Type="http://schemas.openxmlformats.org/officeDocument/2006/relationships/hyperlink" Target="inclusive-writing.qmd#present-ideas-in-more-than-one-form" TargetMode="External"/><Relationship Id="rId65" Type="http://schemas.openxmlformats.org/officeDocument/2006/relationships/hyperlink" Target="inclusive-writing.qmd#put-one-idea-in-each-sentence" TargetMode="External"/><Relationship Id="rId64" Type="http://schemas.openxmlformats.org/officeDocument/2006/relationships/hyperlink" Target="inclusive-writing.qmd#rewrite-noun-strings-and-hidden-verbs" TargetMode="External"/><Relationship Id="rId67" Type="http://schemas.openxmlformats.org/officeDocument/2006/relationships/hyperlink" Target="inclusive-writing.qmd#say-what-numbers-and-symbols-mean" TargetMode="External"/><Relationship Id="rId60" Type="http://schemas.openxmlformats.org/officeDocument/2006/relationships/hyperlink" Target="inclusive-writing.qmd#say-when-a-common-word-has-a-technical-meaning" TargetMode="External"/><Relationship Id="rId61" Type="http://schemas.openxmlformats.org/officeDocument/2006/relationships/hyperlink" Target="inclusive-writing.qmd#spell-out-abbreviations" TargetMode="External"/><Relationship Id="rId66" Type="http://schemas.openxmlformats.org/officeDocument/2006/relationships/hyperlink" Target="inclusive-writing.qmd#state-every-step-and-every-point" TargetMode="External"/><Relationship Id="rId71" Type="http://schemas.openxmlformats.org/officeDocument/2006/relationships/hyperlink" Target="inclusive-writing.qmd#test-your-writing-with-a-reader" TargetMode="External"/><Relationship Id="rId59" Type="http://schemas.openxmlformats.org/officeDocument/2006/relationships/hyperlink" Target="inclusive-writing.qmd#use-common-words-and-define-technical-ones" TargetMode="External"/><Relationship Id="rId68" Type="http://schemas.openxmlformats.org/officeDocument/2006/relationships/hyperlink" Target="inclusive-writing.qmd#use-examples-that-every-reader-knows" TargetMode="External"/><Relationship Id="rId58" Type="http://schemas.openxmlformats.org/officeDocument/2006/relationships/hyperlink" Target="inclusive-writing.qmd#use-literal-language" TargetMode="External"/><Relationship Id="rId62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1" Type="http://schemas.openxmlformats.org/officeDocument/2006/relationships/hyperlink" Target="software-text.qmd#comment-code-sparingly" TargetMode="External"/><Relationship Id="rId100" Type="http://schemas.openxmlformats.org/officeDocument/2006/relationships/hyperlink" Target="software-text.qmd#say-what-changed-and-why" TargetMode="External"/><Relationship Id="rId102" Type="http://schemas.openxmlformats.org/officeDocument/2006/relationships/hyperlink" Target="software-text.qmd#write-release-notes-for-the-user" TargetMode="External"/><Relationship Id="rId85" Type="http://schemas.openxmlformats.org/officeDocument/2006/relationships/hyperlink" Target="teaching.qmd#build-the-lecture-from-exercises-and-solutions" TargetMode="External"/><Relationship Id="rId86" Type="http://schemas.openxmlformats.org/officeDocument/2006/relationships/hyperlink" Target="teaching.qmd#exm-exercise-before-definition" TargetMode="External"/><Relationship Id="rId88" Type="http://schemas.openxmlformats.org/officeDocument/2006/relationships/hyperlink" Target="teaching.qmd#give-each-defined-term-its-own-div" TargetMode="External"/><Relationship Id="rId90" Type="http://schemas.openxmlformats.org/officeDocument/2006/relationships/hyperlink" Target="teaching.qmd#lead-with-the-simplest-correct-form-of-a-definition" TargetMode="External"/><Relationship Id="rId95" Type="http://schemas.openxmlformats.org/officeDocument/2006/relationships/hyperlink" Target="teaching.qmd#make-figures-accessible" TargetMode="External"/><Relationship Id="rId91" Type="http://schemas.openxmlformats.org/officeDocument/2006/relationships/hyperlink" Target="teaching.qmd#reuse-one-written-version-of-each-result" TargetMode="External"/><Relationship Id="rId93" Type="http://schemas.openxmlformats.org/officeDocument/2006/relationships/hyperlink" Target="teaching.qmd#show-each-idea-applied-and-in-a-figure" TargetMode="External"/><Relationship Id="rId89" Type="http://schemas.openxmlformats.org/officeDocument/2006/relationships/hyperlink" Target="teaching.qmd#state-the-notation-and-its-alternatives" TargetMode="External"/><Relationship Id="rId96" Type="http://schemas.openxmlformats.org/officeDocument/2006/relationships/hyperlink" Target="teaching.qmd#structure-slides-for-the-reader" TargetMode="External"/><Relationship Id="rId92" Type="http://schemas.openxmlformats.org/officeDocument/2006/relationships/hyperlink" Target="teaching.qmd#use-real-data-and-compute-every-number" TargetMode="External"/><Relationship Id="rId94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6" Type="http://schemas.openxmlformats.org/officeDocument/2006/relationships/hyperlink" Target="writing-to-think.qmd#keep-writing-as-the-work-grows" TargetMode="External"/><Relationship Id="rId105" Type="http://schemas.openxmlformats.org/officeDocument/2006/relationships/hyperlink" Target="writing-to-think.qmd#send-a-written-question" TargetMode="External"/><Relationship Id="rId104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2026-10-19T05:28:08Z</dcterms:created>
  <dcterms:modified xsi:type="dcterms:W3CDTF">2026-10-19T05:28:08Z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22:24:37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