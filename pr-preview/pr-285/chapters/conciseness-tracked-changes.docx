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2026-10-18 23:00:30 (PDT)</w:delText>
        </w:r>
      </w:del>
    </w:p>
    <w:p>
      <w:pPr>
        <w:pStyle w:val="Date"/>
      </w:pPr>
      <w:ins w:id="2" w:author="PR Preview" w:date="2026-01-01T00:00:00Z">
        <w:r>
          <w:t xml:space="preserve">Last modified: 2026-10-18 23:55:17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2026-10-19T06:58:38Z</dcterms:created>
  <dcterms:modified xsi:type="dcterms:W3CDTF">2026-10-19T06:58:38Z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23:55:17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