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ins w:id="3" w:author="PR Preview" w:date="2026-01-01T00:00:00Z">
        <w:r>
          <w:t xml:space="preserve">Name the kind of object in the words, too, not only in the symbol.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Call a random variable a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“variable”</w:t>
        </w:r>
      </w:ins>
      <w:ins w:id="8" w:author="PR Preview" w:date="2026-01-01T00:00:00Z">
        <w:r>
          <w:t xml:space="preserve">, such as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“the output variable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$\Outvar$</w:t>
        </w:r>
      </w:ins>
      <w:ins w:id="13" w:author="PR Preview" w:date="2026-01-01T00:00:00Z">
        <w:r>
          <w:t xml:space="preserve">”</w:t>
        </w:r>
      </w:ins>
      <w:ins w:id="14" w:author="PR Preview" w:date="2026-01-01T00:00:00Z">
        <w:r>
          <w:t xml:space="preserve">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and call a number a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“value”</w:t>
        </w:r>
      </w:ins>
      <w:ins w:id="19" w:author="PR Preview" w:date="2026-01-01T00:00:00Z">
        <w:r>
          <w:t xml:space="preserve">, such as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“the input value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$\predvar$</w:t>
        </w:r>
      </w:ins>
      <w:ins w:id="24" w:author="PR Preview" w:date="2026-01-01T00:00:00Z">
        <w:r>
          <w:t xml:space="preserve">”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or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“the observed value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$\outvar$</w:t>
        </w:r>
      </w:ins>
      <w:ins w:id="31" w:author="PR Preview" w:date="2026-01-01T00:00:00Z">
        <w:r>
          <w:t xml:space="preserve">”</w:t>
        </w:r>
      </w:ins>
      <w:ins w:id="32" w:author="PR Preview" w:date="2026-01-01T00:00:00Z">
        <w:r>
          <w:t xml:space="preserve">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Do not say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“fix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$\predvar$</w:t>
        </w:r>
      </w:ins>
      <w:ins w:id="39" w:author="PR Preview" w:date="2026-01-01T00:00:00Z">
        <w:r>
          <w:t xml:space="preserve">”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or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“let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$\predvar$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be fixed”</w:t>
        </w:r>
      </w:ins>
      <w:ins w:id="48" w:author="PR Preview" w:date="2026-01-01T00:00:00Z">
        <w:r>
          <w:t xml:space="preserve">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It does not say whether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$\predvar$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a variable held constant or a value you chose.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Say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“choose an input value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$\predvar$</w:t>
        </w:r>
      </w:ins>
      <w:ins w:id="61" w:author="PR Preview" w:date="2026-01-01T00:00:00Z">
        <w:r>
          <w:t xml:space="preserve">”</w:t>
        </w:r>
      </w:ins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or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“take the observed value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$\outvar$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as given”</w:t>
        </w:r>
      </w:ins>
      <w:ins w:id="71" w:author="PR Preview" w:date="2026-01-01T00:00:00Z">
        <w:r>
          <w:t xml:space="preserve">.</w:t>
        </w:r>
      </w:ins>
    </w:p>
    <w:bookmarkStart w:id="38" w:name="exm-variable-vs-value-in-words"/>
    <w:p>
      <w:pPr>
        <w:pStyle w:val="BodyText"/>
      </w:pPr>
      <w:ins w:id="72" w:author="PR Preview" w:date="2026-01-01T00:00:00Z">
        <w:r>
          <w:rPr>
            <w:b/>
            <w:bCs/>
          </w:rPr>
          <w:t xml:space="preserve">Example 10 (Naming a variable and its value in the words)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 </w:t>
        </w:r>
      </w:ins>
    </w:p>
    <w:p>
      <w:pPr>
        <w:pStyle w:val="BlockText"/>
      </w:pPr>
      <w:ins w:id="75" w:author="PR Preview" w:date="2026-01-01T00:00:00Z">
        <w:r>
          <w:t xml:space="preserve">❌ Fix an input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$\predvar$</w:t>
        </w:r>
      </w:ins>
      <w:ins w:id="78" w:author="PR Preview" w:date="2026-01-01T00:00:00Z">
        <w:r>
          <w:t xml:space="preserve">, and let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$\Outvar = \truemeanfnf{\predvar} + \noise$</w:t>
        </w:r>
      </w:ins>
      <w:ins w:id="81" w:author="PR Preview" w:date="2026-01-01T00:00:00Z">
        <w:r>
          <w:t xml:space="preserve">.</w:t>
        </w:r>
      </w:ins>
    </w:p>
    <w:p>
      <w:pPr>
        <w:pStyle w:val="BlockText"/>
      </w:pPr>
      <w:ins w:id="82" w:author="PR Preview" w:date="2026-01-01T00:00:00Z">
        <w:r>
          <w:t xml:space="preserve">✅ Choose an input value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$\predvar$</w:t>
        </w:r>
      </w:ins>
      <w:ins w:id="85" w:author="PR Preview" w:date="2026-01-01T00:00:00Z">
        <w:r>
          <w:t xml:space="preserve">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 let the output variable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$\Outvar = \truemeanfnf{\predvar} + \noise$</w:t>
        </w:r>
      </w:ins>
      <w:ins w:id="90" w:author="PR Preview" w:date="2026-01-01T00:00:00Z">
        <w:r>
          <w:t xml:space="preserve">.</w:t>
        </w:r>
      </w:ins>
    </w:p>
    <w:p>
      <w:pPr>
        <w:pStyle w:val="FirstParagraph"/>
      </w:pPr>
      <w:ins w:id="91" w:author="PR Preview" w:date="2026-01-01T00:00:00Z">
        <w:r>
          <w:t xml:space="preserve">The ❌ version leaves the reader to work out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that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$\predvar$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a number you choose and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$\Outvar$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is random.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 ✅ version names the input as a value and the output as a variable,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which is what the symbols say.</w:t>
        </w:r>
      </w:ins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2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del w:id="106" w:author="PR Preview" w:date="2026-01-01T00:00:00Z">
        <w:r>
          <w:rPr>
            <w:b/>
            <w:bCs/>
          </w:rPr>
          <w:delText xml:space="preserve">Example 10 (Matching a name to its notation)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 </w:delText>
        </w:r>
      </w:del>
    </w:p>
    <w:p>
      <w:pPr>
        <w:pStyle w:val="BodyText"/>
      </w:pPr>
      <w:ins w:id="109" w:author="PR Preview" w:date="2026-01-01T00:00:00Z">
        <w:r>
          <w:rPr>
            <w:b/>
            <w:bCs/>
          </w:rPr>
          <w:t xml:space="preserve">Example 11 (Matching a name to its notation)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2"/>
    <w:bookmarkStart w:id="51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3" w:name="exm-use-shared-macro"/>
    <w:p>
      <w:pPr>
        <w:pStyle w:val="BodyText"/>
      </w:pPr>
      <w:del w:id="112" w:author="PR Preview" w:date="2026-01-01T00:00:00Z">
        <w:r>
          <w:rPr>
            <w:b/>
            <w:bCs/>
          </w:rPr>
          <w:delText xml:space="preserve">Example 11 (Using a shared macro)</w:delText>
        </w:r>
      </w:del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This example compares the source you type,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so both versions appear as code.</w:delText>
        </w:r>
      </w:del>
    </w:p>
    <w:p>
      <w:pPr>
        <w:pStyle w:val="BodyText"/>
      </w:pPr>
      <w:ins w:id="117" w:author="PR Preview" w:date="2026-01-01T00:00:00Z">
        <w:r>
          <w:rPr>
            <w:b/>
            <w:bCs/>
          </w:rPr>
          <w:t xml:space="preserve">Example 12 (Using a shared macro)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This example compares the source you type,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so both versions appear as code.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3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4" w:name="exm-semantic-macro-name"/>
    <w:p>
      <w:pPr>
        <w:pStyle w:val="BodyText"/>
      </w:pPr>
      <w:del w:id="122" w:author="PR Preview" w:date="2026-01-01T00:00:00Z">
        <w:r>
          <w:rPr>
            <w:b/>
            <w:bCs/>
          </w:rPr>
          <w:delText xml:space="preserve">Example 12 (Naming a macro for its meaning)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 </w:delText>
        </w:r>
      </w:del>
    </w:p>
    <w:p>
      <w:pPr>
        <w:pStyle w:val="BodyText"/>
      </w:pPr>
      <w:ins w:id="125" w:author="PR Preview" w:date="2026-01-01T00:00:00Z">
        <w:r>
          <w:rPr>
            <w:b/>
            <w:bCs/>
          </w:rPr>
          <w:t xml:space="preserve">Example 13 (Naming a macro for its meaning)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4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5" w:name="exm-semantic-decorator"/>
    <w:p>
      <w:pPr>
        <w:pStyle w:val="BodyText"/>
      </w:pPr>
      <w:del w:id="128" w:author="PR Preview" w:date="2026-01-01T00:00:00Z">
        <w:r>
          <w:rPr>
            <w:b/>
            <w:bCs/>
          </w:rPr>
          <w:delText xml:space="preserve">Example 13 (Naming a decorator for its meaning)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 </w:delText>
        </w:r>
      </w:del>
    </w:p>
    <w:p>
      <w:pPr>
        <w:pStyle w:val="BodyText"/>
      </w:pPr>
      <w:ins w:id="131" w:author="PR Preview" w:date="2026-01-01T00:00:00Z">
        <w:r>
          <w:rPr>
            <w:b/>
            <w:bCs/>
          </w:rPr>
          <w:t xml:space="preserve">Example 14 (Naming a decorator for its meaning)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6" w:name="exm-semantic-font"/>
    <w:p>
      <w:pPr>
        <w:pStyle w:val="BodyText"/>
      </w:pPr>
      <w:del w:id="134" w:author="PR Preview" w:date="2026-01-01T00:00:00Z">
        <w:r>
          <w:rPr>
            <w:b/>
            <w:bCs/>
          </w:rPr>
          <w:delText xml:space="preserve">Example 14 (Naming a set for its meaning)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 </w:delText>
        </w:r>
      </w:del>
    </w:p>
    <w:p>
      <w:pPr>
        <w:pStyle w:val="BodyText"/>
      </w:pPr>
      <w:ins w:id="137" w:author="PR Preview" w:date="2026-01-01T00:00:00Z">
        <w:r>
          <w:rPr>
            <w:b/>
            <w:bCs/>
          </w:rPr>
          <w:t xml:space="preserve">Example 15 (Naming a set for its meaning)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6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7" w:name="exm-semantic-latin-letter"/>
    <w:p>
      <w:pPr>
        <w:pStyle w:val="BodyText"/>
      </w:pPr>
      <w:del w:id="140" w:author="PR Preview" w:date="2026-01-01T00:00:00Z">
        <w:r>
          <w:rPr>
            <w:b/>
            <w:bCs/>
          </w:rPr>
          <w:delText xml:space="preserve">Example 15 (Naming a variable for its role)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 </w:delText>
        </w:r>
      </w:del>
    </w:p>
    <w:p>
      <w:pPr>
        <w:pStyle w:val="BodyText"/>
      </w:pPr>
      <w:ins w:id="143" w:author="PR Preview" w:date="2026-01-01T00:00:00Z">
        <w:r>
          <w:rPr>
            <w:b/>
            <w:bCs/>
          </w:rPr>
          <w:t xml:space="preserve">Example 16 (Naming a variable for its role)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8" w:name="exm-named-quantity"/>
    <w:p>
      <w:pPr>
        <w:pStyle w:val="BodyText"/>
      </w:pPr>
      <w:del w:id="146" w:author="PR Preview" w:date="2026-01-01T00:00:00Z">
        <w:r>
          <w:rPr>
            <w:b/>
            <w:bCs/>
          </w:rPr>
          <w:delText xml:space="preserve">Example 16 (Writing a named quantity by its name)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 </w:delText>
        </w:r>
      </w:del>
    </w:p>
    <w:p>
      <w:pPr>
        <w:pStyle w:val="BodyText"/>
      </w:pPr>
      <w:ins w:id="149" w:author="PR Preview" w:date="2026-01-01T00:00:00Z">
        <w:r>
          <w:rPr>
            <w:b/>
            <w:bCs/>
          </w:rPr>
          <w:t xml:space="preserve">Example 17 (Writing a named quantity by its name)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9" w:name="exm-semantic-delimiter"/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Example 17 (Letting the macro size the bracket)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 </w:delText>
        </w:r>
      </w:del>
    </w:p>
    <w:p>
      <w:pPr>
        <w:pStyle w:val="BodyText"/>
      </w:pPr>
      <w:ins w:id="155" w:author="PR Preview" w:date="2026-01-01T00:00:00Z">
        <w:r>
          <w:rPr>
            <w:b/>
            <w:bCs/>
          </w:rPr>
          <w:t xml:space="preserve">Example 18 (Letting the macro size the bracket)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9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0" w:name="exm-describe-symbol-not-macro"/>
    <w:p>
      <w:pPr>
        <w:pStyle w:val="BodyText"/>
      </w:pPr>
      <w:del w:id="158" w:author="PR Preview" w:date="2026-01-01T00:00:00Z">
        <w:r>
          <w:rPr>
            <w:b/>
            <w:bCs/>
          </w:rPr>
          <w:delText xml:space="preserve">Example 18 (Describing the symbol, not the macro)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 </w:delText>
        </w:r>
      </w:del>
    </w:p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Example 19 (Describing the symbol, not the macro)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0"/>
    <w:bookmarkEnd w:id="51"/>
    <w:bookmarkStart w:id="54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2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3" w:name="exm-concise-expression"/>
    <w:p>
      <w:pPr>
        <w:pStyle w:val="BodyText"/>
      </w:pPr>
      <w:del w:id="164" w:author="PR Preview" w:date="2026-01-01T00:00:00Z">
        <w:r>
          <w:rPr>
            <w:b/>
            <w:bCs/>
          </w:rPr>
          <w:delText xml:space="preserve">Example 19 (Naming a repeated chunk)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 </w:delText>
        </w:r>
      </w:del>
    </w:p>
    <w:p>
      <w:pPr>
        <w:pStyle w:val="BodyText"/>
      </w:pPr>
      <w:ins w:id="167" w:author="PR Preview" w:date="2026-01-01T00:00:00Z">
        <w:r>
          <w:rPr>
            <w:b/>
            <w:bCs/>
          </w:rPr>
          <w:t xml:space="preserve">Example 20 (Naming a repeated chunk)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3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4"/>
    <w:bookmarkStart w:id="56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5" w:name="exm-abstract-unused-subexpressions"/>
    <w:p>
      <w:pPr>
        <w:pStyle w:val="BodyText"/>
      </w:pPr>
      <w:del w:id="170" w:author="PR Preview" w:date="2026-01-01T00:00:00Z">
        <w:r>
          <w:rPr>
            <w:b/>
            <w:bCs/>
          </w:rPr>
          <w:delText xml:space="preserve">Example 20 (Abstracting the population mean)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Suppose a derivation expands the variance of a random variable</w:delText>
        </w:r>
      </w:del>
      <w:del w:id="173" w:author="PR Preview" w:date="2026-01-01T00:00:00Z">
        <w:r>
          <w:delText xml:space="preserve"> </w:delText>
        </w:r>
      </w:del>
      <m:oMath>
        <m:r>
          <m:t>X</m:t>
        </m:r>
      </m:oMath>
      <w:del w:id="174" w:author="PR Preview" w:date="2026-01-01T00:00:00Z">
        <w:r>
          <w:delText xml:space="preserve">.</w:delText>
        </w:r>
      </w:del>
    </w:p>
    <w:p>
      <w:pPr>
        <w:pStyle w:val="BodyText"/>
      </w:pPr>
      <w:ins w:id="175" w:author="PR Preview" w:date="2026-01-01T00:00:00Z">
        <w:r>
          <w:rPr>
            <w:b/>
            <w:bCs/>
          </w:rPr>
          <w:t xml:space="preserve">Example 21 (Abstracting the population mean)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Suppose a derivation expands the variance of a random variable</w:t>
        </w:r>
      </w:ins>
      <w:ins w:id="178" w:author="PR Preview" w:date="2026-01-01T00:00:00Z">
        <w:r>
          <w:t xml:space="preserve"> </w:t>
        </w:r>
      </w:ins>
      <m:oMath>
        <m:r>
          <m:t>X</m:t>
        </m:r>
      </m:oMath>
      <w:ins w:id="179" w:author="PR Preview" w:date="2026-01-01T00:00:00Z">
        <w:r>
          <w:t xml:space="preserve">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5"/>
    <w:bookmarkEnd w:id="56"/>
    <w:bookmarkStart w:id="58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7" w:name="exm-dot-product"/>
    <w:p>
      <w:pPr>
        <w:pStyle w:val="BodyText"/>
      </w:pPr>
      <w:del w:id="180" w:author="PR Preview" w:date="2026-01-01T00:00:00Z">
        <w:r>
          <w:rPr>
            <w:b/>
            <w:bCs/>
          </w:rPr>
          <w:delText xml:space="preserve">Example 21 (Writing a dot product)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 </w:delText>
        </w:r>
      </w:del>
    </w:p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Example 22 (Writing a dot product)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7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8"/>
    <w:bookmarkStart w:id="61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0" w:name="exm-notational-shorthand"/>
    <w:p>
      <w:pPr>
        <w:pStyle w:val="BodyText"/>
      </w:pPr>
      <w:del w:id="186" w:author="PR Preview" w:date="2026-01-01T00:00:00Z">
        <w:r>
          <w:rPr>
            <w:b/>
            <w:bCs/>
          </w:rPr>
          <w:delText xml:space="preserve">Example 22 (Writing out the limits of a sum and the range of an index)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For a discrete random variable</w:delText>
        </w:r>
      </w:del>
      <w:del w:id="189" w:author="PR Preview" w:date="2026-01-01T00:00:00Z">
        <w:r>
          <w:delText xml:space="preserve"> </w:delText>
        </w:r>
      </w:del>
      <m:oMath>
        <m:r>
          <m:t>X</m:t>
        </m:r>
      </m:oMath>
      <w:del w:id="190" w:author="PR Preview" w:date="2026-01-01T00:00:00Z">
        <w:r>
          <w:delText xml:space="preserve">:</w:delText>
        </w:r>
      </w:del>
    </w:p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Example 23 (Writing out the limits of a sum and the range of an index)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For a discrete random variable</w:t>
        </w:r>
      </w:ins>
      <w:ins w:id="194" w:author="PR Preview" w:date="2026-01-01T00:00:00Z">
        <w:r>
          <w:t xml:space="preserve"> </w:t>
        </w:r>
      </w:ins>
      <m:oMath>
        <m:r>
          <m:t>X</m:t>
        </m:r>
      </m:oMath>
      <w:ins w:id="195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0"/>
    <w:bookmarkEnd w:id="61"/>
    <w:bookmarkStart w:id="63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2" w:name="exm-assumptions-first"/>
    <w:p>
      <w:pPr>
        <w:pStyle w:val="BodyText"/>
      </w:pPr>
      <w:del w:id="196" w:author="PR Preview" w:date="2026-01-01T00:00:00Z">
        <w:r>
          <w:rPr>
            <w:b/>
            <w:bCs/>
          </w:rPr>
          <w:delText xml:space="preserve">Example 23 (Stating the restriction on</w:delText>
        </w:r>
      </w:del>
      <w:del w:id="197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198" w:author="PR Preview" w:date="2026-01-01T00:00:00Z">
        <w:r>
          <w:rPr>
            <w:b/>
            <w:bCs/>
          </w:rPr>
          <w:delText xml:space="preserve"> </w:delText>
        </w:r>
      </w:del>
      <w:del w:id="199" w:author="PR Preview" w:date="2026-01-01T00:00:00Z">
        <w:r>
          <w:rPr>
            <w:b/>
            <w:bCs/>
          </w:rPr>
          <w:delText xml:space="preserve">before using it)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To show that</w:delText>
        </w:r>
      </w:del>
      <w:del w:id="20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is a strict local minimizer of</w:delText>
        </w:r>
      </w:del>
      <w:del w:id="20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206" w:author="PR Preview" w:date="2026-01-01T00:00:00Z">
        <w:r>
          <w:delText xml:space="preserve">,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we show that</w:delText>
        </w:r>
      </w:del>
      <w:del w:id="20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for every</w:delText>
        </w:r>
      </w:del>
      <w:del w:id="212" w:author="PR Preview" w:date="2026-01-01T00:00:00Z">
        <w:r>
          <w:delText xml:space="preserve"> </w:delText>
        </w:r>
      </w:del>
      <m:oMath>
        <m:r>
          <m:t>x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215" w:author="PR Preview" w:date="2026-01-01T00:00:00Z">
        <w:r>
          <w:rPr>
            <w:b/>
            <w:bCs/>
          </w:rPr>
          <w:t xml:space="preserve">Example 24 (Stating the restriction on</w:t>
        </w:r>
      </w:ins>
      <w:ins w:id="21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217" w:author="PR Preview" w:date="2026-01-01T00:00:00Z">
        <w:r>
          <w:rPr>
            <w:b/>
            <w:bCs/>
          </w:rPr>
          <w:t xml:space="preserve"> </w:t>
        </w:r>
      </w:ins>
      <w:ins w:id="218" w:author="PR Preview" w:date="2026-01-01T00:00:00Z">
        <w:r>
          <w:rPr>
            <w:b/>
            <w:bCs/>
          </w:rPr>
          <w:t xml:space="preserve">before using it)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To show that</w:t>
        </w:r>
      </w:ins>
      <w:ins w:id="2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is a strict local minimizer of</w:t>
        </w:r>
      </w:ins>
      <w:ins w:id="22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225" w:author="PR Preview" w:date="2026-01-01T00:00:00Z">
        <w:r>
          <w:t xml:space="preserve">,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we show that</w:t>
        </w:r>
      </w:ins>
      <w:ins w:id="22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for every</w:t>
        </w:r>
      </w:ins>
      <w:ins w:id="231" w:author="PR Preview" w:date="2026-01-01T00:00:00Z">
        <w:r>
          <w:t xml:space="preserve"> </w:t>
        </w:r>
      </w:ins>
      <m:oMath>
        <m:r>
          <m:t>x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9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2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9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2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2026-10-19T07:00:09Z</dcterms:created>
  <dcterms:modified xsi:type="dcterms:W3CDTF">2026-10-19T07:00:09Z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