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22:11:58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del w:id="3" w:author="PR Preview" w:date="2026-01-01T00:00:00Z">
          <w:r>
            <w:rPr>
              <w:rStyle w:val="Hyperlink"/>
            </w:rPr>
            <w:delText xml:space="preserve">Distinguish a random variable from its value</w:delText>
          </w:r>
        </w:del>
      </w:hyperlink>
      <w:del w:id="4" w:author="PR Preview" w:date="2026-01-01T00:00:00Z">
        <w:r>
          <w:delText xml:space="preserve">:</w:delText>
        </w:r>
      </w:del>
      <w:del w:id="5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before the data,</w:delText>
        </w:r>
      </w:del>
      <w:del w:id="8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after.</w:delText>
        </w:r>
      </w:del>
    </w:p>
    <w:p>
      <w:pPr>
        <w:numPr>
          <w:ilvl w:val="0"/>
          <w:numId w:val="1001"/>
        </w:numPr>
      </w:pPr>
      <w:hyperlink r:id="rId22">
        <w:ins w:id="11" w:author="PR Preview" w:date="2026-01-01T00:00:00Z">
          <w:r>
            <w:rPr>
              <w:rStyle w:val="Hyperlink"/>
            </w:rPr>
            <w:t xml:space="preserve">Distinguish a random variable from its value</w:t>
          </w:r>
        </w:ins>
      </w:hyperlink>
      <w:ins w:id="12" w:author="PR Preview" w:date="2026-01-01T00:00:00Z">
        <w:r>
          <w:t xml:space="preserve">:</w:t>
        </w:r>
      </w:ins>
      <w:ins w:id="1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before the data,</w:t>
        </w:r>
      </w:ins>
      <w:ins w:id="1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after,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and call each a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“variable”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or a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“value”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in the words too.</w:t>
        </w:r>
      </w:ins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8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8"/>
    <w:bookmarkStart w:id="48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6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7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8"/>
    <w:bookmarkStart w:id="56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6"/>
    <w:bookmarkStart w:id="71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2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1"/>
    <w:bookmarkStart w:id="83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3"/>
    <w:bookmarkStart w:id="9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8"/>
    <w:bookmarkStart w:id="102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2"/>
    <w:bookmarkStart w:id="106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4" Type="http://schemas.openxmlformats.org/officeDocument/2006/relationships/hyperlink" Target="avoid-cliches.qmd" TargetMode="External"/><Relationship Id="rId55" Type="http://schemas.openxmlformats.org/officeDocument/2006/relationships/hyperlink" Target="avoid-cliches.qmd#say-what-it-is-before-what-it-is-not" TargetMode="External"/><Relationship Id="rId96" Type="http://schemas.openxmlformats.org/officeDocument/2006/relationships/hyperlink" Target="citations-evidence.qmd#adapting-another-courses-material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5" Type="http://schemas.openxmlformats.org/officeDocument/2006/relationships/hyperlink" Target="citations-evidence.qmd#link-liberally" TargetMode="External"/><Relationship Id="rId97" Type="http://schemas.openxmlformats.org/officeDocument/2006/relationships/hyperlink" Target="citations-evidence.qmd#material-from-your-own-work" TargetMode="External"/><Relationship Id="rId37" Type="http://schemas.openxmlformats.org/officeDocument/2006/relationships/hyperlink" Target="citations-evidence.qmd#put-the-content-first" TargetMode="External"/><Relationship Id="rId36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2" Type="http://schemas.openxmlformats.org/officeDocument/2006/relationships/hyperlink" Target="conciseness.qmd#avoid-double-negatives" TargetMode="External"/><Relationship Id="rId80" Type="http://schemas.openxmlformats.org/officeDocument/2006/relationships/hyperlink" Target="conciseness.qmd#do-not-rule-out-readings-no-reader-would-make" TargetMode="External"/><Relationship Id="rId77" Type="http://schemas.openxmlformats.org/officeDocument/2006/relationships/hyperlink" Target="conciseness.qmd#lead-with-the-subject" TargetMode="External"/><Relationship Id="rId79" Type="http://schemas.openxmlformats.org/officeDocument/2006/relationships/hyperlink" Target="conciseness.qmd#limit-complex-sentence-structures" TargetMode="External"/><Relationship Id="rId78" Type="http://schemas.openxmlformats.org/officeDocument/2006/relationships/hyperlink" Target="conciseness.qmd#make-every-word-tell" TargetMode="External"/><Relationship Id="rId82" Type="http://schemas.openxmlformats.org/officeDocument/2006/relationships/hyperlink" Target="conciseness.qmd#put-lists-in-bullet-points" TargetMode="External"/><Relationship Id="rId81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6" Type="http://schemas.openxmlformats.org/officeDocument/2006/relationships/hyperlink" Target="defining-terms.qmd#presenting-a-derivation-exercise-solution-theorem-proof" TargetMode="External"/><Relationship Id="rId75" Type="http://schemas.openxmlformats.org/officeDocument/2006/relationships/hyperlink" Target="grammar.qmd#avoid-garden-path-sentences" TargetMode="External"/><Relationship Id="rId73" Type="http://schemas.openxmlformats.org/officeDocument/2006/relationships/hyperlink" Target="grammar.qmd#demonstrative-pronouns" TargetMode="External"/><Relationship Id="rId76" Type="http://schemas.openxmlformats.org/officeDocument/2006/relationships/hyperlink" Target="grammar.qmd#name-the-object-of-a-relational-noun" TargetMode="External"/><Relationship Id="rId74" Type="http://schemas.openxmlformats.org/officeDocument/2006/relationships/hyperlink" Target="grammar.qmd#quantifiers-used-as-pronouns" TargetMode="External"/><Relationship Id="rId72" Type="http://schemas.openxmlformats.org/officeDocument/2006/relationships/hyperlink" Target="grammar.qmd#relative-pronouns" TargetMode="External"/><Relationship Id="rId68" Type="http://schemas.openxmlformats.org/officeDocument/2006/relationships/hyperlink" Target="inclusive-writing.qmd#keep-a-predictable-structure" TargetMode="External"/><Relationship Id="rId69" Type="http://schemas.openxmlformats.org/officeDocument/2006/relationships/hyperlink" Target="inclusive-writing.qmd#present-ideas-in-more-than-one-form" TargetMode="External"/><Relationship Id="rId64" Type="http://schemas.openxmlformats.org/officeDocument/2006/relationships/hyperlink" Target="inclusive-writing.qmd#put-one-idea-in-each-sentence" TargetMode="External"/><Relationship Id="rId63" Type="http://schemas.openxmlformats.org/officeDocument/2006/relationships/hyperlink" Target="inclusive-writing.qmd#rewrite-noun-strings-and-hidden-verbs" TargetMode="External"/><Relationship Id="rId66" Type="http://schemas.openxmlformats.org/officeDocument/2006/relationships/hyperlink" Target="inclusive-writing.qmd#say-what-numbers-and-symbols-mean" TargetMode="External"/><Relationship Id="rId59" Type="http://schemas.openxmlformats.org/officeDocument/2006/relationships/hyperlink" Target="inclusive-writing.qmd#say-when-a-common-word-has-a-technical-meaning" TargetMode="External"/><Relationship Id="rId60" Type="http://schemas.openxmlformats.org/officeDocument/2006/relationships/hyperlink" Target="inclusive-writing.qmd#spell-out-abbreviations" TargetMode="External"/><Relationship Id="rId65" Type="http://schemas.openxmlformats.org/officeDocument/2006/relationships/hyperlink" Target="inclusive-writing.qmd#state-every-step-and-every-point" TargetMode="External"/><Relationship Id="rId70" Type="http://schemas.openxmlformats.org/officeDocument/2006/relationships/hyperlink" Target="inclusive-writing.qmd#test-your-writing-with-a-reader" TargetMode="External"/><Relationship Id="rId58" Type="http://schemas.openxmlformats.org/officeDocument/2006/relationships/hyperlink" Target="inclusive-writing.qmd#use-common-words-and-define-technical-ones" TargetMode="External"/><Relationship Id="rId67" Type="http://schemas.openxmlformats.org/officeDocument/2006/relationships/hyperlink" Target="inclusive-writing.qmd#use-examples-that-every-reader-knows" TargetMode="External"/><Relationship Id="rId57" Type="http://schemas.openxmlformats.org/officeDocument/2006/relationships/hyperlink" Target="inclusive-writing.qmd#use-literal-language" TargetMode="External"/><Relationship Id="rId61" Type="http://schemas.openxmlformats.org/officeDocument/2006/relationships/hyperlink" Target="inclusive-writing.qmd#write-positive-statements" TargetMode="External"/><Relationship Id="rId46" Type="http://schemas.openxmlformats.org/officeDocument/2006/relationships/hyperlink" Target="manuscript-submission.qmd" TargetMode="External"/><Relationship Id="rId47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4" Type="http://schemas.openxmlformats.org/officeDocument/2006/relationships/hyperlink" Target="paper-organization.qmd#avoid-forward-references" TargetMode="External"/><Relationship Id="rId42" Type="http://schemas.openxmlformats.org/officeDocument/2006/relationships/hyperlink" Target="paper-organization.qmd#label-variables-in-plain-words" TargetMode="External"/><Relationship Id="rId45" Type="http://schemas.openxmlformats.org/officeDocument/2006/relationships/hyperlink" Target="paper-organization.qmd#links-to-videos-and-other-media" TargetMode="External"/><Relationship Id="rId41" Type="http://schemas.openxmlformats.org/officeDocument/2006/relationships/hyperlink" Target="paper-organization.qmd#organizing-the-results-section" TargetMode="External"/><Relationship Id="rId40" Type="http://schemas.openxmlformats.org/officeDocument/2006/relationships/hyperlink" Target="paper-organization.qmd#standard-paper-structure" TargetMode="External"/><Relationship Id="rId43" Type="http://schemas.openxmlformats.org/officeDocument/2006/relationships/hyperlink" Target="paper-organization.qmd#subsection-headings" TargetMode="External"/><Relationship Id="rId39" Type="http://schemas.openxmlformats.org/officeDocument/2006/relationships/hyperlink" Target="paper-organization.qmd#write-to-clarify-your-thinking" TargetMode="External"/><Relationship Id="rId100" Type="http://schemas.openxmlformats.org/officeDocument/2006/relationships/hyperlink" Target="software-text.qmd#comment-code-sparingly" TargetMode="External"/><Relationship Id="rId99" Type="http://schemas.openxmlformats.org/officeDocument/2006/relationships/hyperlink" Target="software-text.qmd#say-what-changed-and-why" TargetMode="External"/><Relationship Id="rId101" Type="http://schemas.openxmlformats.org/officeDocument/2006/relationships/hyperlink" Target="software-text.qmd#write-release-notes-for-the-user" TargetMode="External"/><Relationship Id="rId84" Type="http://schemas.openxmlformats.org/officeDocument/2006/relationships/hyperlink" Target="teaching.qmd#build-the-lecture-from-exercises-and-solutions" TargetMode="External"/><Relationship Id="rId85" Type="http://schemas.openxmlformats.org/officeDocument/2006/relationships/hyperlink" Target="teaching.qmd#exm-exercise-before-definition" TargetMode="External"/><Relationship Id="rId87" Type="http://schemas.openxmlformats.org/officeDocument/2006/relationships/hyperlink" Target="teaching.qmd#give-each-defined-term-its-own-div" TargetMode="External"/><Relationship Id="rId89" Type="http://schemas.openxmlformats.org/officeDocument/2006/relationships/hyperlink" Target="teaching.qmd#lead-with-the-simplest-correct-form-of-a-definition" TargetMode="External"/><Relationship Id="rId94" Type="http://schemas.openxmlformats.org/officeDocument/2006/relationships/hyperlink" Target="teaching.qmd#make-figures-accessible" TargetMode="External"/><Relationship Id="rId90" Type="http://schemas.openxmlformats.org/officeDocument/2006/relationships/hyperlink" Target="teaching.qmd#reuse-one-written-version-of-each-result" TargetMode="External"/><Relationship Id="rId92" Type="http://schemas.openxmlformats.org/officeDocument/2006/relationships/hyperlink" Target="teaching.qmd#show-each-idea-applied-and-in-a-figure" TargetMode="External"/><Relationship Id="rId88" Type="http://schemas.openxmlformats.org/officeDocument/2006/relationships/hyperlink" Target="teaching.qmd#state-the-notation-and-its-alternatives" TargetMode="External"/><Relationship Id="rId95" Type="http://schemas.openxmlformats.org/officeDocument/2006/relationships/hyperlink" Target="teaching.qmd#structure-slides-for-the-reader" TargetMode="External"/><Relationship Id="rId91" Type="http://schemas.openxmlformats.org/officeDocument/2006/relationships/hyperlink" Target="teaching.qmd#use-real-data-and-compute-every-number" TargetMode="External"/><Relationship Id="rId93" Type="http://schemas.openxmlformats.org/officeDocument/2006/relationships/hyperlink" Target="teaching.qmd#write-labs-for-both-languages-and-any-computer" TargetMode="External"/><Relationship Id="rId49" Type="http://schemas.openxmlformats.org/officeDocument/2006/relationships/hyperlink" Target="word-choice.qmd" TargetMode="External"/><Relationship Id="rId50" Type="http://schemas.openxmlformats.org/officeDocument/2006/relationships/hyperlink" Target="word-choice.qmd#avoid-vague-and-metaphorical-language" TargetMode="External"/><Relationship Id="rId51" Type="http://schemas.openxmlformats.org/officeDocument/2006/relationships/hyperlink" Target="word-choice.qmd#follow-an-abstract-statement-with-an-example" TargetMode="External"/><Relationship Id="rId53" Type="http://schemas.openxmlformats.org/officeDocument/2006/relationships/hyperlink" Target="word-choice.qmd#minimize-unnecessary-jargon" TargetMode="External"/><Relationship Id="rId52" Type="http://schemas.openxmlformats.org/officeDocument/2006/relationships/hyperlink" Target="word-choice.qmd#say-which-thing" TargetMode="External"/><Relationship Id="rId105" Type="http://schemas.openxmlformats.org/officeDocument/2006/relationships/hyperlink" Target="writing-to-think.qmd#keep-writing-as-the-work-grows" TargetMode="External"/><Relationship Id="rId104" Type="http://schemas.openxmlformats.org/officeDocument/2006/relationships/hyperlink" Target="writing-to-think.qmd#send-a-written-question" TargetMode="External"/><Relationship Id="rId103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avoid-cliches.qmd" TargetMode="External"/><Relationship Id="rId55" Type="http://schemas.openxmlformats.org/officeDocument/2006/relationships/hyperlink" Target="avoid-cliches.qmd#say-what-it-is-before-what-it-is-not" TargetMode="External"/><Relationship Id="rId96" Type="http://schemas.openxmlformats.org/officeDocument/2006/relationships/hyperlink" Target="citations-evidence.qmd#adapting-another-courses-material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5" Type="http://schemas.openxmlformats.org/officeDocument/2006/relationships/hyperlink" Target="citations-evidence.qmd#link-liberally" TargetMode="External"/><Relationship Id="rId97" Type="http://schemas.openxmlformats.org/officeDocument/2006/relationships/hyperlink" Target="citations-evidence.qmd#material-from-your-own-work" TargetMode="External"/><Relationship Id="rId37" Type="http://schemas.openxmlformats.org/officeDocument/2006/relationships/hyperlink" Target="citations-evidence.qmd#put-the-content-first" TargetMode="External"/><Relationship Id="rId36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2" Type="http://schemas.openxmlformats.org/officeDocument/2006/relationships/hyperlink" Target="conciseness.qmd#avoid-double-negatives" TargetMode="External"/><Relationship Id="rId80" Type="http://schemas.openxmlformats.org/officeDocument/2006/relationships/hyperlink" Target="conciseness.qmd#do-not-rule-out-readings-no-reader-would-make" TargetMode="External"/><Relationship Id="rId77" Type="http://schemas.openxmlformats.org/officeDocument/2006/relationships/hyperlink" Target="conciseness.qmd#lead-with-the-subject" TargetMode="External"/><Relationship Id="rId79" Type="http://schemas.openxmlformats.org/officeDocument/2006/relationships/hyperlink" Target="conciseness.qmd#limit-complex-sentence-structures" TargetMode="External"/><Relationship Id="rId78" Type="http://schemas.openxmlformats.org/officeDocument/2006/relationships/hyperlink" Target="conciseness.qmd#make-every-word-tell" TargetMode="External"/><Relationship Id="rId82" Type="http://schemas.openxmlformats.org/officeDocument/2006/relationships/hyperlink" Target="conciseness.qmd#put-lists-in-bullet-points" TargetMode="External"/><Relationship Id="rId81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6" Type="http://schemas.openxmlformats.org/officeDocument/2006/relationships/hyperlink" Target="defining-terms.qmd#presenting-a-derivation-exercise-solution-theorem-proof" TargetMode="External"/><Relationship Id="rId75" Type="http://schemas.openxmlformats.org/officeDocument/2006/relationships/hyperlink" Target="grammar.qmd#avoid-garden-path-sentences" TargetMode="External"/><Relationship Id="rId73" Type="http://schemas.openxmlformats.org/officeDocument/2006/relationships/hyperlink" Target="grammar.qmd#demonstrative-pronouns" TargetMode="External"/><Relationship Id="rId76" Type="http://schemas.openxmlformats.org/officeDocument/2006/relationships/hyperlink" Target="grammar.qmd#name-the-object-of-a-relational-noun" TargetMode="External"/><Relationship Id="rId74" Type="http://schemas.openxmlformats.org/officeDocument/2006/relationships/hyperlink" Target="grammar.qmd#quantifiers-used-as-pronouns" TargetMode="External"/><Relationship Id="rId72" Type="http://schemas.openxmlformats.org/officeDocument/2006/relationships/hyperlink" Target="grammar.qmd#relative-pronouns" TargetMode="External"/><Relationship Id="rId68" Type="http://schemas.openxmlformats.org/officeDocument/2006/relationships/hyperlink" Target="inclusive-writing.qmd#keep-a-predictable-structure" TargetMode="External"/><Relationship Id="rId69" Type="http://schemas.openxmlformats.org/officeDocument/2006/relationships/hyperlink" Target="inclusive-writing.qmd#present-ideas-in-more-than-one-form" TargetMode="External"/><Relationship Id="rId64" Type="http://schemas.openxmlformats.org/officeDocument/2006/relationships/hyperlink" Target="inclusive-writing.qmd#put-one-idea-in-each-sentence" TargetMode="External"/><Relationship Id="rId63" Type="http://schemas.openxmlformats.org/officeDocument/2006/relationships/hyperlink" Target="inclusive-writing.qmd#rewrite-noun-strings-and-hidden-verbs" TargetMode="External"/><Relationship Id="rId66" Type="http://schemas.openxmlformats.org/officeDocument/2006/relationships/hyperlink" Target="inclusive-writing.qmd#say-what-numbers-and-symbols-mean" TargetMode="External"/><Relationship Id="rId59" Type="http://schemas.openxmlformats.org/officeDocument/2006/relationships/hyperlink" Target="inclusive-writing.qmd#say-when-a-common-word-has-a-technical-meaning" TargetMode="External"/><Relationship Id="rId60" Type="http://schemas.openxmlformats.org/officeDocument/2006/relationships/hyperlink" Target="inclusive-writing.qmd#spell-out-abbreviations" TargetMode="External"/><Relationship Id="rId65" Type="http://schemas.openxmlformats.org/officeDocument/2006/relationships/hyperlink" Target="inclusive-writing.qmd#state-every-step-and-every-point" TargetMode="External"/><Relationship Id="rId70" Type="http://schemas.openxmlformats.org/officeDocument/2006/relationships/hyperlink" Target="inclusive-writing.qmd#test-your-writing-with-a-reader" TargetMode="External"/><Relationship Id="rId58" Type="http://schemas.openxmlformats.org/officeDocument/2006/relationships/hyperlink" Target="inclusive-writing.qmd#use-common-words-and-define-technical-ones" TargetMode="External"/><Relationship Id="rId67" Type="http://schemas.openxmlformats.org/officeDocument/2006/relationships/hyperlink" Target="inclusive-writing.qmd#use-examples-that-every-reader-knows" TargetMode="External"/><Relationship Id="rId57" Type="http://schemas.openxmlformats.org/officeDocument/2006/relationships/hyperlink" Target="inclusive-writing.qmd#use-literal-language" TargetMode="External"/><Relationship Id="rId61" Type="http://schemas.openxmlformats.org/officeDocument/2006/relationships/hyperlink" Target="inclusive-writing.qmd#write-positive-statements" TargetMode="External"/><Relationship Id="rId46" Type="http://schemas.openxmlformats.org/officeDocument/2006/relationships/hyperlink" Target="manuscript-submission.qmd" TargetMode="External"/><Relationship Id="rId47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4" Type="http://schemas.openxmlformats.org/officeDocument/2006/relationships/hyperlink" Target="paper-organization.qmd#avoid-forward-references" TargetMode="External"/><Relationship Id="rId42" Type="http://schemas.openxmlformats.org/officeDocument/2006/relationships/hyperlink" Target="paper-organization.qmd#label-variables-in-plain-words" TargetMode="External"/><Relationship Id="rId45" Type="http://schemas.openxmlformats.org/officeDocument/2006/relationships/hyperlink" Target="paper-organization.qmd#links-to-videos-and-other-media" TargetMode="External"/><Relationship Id="rId41" Type="http://schemas.openxmlformats.org/officeDocument/2006/relationships/hyperlink" Target="paper-organization.qmd#organizing-the-results-section" TargetMode="External"/><Relationship Id="rId40" Type="http://schemas.openxmlformats.org/officeDocument/2006/relationships/hyperlink" Target="paper-organization.qmd#standard-paper-structure" TargetMode="External"/><Relationship Id="rId43" Type="http://schemas.openxmlformats.org/officeDocument/2006/relationships/hyperlink" Target="paper-organization.qmd#subsection-headings" TargetMode="External"/><Relationship Id="rId39" Type="http://schemas.openxmlformats.org/officeDocument/2006/relationships/hyperlink" Target="paper-organization.qmd#write-to-clarify-your-thinking" TargetMode="External"/><Relationship Id="rId100" Type="http://schemas.openxmlformats.org/officeDocument/2006/relationships/hyperlink" Target="software-text.qmd#comment-code-sparingly" TargetMode="External"/><Relationship Id="rId99" Type="http://schemas.openxmlformats.org/officeDocument/2006/relationships/hyperlink" Target="software-text.qmd#say-what-changed-and-why" TargetMode="External"/><Relationship Id="rId101" Type="http://schemas.openxmlformats.org/officeDocument/2006/relationships/hyperlink" Target="software-text.qmd#write-release-notes-for-the-user" TargetMode="External"/><Relationship Id="rId84" Type="http://schemas.openxmlformats.org/officeDocument/2006/relationships/hyperlink" Target="teaching.qmd#build-the-lecture-from-exercises-and-solutions" TargetMode="External"/><Relationship Id="rId85" Type="http://schemas.openxmlformats.org/officeDocument/2006/relationships/hyperlink" Target="teaching.qmd#exm-exercise-before-definition" TargetMode="External"/><Relationship Id="rId87" Type="http://schemas.openxmlformats.org/officeDocument/2006/relationships/hyperlink" Target="teaching.qmd#give-each-defined-term-its-own-div" TargetMode="External"/><Relationship Id="rId89" Type="http://schemas.openxmlformats.org/officeDocument/2006/relationships/hyperlink" Target="teaching.qmd#lead-with-the-simplest-correct-form-of-a-definition" TargetMode="External"/><Relationship Id="rId94" Type="http://schemas.openxmlformats.org/officeDocument/2006/relationships/hyperlink" Target="teaching.qmd#make-figures-accessible" TargetMode="External"/><Relationship Id="rId90" Type="http://schemas.openxmlformats.org/officeDocument/2006/relationships/hyperlink" Target="teaching.qmd#reuse-one-written-version-of-each-result" TargetMode="External"/><Relationship Id="rId92" Type="http://schemas.openxmlformats.org/officeDocument/2006/relationships/hyperlink" Target="teaching.qmd#show-each-idea-applied-and-in-a-figure" TargetMode="External"/><Relationship Id="rId88" Type="http://schemas.openxmlformats.org/officeDocument/2006/relationships/hyperlink" Target="teaching.qmd#state-the-notation-and-its-alternatives" TargetMode="External"/><Relationship Id="rId95" Type="http://schemas.openxmlformats.org/officeDocument/2006/relationships/hyperlink" Target="teaching.qmd#structure-slides-for-the-reader" TargetMode="External"/><Relationship Id="rId91" Type="http://schemas.openxmlformats.org/officeDocument/2006/relationships/hyperlink" Target="teaching.qmd#use-real-data-and-compute-every-number" TargetMode="External"/><Relationship Id="rId93" Type="http://schemas.openxmlformats.org/officeDocument/2006/relationships/hyperlink" Target="teaching.qmd#write-labs-for-both-languages-and-any-computer" TargetMode="External"/><Relationship Id="rId49" Type="http://schemas.openxmlformats.org/officeDocument/2006/relationships/hyperlink" Target="word-choice.qmd" TargetMode="External"/><Relationship Id="rId50" Type="http://schemas.openxmlformats.org/officeDocument/2006/relationships/hyperlink" Target="word-choice.qmd#avoid-vague-and-metaphorical-language" TargetMode="External"/><Relationship Id="rId51" Type="http://schemas.openxmlformats.org/officeDocument/2006/relationships/hyperlink" Target="word-choice.qmd#follow-an-abstract-statement-with-an-example" TargetMode="External"/><Relationship Id="rId53" Type="http://schemas.openxmlformats.org/officeDocument/2006/relationships/hyperlink" Target="word-choice.qmd#minimize-unnecessary-jargon" TargetMode="External"/><Relationship Id="rId52" Type="http://schemas.openxmlformats.org/officeDocument/2006/relationships/hyperlink" Target="word-choice.qmd#say-which-thing" TargetMode="External"/><Relationship Id="rId105" Type="http://schemas.openxmlformats.org/officeDocument/2006/relationships/hyperlink" Target="writing-to-think.qmd#keep-writing-as-the-work-grows" TargetMode="External"/><Relationship Id="rId104" Type="http://schemas.openxmlformats.org/officeDocument/2006/relationships/hyperlink" Target="writing-to-think.qmd#send-a-written-question" TargetMode="External"/><Relationship Id="rId103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2026-10-19T05:17:10Z</dcterms:created>
  <dcterms:modified xsi:type="dcterms:W3CDTF">2026-10-19T05:17:10Z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22:11:58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