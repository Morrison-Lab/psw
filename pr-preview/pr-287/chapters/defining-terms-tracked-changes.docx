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Apply a function to its argument with the macro’s f form: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Where a macro names a function, such as a fitting procedure,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macro with an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f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ending applies it to its argument,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so write the application with that macro and not with a hand-typed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rStyle w:val="VerbatimChar"/>
          </w:rPr>
          <w:delText xml:space="preserve">\paren</w:delText>
        </w:r>
      </w:del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For example, write</w:delText>
        </w:r>
      </w:del>
      <w:del w:id="19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the fitted model that</w:delText>
        </w:r>
      </w:del>
      <w:del w:id="22" w:author="PR Preview" w:date="2026-01-01T00:00:00Z">
        <w:r>
          <w:delText xml:space="preserve"> </w:delText>
        </w:r>
      </w:del>
      <m:oMath>
        <m:r>
          <m:t>g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gives on the training set</w:delText>
        </w:r>
      </w:del>
      <w:del w:id="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 never</w:delText>
        </w:r>
      </w:del>
      <w:del w:id="29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0" w:author="PR Preview" w:date="2026-01-01T00:00:00Z">
        <w:r>
          <w:delText xml:space="preserve">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Before adding an f form, check that no macro already prints the notation: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\candfitted{l}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already prints the fitted model of candidate</w:delText>
        </w:r>
      </w:del>
      <w:del w:id="37" w:author="PR Preview" w:date="2026-01-01T00:00:00Z">
        <w:r>
          <w:delText xml:space="preserve"> </w:delText>
        </w:r>
      </w:del>
      <m:oMath>
        <m:r>
          <m:t>l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and a second macro for the same notation is not an f form.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When no macro prints the notation,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add the f form in the macros repository first,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then bump the pin and use it,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as for any new macro.</w:delText>
        </w:r>
      </w:del>
    </w:p>
    <w:p>
      <w:pPr>
        <w:numPr>
          <w:ilvl w:val="0"/>
          <w:numId w:val="1001"/>
        </w:numPr>
      </w:pPr>
      <w:ins w:id="49" w:author="PR Preview" w:date="2026-01-01T00:00:00Z">
        <w:r>
          <w:rPr>
            <w:b/>
            <w:bCs/>
          </w:rPr>
          <w:t xml:space="preserve">Apply a function to its argument with the macro’s f form: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Where a macro names a function, such as a fitting procedure,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macro with an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rStyle w:val="VerbatimChar"/>
          </w:rPr>
          <w:t xml:space="preserve">f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ending applies it to its argument,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so write the application with that macro and not with a hand-typed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rStyle w:val="VerbatimChar"/>
          </w:rPr>
          <w:t xml:space="preserve">\paren</w:t>
        </w:r>
      </w:ins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example, write</w:t>
        </w:r>
      </w:ins>
      <w:ins w:id="6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for the fitted model that</w:t>
        </w:r>
      </w:ins>
      <w:ins w:id="68" w:author="PR Preview" w:date="2026-01-01T00:00:00Z">
        <w:r>
          <w:t xml:space="preserve"> </w:t>
        </w:r>
      </w:ins>
      <m:oMath>
        <m:r>
          <m:t>g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gives on the training set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never</w:t>
        </w:r>
      </w:ins>
      <w:ins w:id="7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same holds for an operator and every delimiter macro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(</w:t>
        </w:r>
      </w:ins>
      <w:ins w:id="81" w:author="PR Preview" w:date="2026-01-01T00:00:00Z">
        <w:r>
          <w:rPr>
            <w:rStyle w:val="VerbatimChar"/>
          </w:rPr>
          <w:t xml:space="preserve">\paren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\sb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rStyle w:val="VerbatimChar"/>
          </w:rPr>
          <w:t xml:space="preserve">\cb</w:t>
        </w:r>
      </w:ins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rStyle w:val="VerbatimChar"/>
          </w:rPr>
          <w:t xml:space="preserve">\set</w:t>
        </w:r>
      </w:ins>
      <w:ins w:id="91" w:author="PR Preview" w:date="2026-01-01T00:00:00Z">
        <w:r>
          <w:t xml:space="preserve">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rStyle w:val="VerbatimChar"/>
          </w:rPr>
          <w:t xml:space="preserve">\abs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\norm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rStyle w:val="VerbatimChar"/>
          </w:rPr>
          <w:t xml:space="preserve">\angb</w:t>
        </w:r>
      </w:ins>
      <w:ins w:id="101" w:author="PR Preview" w:date="2026-01-01T00:00:00Z">
        <w:r>
          <w:t xml:space="preserve">),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for an alias of the operator: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write</w:t>
        </w:r>
      </w:ins>
      <w:ins w:id="10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107" w:author="PR Preview" w:date="2026-01-01T00:00:00Z">
        <w:r>
          <w:t xml:space="preserve">, and never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109" w:author="PR Preview" w:date="2026-01-01T00:00:00Z">
        <w:r>
          <w:t xml:space="preserve">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Before adding an f form, check that no macro already prints the notation: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rStyle w:val="VerbatimChar"/>
          </w:rPr>
          <w:t xml:space="preserve">\candfitted{l}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already prints the fitted model of candidate</w:t>
        </w:r>
      </w:ins>
      <w:ins w:id="116" w:author="PR Preview" w:date="2026-01-01T00:00:00Z">
        <w:r>
          <w:t xml:space="preserve"> </w:t>
        </w:r>
      </w:ins>
      <m:oMath>
        <m:r>
          <m:t>l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a second macro for the same notation is not an f form.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When no macro prints the notation,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create the f form in the macros repository first, in the same session,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then bump the pin and use it,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as for any new macro.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 missing f form is never a reason to type the operator and the delimiter separately.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2026-10-19T05:24:11Z</dcterms:created>
  <dcterms:modified xsi:type="dcterms:W3CDTF">2026-10-19T05:24:11Z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