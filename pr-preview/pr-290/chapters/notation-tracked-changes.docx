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00:42:27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ins w:id="3" w:author="PR Preview" w:date="2026-01-01T00:00:00Z">
        <w:r>
          <w:t xml:space="preserve">A condition that can fail is an assumption.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 parametrization is not: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it writes a quantity in terms of named parameters or pieces,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so it holds by definition and goes under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“Let:”</w:t>
        </w:r>
      </w:ins>
      <w:ins w:id="12" w:author="PR Preview" w:date="2026-01-01T00:00:00Z">
        <w:r>
          <w:t xml:space="preserve">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Do not label a parametrization as an assumption,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because that tells the reader a condition is being imposed when none is.</w:t>
        </w:r>
      </w:ins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ins w:id="17" w:author="PR Preview" w:date="2026-01-01T00:00:00Z">
        <w:r>
          <w:rPr>
            <w:b/>
            <w:bCs/>
          </w:rPr>
          <w:t xml:space="preserve">Example 28 (Defining the noise is a parametrization, not an assumption)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 </w:t>
        </w:r>
      </w:ins>
    </w:p>
    <w:p>
      <w:pPr>
        <w:pStyle w:val="BlockText"/>
      </w:pPr>
      <w:ins w:id="20" w:author="PR Preview" w:date="2026-01-01T00:00:00Z">
        <w:r>
          <w:t xml:space="preserve">❌ Assume:</w:t>
        </w:r>
      </w:ins>
    </w:p>
    <w:p>
      <w:pPr>
        <w:pStyle w:val="Compact"/>
        <w:numPr>
          <w:ilvl w:val="0"/>
          <w:numId w:val="1017"/>
        </w:numPr>
      </w:pPr>
      <w:ins w:id="21" w:author="PR Preview" w:date="2026-01-01T00:00:00Z">
        <w:r>
          <w:t xml:space="preserve">the outcome variable is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$\Outvar = \truemeanfnf{\predvar} + \noise$</w:t>
        </w:r>
      </w:ins>
      <w:ins w:id="24" w:author="PR Preview" w:date="2026-01-01T00:00:00Z">
        <w:r>
          <w:t xml:space="preserve">, and</w:t>
        </w:r>
      </w:ins>
    </w:p>
    <w:p>
      <w:pPr>
        <w:pStyle w:val="Compact"/>
        <w:numPr>
          <w:ilvl w:val="0"/>
          <w:numId w:val="1017"/>
        </w:numPr>
      </w:pPr>
      <w:ins w:id="25" w:author="PR Preview" w:date="2026-01-01T00:00:00Z">
        <w:r>
          <w:t xml:space="preserve">the noise variable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$\noise$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has population mean</w:t>
        </w:r>
      </w:ins>
      <w:ins w:id="30" w:author="PR Preview" w:date="2026-01-01T00:00:00Z">
        <w:r>
          <w:t xml:space="preserve"> </w:t>
        </w:r>
      </w:ins>
      <m:oMath>
        <m:r>
          <m:t>0</m:t>
        </m:r>
      </m:oMath>
      <w:ins w:id="31" w:author="PR Preview" w:date="2026-01-01T00:00:00Z">
        <w:r>
          <w:t xml:space="preserve">.</w:t>
        </w:r>
      </w:ins>
    </w:p>
    <w:p>
      <w:pPr>
        <w:pStyle w:val="BlockText"/>
      </w:pPr>
      <w:ins w:id="32" w:author="PR Preview" w:date="2026-01-01T00:00:00Z">
        <w:r>
          <w:t xml:space="preserve">✅ Let:</w:t>
        </w:r>
      </w:ins>
    </w:p>
    <w:p>
      <w:pPr>
        <w:pStyle w:val="Compact"/>
        <w:numPr>
          <w:ilvl w:val="0"/>
          <w:numId w:val="1018"/>
        </w:numPr>
      </w:pPr>
      <w:ins w:id="33" w:author="PR Preview" w:date="2026-01-01T00:00:00Z">
        <w:r>
          <w:t xml:space="preserve">$\truemeanfnf{\predvar}$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be the population mean of the outcome variable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$\Outvar$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given the input value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$\predvar$</w:t>
        </w:r>
      </w:ins>
      <w:ins w:id="42" w:author="PR Preview" w:date="2026-01-01T00:00:00Z">
        <w:r>
          <w:t xml:space="preserve">, and</w:t>
        </w:r>
      </w:ins>
    </w:p>
    <w:p>
      <w:pPr>
        <w:pStyle w:val="Compact"/>
        <w:numPr>
          <w:ilvl w:val="0"/>
          <w:numId w:val="1018"/>
        </w:numPr>
      </w:pPr>
      <w:ins w:id="43" w:author="PR Preview" w:date="2026-01-01T00:00:00Z">
        <w:r>
          <w:t xml:space="preserve">$\noise = \Outvar - \truemeanfnf{\predvar}$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be the noise variable.</w:t>
        </w:r>
      </w:ins>
    </w:p>
    <w:p>
      <w:pPr>
        <w:pStyle w:val="BlockText"/>
      </w:pPr>
      <w:ins w:id="46" w:author="PR Preview" w:date="2026-01-01T00:00:00Z">
        <w:r>
          <w:t xml:space="preserve">Then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$\Outvar = \truemeanfnf{\predvar} + \noise$</w:t>
        </w:r>
      </w:ins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and the population mean of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$\noise$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given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$\predvar$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</w:t>
        </w:r>
      </w:ins>
      <w:ins w:id="60" w:author="PR Preview" w:date="2026-01-01T00:00:00Z">
        <w:r>
          <w:t xml:space="preserve"> </w:t>
        </w:r>
      </w:ins>
      <m:oMath>
        <m:r>
          <m:t>0</m:t>
        </m:r>
      </m:oMath>
      <w:ins w:id="61" w:author="PR Preview" w:date="2026-01-01T00:00:00Z">
        <w:r>
          <w:t xml:space="preserve">.</w:t>
        </w:r>
      </w:ins>
    </w:p>
    <w:p>
      <w:pPr>
        <w:pStyle w:val="FirstParagraph"/>
      </w:pPr>
      <w:ins w:id="62" w:author="PR Preview" w:date="2026-01-01T00:00:00Z">
        <w:r>
          <w:t xml:space="preserve">In the ❌ version, the reader is told that the decomposition and the zero mean are conditions on the data.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They are not.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Defining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$\noise = \Outvar - \truemeanfnf{\predvar}$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makes both statements true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for every distribution of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$\Outvar$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that has a finite population mean.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The ✅ version puts the definitions under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“Let:”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 derives the zero mean.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 real assumption, such as the noise variable being independent of the input value,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can fail, so it belongs under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“Assume:”</w:t>
        </w:r>
      </w:ins>
      <w:ins w:id="89" w:author="PR Preview" w:date="2026-01-01T00:00:00Z">
        <w:r>
          <w:t xml:space="preserve">.</w:t>
        </w:r>
      </w:ins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2026-10-19T07:47:21Z</dcterms:created>
  <dcterms:modified xsi:type="dcterms:W3CDTF">2026-10-19T07:47:21Z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