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Do not presuppose what the reader has not met: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definite noun phrase, one that starts with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“the”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presupposes that the reader already knows what it refers to.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“Fit a line to the synthetic data”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unjustified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if no earlier sentence has said which data these are, or where they came from.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Check each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“the …”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phrase for a referent the reader has already seen.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If there is none, introduce the referent first,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or write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“a”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or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“some”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in place of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“the”</w:delText>
        </w:r>
      </w:del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Then link each definite noun phrase to what it refers to,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with a cross-reference such as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[the synthetic data](#exm-synthetic-data)</w:delText>
        </w:r>
      </w:del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so that a reader who has forgotten or skipped the referent can find it.</w:delText>
        </w:r>
      </w:del>
    </w:p>
    <w:p>
      <w:pPr>
        <w:numPr>
          <w:ilvl w:val="0"/>
          <w:numId w:val="1001"/>
        </w:numPr>
      </w:pPr>
      <w:ins w:id="47" w:author="PR Preview" w:date="2026-01-01T00:00:00Z">
        <w:r>
          <w:rPr>
            <w:b/>
            <w:bCs/>
          </w:rPr>
          <w:t xml:space="preserve">Do not presuppose what the reader has not met: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 definite noun phrase, one that starts with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“the”</w:t>
        </w:r>
      </w:ins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presupposes that the reader already knows what it refers to.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“Fit a line to the synthetic data”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unjustified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 no earlier sentence has said which data these are, or where they came from.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Check each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“the …”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phrase for a referent the reader has already seen.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If there is none, introduce the referent first,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or write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“a”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“some”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in place of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“the”</w:t>
        </w:r>
      </w:ins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link each definite noun phrase to what it refers to,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with a cross-reference such as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rStyle w:val="VerbatimChar"/>
          </w:rPr>
          <w:t xml:space="preserve">[the synthetic data](#exm-synthetic-data)</w:t>
        </w:r>
      </w:ins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that a reader who has forgotten or skipped the referent can find it.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Skip the link when the referent is introduced in the same div,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or in the same prose passage, as the phrase.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Inside a div, the antecedent has to be in that div: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 earlier div does not count,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because readers jump into the middle of a page.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example, an exercise that says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“Explain the labels”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with no labels named in it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has no antecedent, even if an earlier exercise names some.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Name the labels in the exercise, or link them to where they are introduced.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2026-10-19T07:47:15Z</dcterms:created>
  <dcterms:modified xsi:type="dcterms:W3CDTF">2026-10-19T07:47:15Z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