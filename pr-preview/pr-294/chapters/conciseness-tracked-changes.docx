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00:38:42 (PDT)</w:delText>
        </w:r>
      </w:del>
    </w:p>
    <w:p>
      <w:pPr>
        <w:pStyle w:val="Date"/>
      </w:pPr>
      <w:ins w:id="2" w:author="PR Preview" w:date="2026-01-01T00:00:00Z">
        <w:r>
          <w:t xml:space="preserve">Last modified: 2026-10-19 00:45:04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2026-10-19T07:48:23Z</dcterms:created>
  <dcterms:modified xsi:type="dcterms:W3CDTF">2026-10-19T07:48:23Z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00:45:04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