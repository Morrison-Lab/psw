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Give each bottom-level prompt its own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rStyle w:val="VerbatimChar"/>
          </w:rPr>
          <w:delText xml:space="preserve">#exr-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div and its own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#sol-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div,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order, rather than one exercise with parts (a) through (e).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 numbered list of questions inside one exercise is the same thing as parts, so split it too.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Put the shared setup in the first exercise,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begin each later exercise by citing it, as in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“Make the assumptions of the first exercise.”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Later exercises can use earlier results through cross-references.</w:delText>
        </w:r>
      </w:del>
    </w:p>
    <w:p>
      <w:pPr>
        <w:pStyle w:val="Compact"/>
        <w:numPr>
          <w:ilvl w:val="0"/>
          <w:numId w:val="1001"/>
        </w:numPr>
      </w:pPr>
      <w:ins w:id="24" w:author="PR Preview" w:date="2026-01-01T00:00:00Z">
        <w:r>
          <w:t xml:space="preserve">Give each bottom-level prompt its own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#exr-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div and its own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rStyle w:val="VerbatimChar"/>
          </w:rPr>
          <w:t xml:space="preserve">#sol-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div,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in order, rather than one exercise with parts (a) through (e).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Any exercise with several parts is split, however the parts are marked: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letters, numbers or bullets.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Put the shared setup in the first exercise,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begin each later exercise by citing it, as in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“Make the assumptions of the first exercise.”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Later exercises can use earlier results through cross-references.</w:t>
        </w:r>
      </w:ins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2026-10-19T07:50:26Z</dcterms:created>
  <dcterms:modified xsi:type="dcterms:W3CDTF">2026-10-19T07:50:26Z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