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ins w:id="3" w:author="PR Preview" w:date="2026-01-01T00:00:00Z">
        <w:r>
          <w:t xml:space="preserve">Mathematical writing has idioms too.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In an exercise,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“Write the bias of an estimator”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means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“derive an expression for the bias of an estimator”</w:t>
        </w:r>
      </w:ins>
      <w:ins w:id="12" w:author="PR Preview" w:date="2026-01-01T00:00:00Z">
        <w:r>
          <w:t xml:space="preserve">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 reader who takes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“write”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literally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may copy the definition instead of deriving the result.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Name the action instead:</w:t>
        </w:r>
      </w:ins>
    </w:p>
    <w:p>
      <w:pPr>
        <w:pStyle w:val="Compact"/>
        <w:numPr>
          <w:ilvl w:val="0"/>
          <w:numId w:val="1002"/>
        </w:numPr>
      </w:pPr>
      <w:ins w:id="23" w:author="PR Preview" w:date="2026-01-01T00:00:00Z">
        <w:r>
          <w:t xml:space="preserve">“derive”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for a result the reader must work out;</w:t>
        </w:r>
      </w:ins>
    </w:p>
    <w:p>
      <w:pPr>
        <w:pStyle w:val="Compact"/>
        <w:numPr>
          <w:ilvl w:val="0"/>
          <w:numId w:val="1002"/>
        </w:numPr>
      </w:pPr>
      <w:ins w:id="26" w:author="PR Preview" w:date="2026-01-01T00:00:00Z">
        <w:r>
          <w:t xml:space="preserve">“express”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 a rewrite in terms of other quantities;</w:t>
        </w:r>
      </w:ins>
    </w:p>
    <w:p>
      <w:pPr>
        <w:pStyle w:val="Compact"/>
        <w:numPr>
          <w:ilvl w:val="0"/>
          <w:numId w:val="1002"/>
        </w:numPr>
      </w:pPr>
      <w:ins w:id="29" w:author="PR Preview" w:date="2026-01-01T00:00:00Z">
        <w:r>
          <w:t xml:space="preserve">“state”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 a result the reader recalls;</w:t>
        </w:r>
      </w:ins>
    </w:p>
    <w:p>
      <w:pPr>
        <w:pStyle w:val="Compact"/>
        <w:numPr>
          <w:ilvl w:val="0"/>
          <w:numId w:val="1002"/>
        </w:numPr>
      </w:pPr>
      <w:ins w:id="32" w:author="PR Preview" w:date="2026-01-01T00:00:00Z">
        <w:r>
          <w:t xml:space="preserve">“give”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 a value the reader reads off.</w:t>
        </w:r>
      </w:ins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2026-10-19T08:22:08Z</dcterms:created>
  <dcterms:modified xsi:type="dcterms:W3CDTF">2026-10-19T08:22:08Z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