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01:26:50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4" w:name="X35ef0536ddd4dcadf17366e9cbbad09e6282954"/>
    <w:p>
      <w:pPr>
        <w:pStyle w:val="Heading2"/>
      </w:pPr>
      <w:del w:id="3" w:author="PR Preview" w:date="2026-01-01T00:00:00Z">
        <w:r>
          <w:delText xml:space="preserve">4 Why examples matter</w:delText>
        </w:r>
      </w:del>
    </w:p>
    <w:p>
      <w:pPr>
        <w:pStyle w:val="Heading2"/>
      </w:pPr>
      <w:ins w:id="4" w:author="PR Preview" w:date="2026-01-01T00:00:00Z">
        <w:r>
          <w:t xml:space="preserve">4 Give a defined quantity its expression and its prose reading</w:t>
        </w:r>
      </w:ins>
    </w:p>
    <w:p>
      <w:pPr>
        <w:pStyle w:val="FirstParagraph"/>
      </w:pPr>
      <w:ins w:id="5" w:author="PR Preview" w:date="2026-01-01T00:00:00Z">
        <w:r>
          <w:t xml:space="preserve">When a term names a quantity with a mathematical form,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the definition states the expression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and then reads it aloud in a prose sentence that says the same thing.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The expression makes the definition exact.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The prose reading lets the reader check that they understood it.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The two must match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(see</w:t>
        </w:r>
      </w:ins>
      <w:ins w:id="18" w:author="PR Preview" w:date="2026-01-01T00:00:00Z">
        <w:r>
          <w:t xml:space="preserve"> </w:t>
        </w:r>
      </w:ins>
      <w:hyperlink r:id="rId31">
        <w:ins w:id="19" w:author="PR Preview" w:date="2026-01-01T00:00:00Z">
          <w:r>
            <w:rPr>
              <w:rStyle w:val="Hyperlink"/>
            </w:rPr>
            <w:t xml:space="preserve">Make the prose say what the formula says</w:t>
          </w:r>
        </w:ins>
      </w:hyperlink>
      <w:ins w:id="20" w:author="PR Preview" w:date="2026-01-01T00:00:00Z">
        <w:r>
          <w:t xml:space="preserve">).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 term with no mathematical form, such as active voice, keeps its prose definition alone.</w:t>
        </w:r>
      </w:ins>
    </w:p>
    <w:bookmarkStart w:id="32" w:name="def-variance-expression-and-prose"/>
    <w:p>
      <w:pPr>
        <w:pStyle w:val="BodyText"/>
      </w:pPr>
      <w:ins w:id="23" w:author="PR Preview" w:date="2026-01-01T00:00:00Z">
        <w:r>
          <w:rPr>
            <w:b/>
            <w:bCs/>
          </w:rPr>
          <w:t xml:space="preserve">Definition 6 (Variance, with its expression and its prose reading)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The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rPr>
            <w:b/>
            <w:bCs/>
          </w:rPr>
          <w:t xml:space="preserve">variance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of a random variable</w:t>
        </w:r>
      </w:ins>
      <w:ins w:id="30" w:author="PR Preview" w:date="2026-01-01T00:00:00Z">
        <w:r>
          <w:t xml:space="preserve"> </w:t>
        </w:r>
      </w:ins>
      <m:oMath>
        <m:r>
          <m:t>X</m:t>
        </m:r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3" w:author="PR Preview" w:date="2026-01-01T00:00:00Z">
        <w:r>
          <w:t xml:space="preserve">In words, it is the population mean of the squared deviation of</w:t>
        </w:r>
      </w:ins>
      <w:ins w:id="34" w:author="PR Preview" w:date="2026-01-01T00:00:00Z">
        <w:r>
          <w:t xml:space="preserve"> </w:t>
        </w:r>
      </w:ins>
      <m:oMath>
        <m:r>
          <m:t>X</m:t>
        </m:r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from its population mean.</w:t>
        </w:r>
      </w:ins>
    </w:p>
    <w:bookmarkEnd w:id="32"/>
    <w:bookmarkStart w:id="33" w:name="exm-not-expression-and-prose"/>
    <w:p>
      <w:pPr>
        <w:pStyle w:val="BodyText"/>
      </w:pPr>
      <w:ins w:id="37" w:author="PR Preview" w:date="2026-01-01T00:00:00Z">
        <w:r>
          <w:rPr>
            <w:b/>
            <w:bCs/>
          </w:rPr>
          <w:t xml:space="preserve">Example 13 (A definition that gives only one of the two)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“The variance is how spread out</w:t>
        </w:r>
      </w:ins>
      <w:ins w:id="40" w:author="PR Preview" w:date="2026-01-01T00:00:00Z">
        <w:r>
          <w:t xml:space="preserve"> </w:t>
        </w:r>
      </w:ins>
      <m:oMath>
        <m:r>
          <m:t>X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is”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gives no expression, so a reader cannot compute it.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“The variance is</w:t>
        </w:r>
      </w:ins>
      <w:ins w:id="4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48" w:author="PR Preview" w:date="2026-01-01T00:00:00Z">
        <w:r>
          <w:t xml:space="preserve">”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gives no reading, so a reader cannot check their understanding.</w:t>
        </w:r>
      </w:ins>
      <w:ins w:id="51" w:author="PR Preview" w:date="2026-01-01T00:00:00Z">
        <w:r>
          <w:t xml:space="preserve"> </w:t>
        </w:r>
      </w:ins>
      <w:hyperlink w:anchor="def-variance-expression-and-prose">
        <w:ins w:id="52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gives both.</w:t>
        </w:r>
      </w:ins>
    </w:p>
    <w:bookmarkEnd w:id="33"/>
    <w:bookmarkEnd w:id="34"/>
    <w:bookmarkStart w:id="35" w:name="why-examples-matter"/>
    <w:p>
      <w:pPr>
        <w:pStyle w:val="Heading2"/>
      </w:pPr>
      <w:ins w:id="55" w:author="PR Preview" w:date="2026-01-01T00:00:00Z">
        <w:r>
          <w:t xml:space="preserve">5 Why examples matter</w:t>
        </w:r>
      </w:ins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5"/>
    <w:bookmarkStart w:id="36" w:name="common-pitfalls-to-avoid"/>
    <w:p>
      <w:pPr>
        <w:pStyle w:val="Heading2"/>
      </w:pPr>
      <w:del w:id="56" w:author="PR Preview" w:date="2026-01-01T00:00:00Z">
        <w:r>
          <w:delText xml:space="preserve">5 Common pitfalls to avoid</w:delText>
        </w:r>
      </w:del>
    </w:p>
    <w:p>
      <w:pPr>
        <w:pStyle w:val="Heading2"/>
      </w:pPr>
      <w:ins w:id="57" w:author="PR Preview" w:date="2026-01-01T00:00:00Z">
        <w:r>
          <w:t xml:space="preserve">6 Common pitfalls to avoid</w:t>
        </w:r>
      </w:ins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6"/>
    <w:bookmarkStart w:id="44" w:name="mathematical-statements-require-examples"/>
    <w:p>
      <w:pPr>
        <w:pStyle w:val="Heading2"/>
      </w:pPr>
      <w:del w:id="58" w:author="PR Preview" w:date="2026-01-01T00:00:00Z">
        <w:r>
          <w:delText xml:space="preserve">6 Mathematical statements require examples</w:delText>
        </w:r>
      </w:del>
    </w:p>
    <w:p>
      <w:pPr>
        <w:pStyle w:val="Heading2"/>
      </w:pPr>
      <w:ins w:id="59" w:author="PR Preview" w:date="2026-01-01T00:00:00Z">
        <w:r>
          <w:t xml:space="preserve">7 Mathematical statements require examples</w:t>
        </w:r>
      </w:ins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8" w:name="using-theorem-environments-in-quarto"/>
    <w:p>
      <w:pPr>
        <w:pStyle w:val="Heading3"/>
      </w:pPr>
      <w:del w:id="60" w:author="PR Preview" w:date="2026-01-01T00:00:00Z">
        <w:r>
          <w:delText xml:space="preserve">6.1 Using theorem environments in Quarto</w:delText>
        </w:r>
      </w:del>
    </w:p>
    <w:p>
      <w:pPr>
        <w:pStyle w:val="Heading3"/>
      </w:pPr>
      <w:ins w:id="61" w:author="PR Preview" w:date="2026-01-01T00:00:00Z">
        <w:r>
          <w:t xml:space="preserve">7.1 Using theorem environments in Quarto</w:t>
        </w:r>
      </w:ins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7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8"/>
    <w:bookmarkStart w:id="43" w:name="example-pythagorean-theorem"/>
    <w:p>
      <w:pPr>
        <w:pStyle w:val="Heading3"/>
      </w:pPr>
      <w:del w:id="62" w:author="PR Preview" w:date="2026-01-01T00:00:00Z">
        <w:r>
          <w:delText xml:space="preserve">6.2 Example: Pythagorean theorem</w:delText>
        </w:r>
      </w:del>
    </w:p>
    <w:p>
      <w:pPr>
        <w:pStyle w:val="Heading3"/>
      </w:pPr>
      <w:ins w:id="63" w:author="PR Preview" w:date="2026-01-01T00:00:00Z">
        <w:r>
          <w:t xml:space="preserve">7.2 Example: Pythagorean theorem</w:t>
        </w:r>
      </w:ins>
    </w:p>
    <w:bookmarkStart w:id="39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9"/>
    <w:bookmarkStart w:id="40" w:name="exm-pythagoras"/>
    <w:p>
      <w:pPr>
        <w:pStyle w:val="FirstParagraph"/>
      </w:pPr>
      <w:del w:id="64" w:author="PR Preview" w:date="2026-01-01T00:00:00Z">
        <w:r>
          <w:rPr>
            <w:b/>
            <w:bCs/>
          </w:rPr>
          <w:delText xml:space="preserve">Example 13 (Pythagorean theorem example)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For a triangle with sides 3, 4, and 5:</w:delText>
        </w:r>
      </w:del>
    </w:p>
    <w:p>
      <w:pPr>
        <w:pStyle w:val="FirstParagraph"/>
      </w:pPr>
      <w:ins w:id="67" w:author="PR Preview" w:date="2026-01-01T00:00:00Z">
        <w:r>
          <w:rPr>
            <w:b/>
            <w:bCs/>
          </w:rPr>
          <w:t xml:space="preserve">Example 14 (Pythagorean theorem example)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For a triangle with sides 3, 4, and 5: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0"/>
    <w:bookmarkStart w:id="41" w:name="def-postulate"/>
    <w:p>
      <w:pPr>
        <w:pStyle w:val="FirstParagraph"/>
      </w:pPr>
      <w:del w:id="70" w:author="PR Preview" w:date="2026-01-01T00:00:00Z">
        <w:r>
          <w:rPr>
            <w:b/>
            <w:bCs/>
          </w:rPr>
          <w:delText xml:space="preserve">Definition 6 (Postulate (axiom))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A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rPr>
            <w:b/>
            <w:bCs/>
          </w:rPr>
          <w:delText xml:space="preserve">postulate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(or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rPr>
            <w:b/>
            <w:bCs/>
          </w:rPr>
          <w:delText xml:space="preserve">axiom</w:delText>
        </w:r>
      </w:del>
      <w:del w:id="79" w:author="PR Preview" w:date="2026-01-01T00:00:00Z">
        <w:r>
          <w:delText xml:space="preserve">) is a statement accepted as true without proof,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serving as a starting point for further reasoning.</w:delText>
        </w:r>
      </w:del>
    </w:p>
    <w:p>
      <w:pPr>
        <w:pStyle w:val="BodyText"/>
      </w:pPr>
      <w:del w:id="82" w:author="PR Preview" w:date="2026-01-01T00:00:00Z">
        <w:r>
          <w:rPr>
            <w:b/>
            <w:bCs/>
          </w:rPr>
          <w:delText xml:space="preserve">Example 14 (Euclid’s parallel postulate)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Through a point not on a line,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exactly one line can be drawn parallel to the given line.</w:delText>
        </w:r>
      </w:del>
    </w:p>
    <w:p>
      <w:pPr>
        <w:pStyle w:val="FirstParagraph"/>
      </w:pPr>
      <w:ins w:id="87" w:author="PR Preview" w:date="2026-01-01T00:00:00Z">
        <w:r>
          <w:rPr>
            <w:b/>
            <w:bCs/>
          </w:rPr>
          <w:t xml:space="preserve">Definition 7 (Postulate (axiom))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A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rPr>
            <w:b/>
            <w:bCs/>
          </w:rPr>
          <w:t xml:space="preserve">postulate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(or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rPr>
            <w:b/>
            <w:bCs/>
          </w:rPr>
          <w:t xml:space="preserve">axiom</w:t>
        </w:r>
      </w:ins>
      <w:ins w:id="96" w:author="PR Preview" w:date="2026-01-01T00:00:00Z">
        <w:r>
          <w:t xml:space="preserve">) is a statement accepted as true without proof,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serving as a starting point for further reasoning.</w:t>
        </w:r>
      </w:ins>
    </w:p>
    <w:bookmarkEnd w:id="41"/>
    <w:bookmarkStart w:id="42" w:name="exm-parallel-postulate"/>
    <w:p>
      <w:pPr>
        <w:pStyle w:val="BodyText"/>
      </w:pPr>
      <w:ins w:id="99" w:author="PR Preview" w:date="2026-01-01T00:00:00Z">
        <w:r>
          <w:rPr>
            <w:b/>
            <w:bCs/>
          </w:rPr>
          <w:t xml:space="preserve">Example 15 (Euclid’s parallel postulate)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Through a point not on a line,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exactly one line can be drawn parallel to the given line.</w:t>
        </w:r>
      </w:ins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2"/>
    <w:bookmarkEnd w:id="43"/>
    <w:bookmarkEnd w:id="44"/>
    <w:bookmarkStart w:id="52" w:name="Xe6c88c177e563d1f046037569009a36fd08f4bd"/>
    <w:p>
      <w:pPr>
        <w:pStyle w:val="Heading2"/>
      </w:pPr>
      <w:del w:id="104" w:author="PR Preview" w:date="2026-01-01T00:00:00Z">
        <w:r>
          <w:delText xml:space="preserve">7 Presenting a derivation: exercise, solution, theorem, proof</w:delText>
        </w:r>
      </w:del>
    </w:p>
    <w:p>
      <w:pPr>
        <w:pStyle w:val="Heading2"/>
      </w:pPr>
      <w:ins w:id="105" w:author="PR Preview" w:date="2026-01-01T00:00:00Z">
        <w:r>
          <w:t xml:space="preserve">8 Presenting a derivation: exercise, solution, theorem, proof</w:t>
        </w:r>
      </w:ins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6" w:name="def-sample-mean"/>
    <w:p>
      <w:pPr>
        <w:pStyle w:val="FirstParagraph"/>
      </w:pPr>
      <w:del w:id="106" w:author="PR Preview" w:date="2026-01-01T00:00:00Z">
        <w:r>
          <w:rPr>
            <w:b/>
            <w:bCs/>
          </w:rPr>
          <w:delText xml:space="preserve">Definition 7 (Sample mean)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The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rPr>
            <w:b/>
            <w:bCs/>
          </w:rPr>
          <w:delText xml:space="preserve">sample mean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of numbers</w:delText>
        </w:r>
      </w:del>
      <w:del w:id="11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is their average:</w:delText>
        </w:r>
      </w:del>
    </w:p>
    <w:p>
      <w:pPr>
        <w:pStyle w:val="FirstParagraph"/>
      </w:pPr>
      <w:ins w:id="116" w:author="PR Preview" w:date="2026-01-01T00:00:00Z">
        <w:r>
          <w:rPr>
            <w:b/>
            <w:bCs/>
          </w:rPr>
          <w:t xml:space="preserve">Definition 8 (Sample mean)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The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rPr>
            <w:b/>
            <w:bCs/>
          </w:rPr>
          <w:t xml:space="preserve">sample mean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of numbers</w:t>
        </w:r>
      </w:ins>
      <w:ins w:id="12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is their average: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6"/>
    <w:bookmarkStart w:id="47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126" w:author="PR Preview" w:date="2026-01-01T00:00:00Z">
        <w:r>
          <w:delText xml:space="preserve">where</w:delText>
        </w:r>
      </w:del>
      <w:del w:id="127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is the sample mean (</w:delText>
        </w:r>
      </w:del>
      <w:hyperlink w:anchor="def-sample-mean">
        <w:del w:id="13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31" w:author="PR Preview" w:date="2026-01-01T00:00:00Z">
        <w:r>
          <w:delText xml:space="preserve">).</w:delText>
        </w:r>
      </w:del>
    </w:p>
    <w:p>
      <w:pPr>
        <w:pStyle w:val="FirstParagraph"/>
      </w:pPr>
      <w:ins w:id="132" w:author="PR Preview" w:date="2026-01-01T00:00:00Z">
        <w:r>
          <w:t xml:space="preserve">where</w:t>
        </w:r>
      </w:ins>
      <w:ins w:id="133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is the sample mean (</w:t>
        </w:r>
      </w:ins>
      <w:hyperlink w:anchor="def-sample-mean">
        <w:ins w:id="136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37" w:author="PR Preview" w:date="2026-01-01T00:00:00Z">
        <w:r>
          <w:t xml:space="preserve">).</w:t>
        </w:r>
      </w:ins>
    </w:p>
    <w:bookmarkEnd w:id="47"/>
    <w:bookmarkStart w:id="48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8"/>
    <w:bookmarkStart w:id="49" w:name="thm-sum-deviations"/>
    <w:p>
      <w:pPr>
        <w:pStyle w:val="FirstParagraph"/>
      </w:pPr>
      <w:del w:id="138" w:author="PR Preview" w:date="2026-01-01T00:00:00Z">
        <w:r>
          <w:rPr>
            <w:b/>
            <w:bCs/>
          </w:rPr>
          <w:delText xml:space="preserve">Theorem 2 (Deviations from the mean sum to zero)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The deviations of numbers</w:delText>
        </w:r>
      </w:del>
      <w:del w:id="14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from their sample mean</w:delText>
        </w:r>
      </w:del>
      <w:del w:id="144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(</w:delText>
        </w:r>
      </w:del>
      <w:hyperlink w:anchor="def-sample-mean">
        <w:del w:id="147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48" w:author="PR Preview" w:date="2026-01-01T00:00:00Z">
        <w:r>
          <w:delText xml:space="preserve">)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sum to zero:</w:delText>
        </w:r>
      </w:del>
    </w:p>
    <w:p>
      <w:pPr>
        <w:pStyle w:val="FirstParagraph"/>
      </w:pPr>
      <w:ins w:id="151" w:author="PR Preview" w:date="2026-01-01T00:00:00Z">
        <w:r>
          <w:rPr>
            <w:b/>
            <w:bCs/>
          </w:rPr>
          <w:t xml:space="preserve">Theorem 2 (Deviations from the mean sum to zero)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The deviations of numbers</w:t>
        </w:r>
      </w:ins>
      <w:ins w:id="15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from their sample mean</w:t>
        </w:r>
      </w:ins>
      <w:ins w:id="157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(</w:t>
        </w:r>
      </w:ins>
      <w:hyperlink w:anchor="def-sample-mean">
        <w:ins w:id="160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61" w:author="PR Preview" w:date="2026-01-01T00:00:00Z">
        <w:r>
          <w:t xml:space="preserve">)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sum to zero: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0" w:name="exm-derivation-direction"/>
    <w:p>
      <w:pPr>
        <w:pStyle w:val="BodyText"/>
      </w:pPr>
      <w:del w:id="164" w:author="PR Preview" w:date="2026-01-01T00:00:00Z">
        <w:r>
          <w:rPr>
            <w:b/>
            <w:bCs/>
          </w:rPr>
          <w:delText xml:space="preserve">Example 15 (Deriving an equality from the side that simplifies)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Suppose an outcome</w:delText>
        </w:r>
      </w:del>
      <w:del w:id="16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has mean</w:delText>
        </w:r>
      </w:del>
      <w:del w:id="170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i</m:t>
            </m:r>
          </m:sub>
        </m:sSub>
      </m:oMath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and deviation</w:delText>
        </w:r>
      </w:del>
      <w:del w:id="173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del w:id="174" w:author="PR Preview" w:date="2026-01-01T00:00:00Z">
        <w:r>
          <w:delText xml:space="preserve">,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and a derivation needs</w:delText>
        </w:r>
      </w:del>
      <w:del w:id="17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del w:id="178" w:author="PR Preview" w:date="2026-01-01T00:00:00Z">
        <w:r>
          <w:delText xml:space="preserve">.</w:delText>
        </w:r>
      </w:del>
    </w:p>
    <w:p>
      <w:pPr>
        <w:pStyle w:val="BodyText"/>
      </w:pPr>
      <w:ins w:id="179" w:author="PR Preview" w:date="2026-01-01T00:00:00Z">
        <w:r>
          <w:rPr>
            <w:b/>
            <w:bCs/>
          </w:rPr>
          <w:t xml:space="preserve">Example 16 (Deriving an equality from the side that simplifies)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Suppose an outcome</w:t>
        </w:r>
      </w:ins>
      <w:ins w:id="18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has mean</w:t>
        </w:r>
      </w:ins>
      <w:ins w:id="185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i</m:t>
            </m:r>
          </m:sub>
        </m:sSub>
      </m:oMath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and deviation</w:t>
        </w:r>
      </w:ins>
      <w:ins w:id="188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ins w:id="189" w:author="PR Preview" w:date="2026-01-01T00:00:00Z">
        <w:r>
          <w:t xml:space="preserve">,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and a derivation needs</w:t>
        </w:r>
      </w:ins>
      <w:ins w:id="19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ins w:id="193" w:author="PR Preview" w:date="2026-01-01T00:00:00Z">
        <w:r>
          <w:t xml:space="preserve">.</w:t>
        </w:r>
      </w:ins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0"/>
    <w:bookmarkStart w:id="51" w:name="exm-one-result-per-theorem"/>
    <w:p>
      <w:pPr>
        <w:pStyle w:val="BodyText"/>
      </w:pPr>
      <w:del w:id="194" w:author="PR Preview" w:date="2026-01-01T00:00:00Z">
        <w:r>
          <w:rPr>
            <w:b/>
            <w:bCs/>
          </w:rPr>
          <w:delText xml:space="preserve">Example 16 (Splitting a theorem that states two results)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 </w:delText>
        </w:r>
      </w:del>
    </w:p>
    <w:p>
      <w:pPr>
        <w:pStyle w:val="BodyText"/>
      </w:pPr>
      <w:ins w:id="197" w:author="PR Preview" w:date="2026-01-01T00:00:00Z">
        <w:r>
          <w:rPr>
            <w:b/>
            <w:bCs/>
          </w:rPr>
          <w:t xml:space="preserve">Example 17 (Splitting a theorem that states two results)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quarto.org/docs/authoring/cross-references.html#theorems-and-proofs" TargetMode="External"/><Relationship Id="rId31" Type="http://schemas.openxmlformats.org/officeDocument/2006/relationships/hyperlink" Target="mathematical-writing.qmd#make-the-prose-say-what-the-formula-says" TargetMode="External"/><Relationship Id="rId45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quarto.org/docs/authoring/cross-references.html#theorems-and-proofs" TargetMode="External"/><Relationship Id="rId31" Type="http://schemas.openxmlformats.org/officeDocument/2006/relationships/hyperlink" Target="mathematical-writing.qmd#make-the-prose-say-what-the-formula-says" TargetMode="External"/><Relationship Id="rId45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2026-10-19T08:29:41Z</dcterms:created>
  <dcterms:modified xsi:type="dcterms:W3CDTF">2026-10-19T08:29:41Z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