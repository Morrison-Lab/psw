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10:00:51 (PDT)</w:delText>
        </w:r>
      </w:del>
    </w:p>
    <w:p>
      <w:pPr>
        <w:pStyle w:val="Date"/>
      </w:pPr>
      <w:ins w:id="2" w:author="PR Preview" w:date="2026-01-01T00:00:00Z">
        <w:r>
          <w:t xml:space="preserve">Last modified: 2026-10-19 10:28:40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2026-10-19T17:31:36Z</dcterms:created>
  <dcterms:modified xsi:type="dcterms:W3CDTF">2026-10-19T17:31:36Z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10:28:40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