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10:00:51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10:28:40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Say</w:t>
        </w:r>
      </w:ins>
      <w:ins w:id="4" w:author="PR Preview" w:date="2026-01-01T00:00:00Z">
        <w:r>
          <w:rPr>
            <w:b/>
            <w:bCs/>
          </w:rPr>
          <w:t xml:space="preserve"> </w:t>
        </w:r>
      </w:ins>
      <w:ins w:id="5" w:author="PR Preview" w:date="2026-01-01T00:00:00Z">
        <w:r>
          <w:rPr>
            <w:b/>
            <w:bCs/>
          </w:rPr>
          <w:t xml:space="preserve">“fitted model”</w:t>
        </w:r>
      </w:ins>
      <w:ins w:id="6" w:author="PR Preview" w:date="2026-01-01T00:00:00Z">
        <w:r>
          <w:rPr>
            <w:b/>
            <w:bCs/>
          </w:rPr>
          <w:t xml:space="preserve">, not</w:t>
        </w:r>
      </w:ins>
      <w:ins w:id="7" w:author="PR Preview" w:date="2026-01-01T00:00:00Z">
        <w:r>
          <w:rPr>
            <w:b/>
            <w:bCs/>
          </w:rPr>
          <w:t xml:space="preserve"> </w:t>
        </w:r>
      </w:ins>
      <w:ins w:id="8" w:author="PR Preview" w:date="2026-01-01T00:00:00Z">
        <w:r>
          <w:rPr>
            <w:b/>
            <w:bCs/>
          </w:rPr>
          <w:t xml:space="preserve">“prediction rule”</w:t>
        </w:r>
      </w:ins>
      <w:ins w:id="9" w:author="PR Preview" w:date="2026-01-01T00:00:00Z">
        <w:r>
          <w:rPr>
            <w:b/>
            <w:bCs/>
          </w:rPr>
          <w:t xml:space="preserve">: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 fitted model that is used to predict outcomes is still a fitted model,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a second name for one object makes readers wonder whether there are two objects,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so call it a fitted model every time.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Write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“the fitted model predicts”</w:t>
        </w:r>
      </w:ins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 never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“the prediction rule predicts”</w:t>
        </w:r>
      </w:ins>
      <w:ins w:id="25" w:author="PR Preview" w:date="2026-01-01T00:00:00Z">
        <w:r>
          <w:t xml:space="preserve">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When a set of notes defines the fitted model,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“prediction rule”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belongs only in that definition, as an alias in bold and in the div title,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so that a reader who meets the alias elsewhere can find its meaning.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If the notes once defined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“prediction rule”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under its own anchor,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keep the old anchor as a span on the alias,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so that links to it still land there.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2026-10-19T17:31:51Z</dcterms:created>
  <dcterms:modified xsi:type="dcterms:W3CDTF">2026-10-19T17:31:51Z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