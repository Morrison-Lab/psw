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2026-10-19 01:18:03 (PDT)</w:delText>
        </w:r>
      </w:del>
    </w:p>
    <w:p>
      <w:pPr>
        <w:pStyle w:val="Date"/>
      </w:pPr>
      <w:ins w:id="2" w:author="PR Preview" w:date="2026-01-01T00:00:00Z">
        <w:r>
          <w:t xml:space="preserve">Last modified: 2026-10-19 02:52:31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2026-10-19T09:56:03Z</dcterms:created>
  <dcterms:modified xsi:type="dcterms:W3CDTF">2026-10-19T09:56:03Z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02:52:31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