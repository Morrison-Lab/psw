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ins w:id="3" w:author="PR Preview" w:date="2026-01-01T00:00:00Z">
          <w:r>
            <w:rPr>
              <w:rStyle w:val="Hyperlink"/>
            </w:rPr>
            <w:t xml:space="preserve">Give a technical word one meaning</w:t>
          </w:r>
        </w:ins>
      </w:hyperlink>
      <w:ins w:id="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2026-10-19T16:59:01Z</dcterms:created>
  <dcterms:modified xsi:type="dcterms:W3CDTF">2026-10-19T16:59:01Z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