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del w:id="3" w:author="PR Preview" w:date="2026-01-01T00:00:00Z">
        <w:r>
          <w:delText xml:space="preserve">4 Choose each preposition on purpose</w:delText>
        </w:r>
      </w:del>
    </w:p>
    <w:p>
      <w:pPr>
        <w:pStyle w:val="Heading2"/>
      </w:pPr>
      <w:ins w:id="4" w:author="PR Preview" w:date="2026-01-01T00:00:00Z">
        <w:r>
          <w:t xml:space="preserve">4 Give a technical word one meaning</w:t>
        </w:r>
      </w:ins>
    </w:p>
    <w:p>
      <w:pPr>
        <w:pStyle w:val="FirstParagraph"/>
      </w:pPr>
      <w:ins w:id="5" w:author="PR Preview" w:date="2026-01-01T00:00:00Z">
        <w:r>
          <w:t xml:space="preserve">A word that names a technical concept keeps that one meaning on every page.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Two fields often use the same word for different concepts.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When a reader meets the word in its second sense,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they must stop and work out which concept the sentence means.</w:t>
        </w:r>
      </w:ins>
    </w:p>
    <w:p>
      <w:pPr>
        <w:pStyle w:val="BodyText"/>
      </w:pPr>
      <w:ins w:id="12" w:author="PR Preview" w:date="2026-01-01T00:00:00Z">
        <w:r>
          <w:t xml:space="preserve">Pick the word’s established meaning in the course sequence,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name the other concept with a different phrase.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If the other field’s word is still useful,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list it as a labeled alias in the definition of the concept it names.</w:t>
        </w:r>
      </w:ins>
    </w:p>
    <w:p>
      <w:pPr>
        <w:pStyle w:val="BodyText"/>
      </w:pPr>
      <w:ins w:id="19" w:author="PR Preview" w:date="2026-01-01T00:00:00Z">
        <w:r>
          <w:t xml:space="preserve">For example,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i/>
            <w:iCs/>
          </w:rPr>
          <w:t xml:space="preserve">hypothesis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means a statistical hypothesis: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 claim about a population, such as a null hypothesis that a test examines.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In machine learning,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i/>
            <w:iCs/>
          </w:rPr>
          <w:t xml:space="preserve">hypothesis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also names a candidate prediction function.</w:t>
        </w:r>
      </w:ins>
    </w:p>
    <w:p>
      <w:pPr>
        <w:pStyle w:val="BlockText"/>
      </w:pPr>
      <w:ins w:id="32" w:author="PR Preview" w:date="2026-01-01T00:00:00Z">
        <w:r>
          <w:t xml:space="preserve">❌ The learner picks one hypothesis from the hypothesis set.</w:t>
        </w:r>
      </w:ins>
    </w:p>
    <w:p>
      <w:pPr>
        <w:pStyle w:val="BlockText"/>
      </w:pPr>
      <w:ins w:id="33" w:author="PR Preview" w:date="2026-01-01T00:00:00Z">
        <w:r>
          <w:t xml:space="preserve">✅ The learner picks one function from the prediction function family.</w:t>
        </w:r>
      </w:ins>
    </w:p>
    <w:p>
      <w:pPr>
        <w:pStyle w:val="FirstParagraph"/>
      </w:pPr>
      <w:ins w:id="34" w:author="PR Preview" w:date="2026-01-01T00:00:00Z">
        <w:r>
          <w:t xml:space="preserve">The definition of the prediction function family can then say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that machine-learning texts call it a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i/>
            <w:iCs/>
          </w:rPr>
          <w:t xml:space="preserve">hypothesis class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or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i/>
            <w:iCs/>
          </w:rPr>
          <w:t xml:space="preserve">hypothesis space</w:t>
        </w:r>
      </w:ins>
      <w:ins w:id="43" w:author="PR Preview" w:date="2026-01-01T00:00:00Z">
        <w:r>
          <w:t xml:space="preserve">.</w:t>
        </w:r>
      </w:ins>
    </w:p>
    <w:bookmarkEnd w:id="23"/>
    <w:bookmarkStart w:id="25" w:name="choose-each-preposition-on-purpose"/>
    <w:p>
      <w:pPr>
        <w:pStyle w:val="Heading2"/>
      </w:pPr>
      <w:ins w:id="44" w:author="PR Preview" w:date="2026-01-01T00:00:00Z">
        <w:r>
          <w:t xml:space="preserve">5 Choose each preposition on purpose</w:t>
        </w:r>
      </w:ins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4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4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5"/>
    <w:bookmarkStart w:id="28" w:name="minimize-unnecessary-jargon"/>
    <w:p>
      <w:pPr>
        <w:pStyle w:val="Heading2"/>
      </w:pPr>
      <w:del w:id="45" w:author="PR Preview" w:date="2026-01-01T00:00:00Z">
        <w:r>
          <w:delText xml:space="preserve">5 Minimize unnecessary jargon</w:delText>
        </w:r>
      </w:del>
    </w:p>
    <w:p>
      <w:pPr>
        <w:pStyle w:val="Heading2"/>
      </w:pPr>
      <w:ins w:id="46" w:author="PR Preview" w:date="2026-01-01T00:00:00Z">
        <w:r>
          <w:t xml:space="preserve">6 Minimize unnecessary jargon</w:t>
        </w:r>
      </w:ins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7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7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2026-10-19T09:58:21Z</dcterms:created>
  <dcterms:modified xsi:type="dcterms:W3CDTF">2026-10-19T09:58:21Z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