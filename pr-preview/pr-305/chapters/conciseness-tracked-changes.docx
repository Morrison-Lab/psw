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02:57:24 (PDT)</w:delText>
        </w:r>
      </w:del>
    </w:p>
    <w:p>
      <w:pPr>
        <w:pStyle w:val="Date"/>
      </w:pPr>
      <w:ins w:id="2" w:author="PR Preview" w:date="2026-01-01T00:00:00Z">
        <w:r>
          <w:t xml:space="preserve">Last modified: 2026-10-19 03:06:32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2026-10-19T10:09:18Z</dcterms:created>
  <dcterms:modified xsi:type="dcterms:W3CDTF">2026-10-19T10:09:18Z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03:06:32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