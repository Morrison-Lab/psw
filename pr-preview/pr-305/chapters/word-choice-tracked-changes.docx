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write-the-full-phrase"/>
    <w:p>
      <w:pPr>
        <w:pStyle w:val="Heading2"/>
      </w:pPr>
      <w:del w:id="3" w:author="PR Preview" w:date="2026-01-01T00:00:00Z">
        <w:r>
          <w:delText xml:space="preserve">4 Choose each preposition on purpose</w:delText>
        </w:r>
      </w:del>
    </w:p>
    <w:p>
      <w:pPr>
        <w:pStyle w:val="Heading2"/>
      </w:pPr>
      <w:ins w:id="4" w:author="PR Preview" w:date="2026-01-01T00:00:00Z">
        <w:r>
          <w:t xml:space="preserve">4 Write the full phrase</w:t>
        </w:r>
      </w:ins>
    </w:p>
    <w:p>
      <w:pPr>
        <w:pStyle w:val="FirstParagraph"/>
      </w:pPr>
      <w:ins w:id="5" w:author="PR Preview" w:date="2026-01-01T00:00:00Z">
        <w:r>
          <w:t xml:space="preserve">Do not leave out words the phrase needs to be complete.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clipped phrase such as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“the true mean function”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asks the reader to supply the missing words,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the reader may supply different ones than you meant.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Readers who are learning English, and readers who read literally, cannot always recover them.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Name what the object is a function of, and what it is conditional on.</w:t>
        </w:r>
      </w:ins>
    </w:p>
    <w:p>
      <w:pPr>
        <w:pStyle w:val="BodyText"/>
      </w:pPr>
      <w:ins w:id="18" w:author="PR Preview" w:date="2026-01-01T00:00:00Z">
        <w:r>
          <w:t xml:space="preserve">The same rule applies to symbols.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Write a function with its argument, such as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$\truemeanf{\predvar}$</w:t>
        </w:r>
      </w:ins>
      <w:ins w:id="23" w:author="PR Preview" w:date="2026-01-01T00:00:00Z">
        <w:r>
          <w:t xml:space="preserve">, not the bare function name,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unless the sentence is about the function as a whole and the page has said so.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 symbol in a sentence should look like the same symbol in the display equation it refers to.</w:t>
        </w:r>
      </w:ins>
    </w:p>
    <w:bookmarkStart w:id="23" w:name="exm-full-phrase"/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Example 1 (Writing the full phrase and the argument)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display equation is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$\Outvar = \truemeanf{\predvar} + \noise$</w:t>
        </w:r>
      </w:ins>
      <w:ins w:id="33" w:author="PR Preview" w:date="2026-01-01T00:00:00Z">
        <w:r>
          <w:t xml:space="preserve">.</w:t>
        </w:r>
      </w:ins>
    </w:p>
    <w:p>
      <w:pPr>
        <w:pStyle w:val="BlockText"/>
      </w:pPr>
      <w:ins w:id="34" w:author="PR Preview" w:date="2026-01-01T00:00:00Z">
        <w:r>
          <w:t xml:space="preserve">❌ The outcome variable is the true mean function plus noise.</w:t>
        </w:r>
      </w:ins>
    </w:p>
    <w:p>
      <w:pPr>
        <w:pStyle w:val="BlockText"/>
      </w:pPr>
      <w:ins w:id="35" w:author="PR Preview" w:date="2026-01-01T00:00:00Z">
        <w:r>
          <w:t xml:space="preserve">✅ The outcome variable is the true mean function of the outcome variable given the input value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$\predvar$</w:t>
        </w:r>
      </w:ins>
      <w:ins w:id="38" w:author="PR Preview" w:date="2026-01-01T00:00:00Z">
        <w:r>
          <w:t xml:space="preserve">, namely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$\truemeanf{\predvar}$</w:t>
        </w:r>
      </w:ins>
      <w:ins w:id="41" w:author="PR Preview" w:date="2026-01-01T00:00:00Z">
        <w:r>
          <w:t xml:space="preserve">, plus noise.</w:t>
        </w:r>
      </w:ins>
    </w:p>
    <w:bookmarkEnd w:id="23"/>
    <w:bookmarkEnd w:id="24"/>
    <w:bookmarkStart w:id="26" w:name="choose-each-preposition-on-purpose"/>
    <w:p>
      <w:pPr>
        <w:pStyle w:val="Heading2"/>
      </w:pPr>
      <w:ins w:id="42" w:author="PR Preview" w:date="2026-01-01T00:00:00Z">
        <w:r>
          <w:t xml:space="preserve">5 Choose each preposition on purpose</w:t>
        </w:r>
      </w:ins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5" w:name="exm-prepositions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Example 1 (Naming the relationship)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 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2 (Naming the relationship)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5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6"/>
    <w:bookmarkStart w:id="29" w:name="minimize-unnecessary-jargon"/>
    <w:p>
      <w:pPr>
        <w:pStyle w:val="Heading2"/>
      </w:pPr>
      <w:del w:id="49" w:author="PR Preview" w:date="2026-01-01T00:00:00Z">
        <w:r>
          <w:delText xml:space="preserve">5 Minimize unnecessary jargon</w:delText>
        </w:r>
      </w:del>
    </w:p>
    <w:p>
      <w:pPr>
        <w:pStyle w:val="Heading2"/>
      </w:pPr>
      <w:ins w:id="50" w:author="PR Preview" w:date="2026-01-01T00:00:00Z">
        <w:r>
          <w:t xml:space="preserve">6 Minimize unnecessary jargon</w:t>
        </w:r>
      </w:ins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8" w:name="exm-jargon"/>
    <w:p>
      <w:pPr>
        <w:pStyle w:val="BodyText"/>
      </w:pPr>
      <w:del w:id="51" w:author="PR Preview" w:date="2026-01-01T00:00:00Z">
        <w:r>
          <w:rPr>
            <w:b/>
            <w:bCs/>
          </w:rPr>
          <w:delText xml:space="preserve">Example 2 (Replacing unnecessary jargon)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 </w:delText>
        </w:r>
      </w:del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Example 3 (Replacing unnecessary jargon)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8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2026-10-19T10:10:55Z</dcterms:created>
  <dcterms:modified xsi:type="dcterms:W3CDTF">2026-10-19T10:10:55Z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