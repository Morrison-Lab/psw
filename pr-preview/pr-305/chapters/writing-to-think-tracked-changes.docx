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to clarify your thinking</w:t>
      </w:r>
    </w:p>
    <w:p>
      <w:pPr>
        <w:pStyle w:val="Date"/>
      </w:pPr>
      <w:del w:id="1" w:author="PR Preview" w:date="2026-01-01T00:00:00Z">
        <w:r>
          <w:delText xml:space="preserve">Last modified: 2026-10-19 02:57:24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03:06:32 (PDT)</w:t>
        </w:r>
      </w:ins>
    </w:p>
    <w:p>
      <w:pPr>
        <w:pStyle w:val="FirstParagraph"/>
      </w:pPr>
      <w:r>
        <w:t xml:space="preserve">Writing helps you find out what you think, as well as report what you already know.</w:t>
      </w:r>
      <w:r>
        <w:t xml:space="preserve"> </w:t>
      </w:r>
      <w:r>
        <w:t xml:space="preserve">For further reading, see the section</w:t>
      </w:r>
      <w:r>
        <w:t xml:space="preserve"> </w:t>
      </w:r>
      <w:hyperlink r:id="rId9">
        <w:r>
          <w:rPr>
            <w:rStyle w:val="Hyperlink"/>
          </w:rPr>
          <w:t xml:space="preserve">Writing to clarify your thinking</w:t>
        </w:r>
      </w:hyperlink>
      <w:r>
        <w:t xml:space="preserve"> </w:t>
      </w:r>
      <w:r>
        <w:t xml:space="preserve">in the UCD-SERG lab manual.</w:t>
      </w:r>
    </w:p>
    <w:bookmarkStart w:id="10" w:name="write-the-question-down-first"/>
    <w:p>
      <w:pPr>
        <w:pStyle w:val="Heading2"/>
      </w:pPr>
      <w:r>
        <w:t xml:space="preserve">1 Write the question down first</w:t>
      </w:r>
    </w:p>
    <w:p>
      <w:pPr>
        <w:pStyle w:val="FirstParagraph"/>
      </w:pPr>
      <w:r>
        <w:t xml:space="preserve">When a question or idea comes up, write it down right away,</w:t>
      </w:r>
      <w:r>
        <w:t xml:space="preserve"> </w:t>
      </w:r>
      <w:r>
        <w:t xml:space="preserve">before you search for an answer or ask anyone.</w:t>
      </w:r>
      <w:r>
        <w:t xml:space="preserve"> </w:t>
      </w:r>
      <w:r>
        <w:t xml:space="preserve">Writing it down does three things:</w:t>
      </w:r>
    </w:p>
    <w:p>
      <w:pPr>
        <w:pStyle w:val="Compact"/>
        <w:numPr>
          <w:ilvl w:val="0"/>
          <w:numId w:val="1001"/>
        </w:numPr>
      </w:pPr>
      <w:r>
        <w:t xml:space="preserve">It organizes your thoughts and shows you what you need to know.</w:t>
      </w:r>
    </w:p>
    <w:p>
      <w:pPr>
        <w:pStyle w:val="Compact"/>
        <w:numPr>
          <w:ilvl w:val="0"/>
          <w:numId w:val="1001"/>
        </w:numPr>
      </w:pPr>
      <w:r>
        <w:t xml:space="preserve">It forces you to state the problem precisely.</w:t>
      </w:r>
    </w:p>
    <w:p>
      <w:pPr>
        <w:pStyle w:val="Compact"/>
        <w:numPr>
          <w:ilvl w:val="0"/>
          <w:numId w:val="1001"/>
        </w:numPr>
      </w:pPr>
      <w:r>
        <w:t xml:space="preserve">It often leads you to the answer.</w:t>
      </w:r>
    </w:p>
    <w:p>
      <w:pPr>
        <w:pStyle w:val="FirstParagraph"/>
      </w:pPr>
      <w:r>
        <w:t xml:space="preserve">Leslie Lamport, a computer scientist who won the Turing Award,</w:t>
      </w:r>
      <w:r>
        <w:t xml:space="preserve"> </w:t>
      </w:r>
      <w:r>
        <w:t xml:space="preserve">argues that thinking without writing is only the feeling of thinking</w:t>
      </w:r>
      <w:r>
        <w:t xml:space="preserve"> </w:t>
      </w:r>
      <w:r>
        <w:t xml:space="preserve">(Lamport 2019)</w:t>
      </w:r>
      <w:r>
        <w:t xml:space="preserve">.</w:t>
      </w:r>
      <w:r>
        <w:t xml:space="preserve"> </w:t>
      </w:r>
      <w:r>
        <w:t xml:space="preserve">If you cannot write an idea down clearly,</w:t>
      </w:r>
      <w:r>
        <w:t xml:space="preserve"> </w:t>
      </w:r>
      <w:r>
        <w:t xml:space="preserve">you probably do not understand it yet.</w:t>
      </w:r>
    </w:p>
    <w:bookmarkEnd w:id="10"/>
    <w:bookmarkStart w:id="11" w:name="send-a-written-question"/>
    <w:p>
      <w:pPr>
        <w:pStyle w:val="Heading2"/>
      </w:pPr>
      <w:r>
        <w:t xml:space="preserve">2 Send a written question</w:t>
      </w:r>
    </w:p>
    <w:p>
      <w:pPr>
        <w:pStyle w:val="FirstParagraph"/>
      </w:pPr>
      <w:r>
        <w:t xml:space="preserve">Once the question is on the page, you can send it to a collaborator, mentor, or forum.</w:t>
      </w:r>
      <w:r>
        <w:t xml:space="preserve"> </w:t>
      </w:r>
      <w:r>
        <w:t xml:space="preserve">A written question lets the reader answer without a meeting to recover the context.</w:t>
      </w:r>
    </w:p>
    <w:p>
      <w:pPr>
        <w:pStyle w:val="BodyText"/>
      </w:pPr>
      <w:r>
        <w:t xml:space="preserve">A good written question has four parts:</w:t>
      </w:r>
    </w:p>
    <w:p>
      <w:pPr>
        <w:pStyle w:val="Compact"/>
        <w:numPr>
          <w:ilvl w:val="0"/>
          <w:numId w:val="1002"/>
        </w:numPr>
      </w:pPr>
      <w:r>
        <w:t xml:space="preserve">the goal that you are working toward;</w:t>
      </w:r>
    </w:p>
    <w:p>
      <w:pPr>
        <w:pStyle w:val="Compact"/>
        <w:numPr>
          <w:ilvl w:val="0"/>
          <w:numId w:val="1002"/>
        </w:numPr>
      </w:pPr>
      <w:r>
        <w:t xml:space="preserve">what you did, with the code, data, or equation that you used;</w:t>
      </w:r>
    </w:p>
    <w:p>
      <w:pPr>
        <w:pStyle w:val="Compact"/>
        <w:numPr>
          <w:ilvl w:val="0"/>
          <w:numId w:val="1002"/>
        </w:numPr>
      </w:pPr>
      <w:r>
        <w:t xml:space="preserve">what you expected and what happened instead;</w:t>
      </w:r>
    </w:p>
    <w:p>
      <w:pPr>
        <w:pStyle w:val="Compact"/>
        <w:numPr>
          <w:ilvl w:val="0"/>
          <w:numId w:val="1002"/>
        </w:numPr>
      </w:pPr>
      <w:r>
        <w:t xml:space="preserve">what you have already tried.</w:t>
      </w:r>
    </w:p>
    <w:p>
      <w:pPr>
        <w:pStyle w:val="FirstParagraph"/>
      </w:pPr>
      <w:r>
        <w:t xml:space="preserve">Writing out these four parts often settles the question before you send it.</w:t>
      </w:r>
      <w:r>
        <w:t xml:space="preserve"> </w:t>
      </w:r>
      <w:r>
        <w:t xml:space="preserve">When the question stays open, the reader has what they need to answer it.</w:t>
      </w:r>
    </w:p>
    <w:bookmarkEnd w:id="11"/>
    <w:bookmarkStart w:id="15" w:name="keep-writing-as-the-work-grows"/>
    <w:p>
      <w:pPr>
        <w:pStyle w:val="Heading2"/>
      </w:pPr>
      <w:r>
        <w:t xml:space="preserve">3 Keep writing as the work grows</w:t>
      </w:r>
    </w:p>
    <w:p>
      <w:pPr>
        <w:pStyle w:val="FirstParagraph"/>
      </w:pPr>
      <w:r>
        <w:t xml:space="preserve">Apply the same habit to a whole project.</w:t>
      </w:r>
      <w:r>
        <w:t xml:space="preserve"> </w:t>
      </w:r>
      <w:r>
        <w:t xml:space="preserve">Before you run the analysis, draft:</w:t>
      </w:r>
    </w:p>
    <w:p>
      <w:pPr>
        <w:pStyle w:val="Compact"/>
        <w:numPr>
          <w:ilvl w:val="0"/>
          <w:numId w:val="1003"/>
        </w:numPr>
      </w:pPr>
      <w:r>
        <w:t xml:space="preserve">the aims;</w:t>
      </w:r>
    </w:p>
    <w:p>
      <w:pPr>
        <w:pStyle w:val="Compact"/>
        <w:numPr>
          <w:ilvl w:val="0"/>
          <w:numId w:val="1003"/>
        </w:numPr>
      </w:pPr>
      <w:r>
        <w:t xml:space="preserve">the methods;</w:t>
      </w:r>
    </w:p>
    <w:p>
      <w:pPr>
        <w:pStyle w:val="Compact"/>
        <w:numPr>
          <w:ilvl w:val="0"/>
          <w:numId w:val="1003"/>
        </w:numPr>
      </w:pPr>
      <w:r>
        <w:t xml:space="preserve">the expected results.</w:t>
      </w:r>
    </w:p>
    <w:p>
      <w:pPr>
        <w:pStyle w:val="FirstParagraph"/>
      </w:pPr>
      <w:r>
        <w:t xml:space="preserve">A draft shows which parts of the plan you cannot yet state clearly,</w:t>
      </w:r>
      <w:r>
        <w:t xml:space="preserve"> </w:t>
      </w:r>
      <w:r>
        <w:t xml:space="preserve">and those parts are where you need to think more.</w:t>
      </w:r>
    </w:p>
    <w:bookmarkStart w:id="14" w:name="refs"/>
    <w:bookmarkStart w:id="13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12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13"/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hyperlink" Target="https://mentors.fm/2019/08/13/think-and-write-with-leslie-lamport/" TargetMode="External"/><Relationship Id="rId9" Type="http://schemas.openxmlformats.org/officeDocument/2006/relationships/hyperlink" Target="https://ucd-serg.github.io/lab-manual/writing.html#writing-to-clarify-your-thinking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https://mentors.fm/2019/08/13/think-and-write-with-leslie-lamport/" TargetMode="External"/><Relationship Id="rId9" Type="http://schemas.openxmlformats.org/officeDocument/2006/relationships/hyperlink" Target="https://ucd-serg.github.io/lab-manual/writing.html#writing-to-clarify-your-think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to clarify your thinking</dc:title>
  <dc:creator/>
  <cp:keywords/>
  <dcterms:created xsi:type="dcterms:W3CDTF">2026-10-19T10:11:01Z</dcterms:created>
  <dcterms:modified xsi:type="dcterms:W3CDTF">2026-10-19T10:11:01Z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03:06:32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