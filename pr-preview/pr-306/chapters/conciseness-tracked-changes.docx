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2026-10-19 03:32:07 (PDT)</w:delText>
        </w:r>
      </w:del>
    </w:p>
    <w:p>
      <w:pPr>
        <w:pStyle w:val="Date"/>
      </w:pPr>
      <w:ins w:id="2" w:author="PR Preview" w:date="2026-01-01T00:00:00Z">
        <w:r>
          <w:t xml:space="preserve">Last modified: 2026-10-19 03:38:59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2026-10-19T10:42:12Z</dcterms:created>
  <dcterms:modified xsi:type="dcterms:W3CDTF">2026-10-19T10:42:12Z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03:38:59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