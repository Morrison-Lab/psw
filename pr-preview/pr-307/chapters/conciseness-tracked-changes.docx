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10:35:29 (PDT)</w:delText>
        </w:r>
      </w:del>
    </w:p>
    <w:p>
      <w:pPr>
        <w:pStyle w:val="Date"/>
      </w:pPr>
      <w:ins w:id="2" w:author="PR Preview" w:date="2026-01-01T00:00:00Z">
        <w:r>
          <w:t xml:space="preserve">Last modified: 2026-10-19 17:05:32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2026-10-20T00:08:54Z</dcterms:created>
  <dcterms:modified xsi:type="dcterms:W3CDTF">2026-10-20T00:08:54Z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17:05:32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