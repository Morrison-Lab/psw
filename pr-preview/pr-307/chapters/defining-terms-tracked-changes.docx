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FirstParagraph"/>
      </w:pPr>
      <w:del w:id="2" w:author="PR Preview" w:date="2026-01-01T00:00:00Z">
        <w:r>
          <w:delText xml:space="preserve">Clear definitions are essential to effective scientific writing.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Every specialized term should have an explicit,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concise definition immediately before or after its first use.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Readers should not need to search for the meaning of a term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or infer it from context alone. For example:</w:delText>
        </w:r>
      </w:del>
    </w:p>
    <w:p>
      <w:pPr>
        <w:pStyle w:val="Date"/>
      </w:pPr>
      <w:ins w:id="11" w:author="PR Preview" w:date="2026-01-01T00:00:00Z">
        <w:r>
          <w:t xml:space="preserve">Last modified: 2026-10-19 17:13:10 (PDT)</w:t>
        </w:r>
      </w:ins>
    </w:p>
    <w:p>
      <w:pPr>
        <w:pStyle w:val="FirstParagraph"/>
      </w:pPr>
      <w:ins w:id="12" w:author="PR Preview" w:date="2026-01-01T00:00:00Z">
        <w:r>
          <w:t xml:space="preserve">Clear definitions are essential to effective scientific writing.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Every specialized term should have an explicit,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concise definition before its first use.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Readers should not need to search for the meaning of a term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or infer it from context alone. For example:</w:t>
        </w:r>
      </w:ins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del w:id="21" w:author="PR Preview" w:date="2026-01-01T00:00:00Z">
        <w:r>
          <w:rPr>
            <w:b/>
            <w:bCs/>
          </w:rPr>
          <w:delText xml:space="preserve">Define terms at first use: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Place the definition immediately before or after the term’s first appearance.</w:delText>
        </w:r>
      </w:del>
    </w:p>
    <w:p>
      <w:pPr>
        <w:numPr>
          <w:ilvl w:val="0"/>
          <w:numId w:val="1001"/>
        </w:numPr>
      </w:pPr>
      <w:ins w:id="24" w:author="PR Preview" w:date="2026-01-01T00:00:00Z">
        <w:r>
          <w:rPr>
            <w:b/>
            <w:bCs/>
          </w:rPr>
          <w:t xml:space="preserve">Define terms at first use: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Place the definition of a term before the first definition, theorem or passage that relies on it,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that every link to a definition points backward rather than forward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(see</w:t>
        </w:r>
      </w:ins>
      <w:ins w:id="31" w:author="PR Preview" w:date="2026-01-01T00:00:00Z">
        <w:r>
          <w:t xml:space="preserve"> </w:t>
        </w:r>
      </w:ins>
      <w:hyperlink r:id="rId16">
        <w:ins w:id="32" w:author="PR Preview" w:date="2026-01-01T00:00:00Z">
          <w:r>
            <w:rPr>
              <w:rStyle w:val="Hyperlink"/>
            </w:rPr>
            <w:t xml:space="preserve">Avoid forward references</w:t>
          </w:r>
        </w:ins>
      </w:hyperlink>
      <w:ins w:id="33" w:author="PR Preview" w:date="2026-01-01T00:00:00Z">
        <w:r>
          <w:t xml:space="preserve">).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 a definition or theorem uses a term whose definition comes later in the document,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reorder the content so the definition comes first;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do not remove the hyperlink to hide the forward reference.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del w:id="40" w:author="PR Preview" w:date="2026-01-01T00:00:00Z">
        <w:r>
          <w:delText xml:space="preserve">When a concept has special cases,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write the general definition first and compactly,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then one example block per special case,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ordered from the most general to the most specific.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Put any commentary in a remark block after them.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For example, a statistics text that defines the residual sum of squares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would give these blocks, in this order:</w:delText>
        </w:r>
      </w:del>
    </w:p>
    <w:p>
      <w:pPr>
        <w:pStyle w:val="FirstParagraph"/>
      </w:pPr>
      <w:ins w:id="53" w:author="PR Preview" w:date="2026-01-01T00:00:00Z">
        <w:r>
          <w:t xml:space="preserve">When a concept has special cases,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write the general definition first and compactly,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then one example block per special case,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ordered from the most general to the most specific.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Put any commentary in a remark block after them.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When the special cases have their own definitions,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define the general concept first from prerequisite terms defined before it,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then define the special cases after it.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Do not define the general concept by listing the special-case definitions that follow it,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or move the general definition after its special cases: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define the prerequisite terms first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(for example, define lower and upper bounds first,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then define an interval as a subset of the real numbers between two bounds,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possibly including one or both bounds,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then define closed, open and half-open intervals).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example, a statistics text that defines the residual sum of squares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would give these blocks, in this order:</w:t>
        </w:r>
      </w:ins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2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2"/>
    <w:bookmarkStart w:id="33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3"/>
    <w:bookmarkStart w:id="41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5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5"/>
    <w:bookmarkStart w:id="40" w:name="example-pythagorean-theorem"/>
    <w:p>
      <w:pPr>
        <w:pStyle w:val="Heading3"/>
      </w:pPr>
      <w:r>
        <w:t xml:space="preserve">6.2 Example: Pythagorean theorem</w:t>
      </w:r>
    </w:p>
    <w:bookmarkStart w:id="3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8"/>
    <w:bookmarkStart w:id="39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9"/>
    <w:bookmarkEnd w:id="40"/>
    <w:bookmarkEnd w:id="41"/>
    <w:bookmarkStart w:id="49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2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3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3"/>
    <w:bookmarkStart w:id="44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4"/>
    <w:bookmarkStart w:id="45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5"/>
    <w:bookmarkStart w:id="46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7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2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7"/>
    <w:bookmarkStart w:id="48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https://quarto.org/docs/authoring/cross-references.html#theorems-and-proofs" TargetMode="External"/><Relationship Id="rId42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https://quarto.org/docs/authoring/cross-references.html#theorems-and-proofs" TargetMode="External"/><Relationship Id="rId42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2026-10-20T00:16:24Z</dcterms:created>
  <dcterms:modified xsi:type="dcterms:W3CDTF">2026-10-20T00:16:24Z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