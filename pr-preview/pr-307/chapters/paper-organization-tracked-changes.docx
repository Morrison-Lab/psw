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ins w:id="3" w:author="PR Preview" w:date="2026-01-01T00:00:00Z">
        <w:r>
          <w:t xml:space="preserve">a technical term or result used before the definition or theorem that introduces it</w:t>
        </w:r>
      </w:ins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del w:id="4" w:author="PR Preview" w:date="2026-01-01T00:00:00Z">
        <w:r>
          <w:delText xml:space="preserve">Fix a forward reference by moving the content ahead of the pointer.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Then change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“below”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to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“above”</w:delText>
        </w:r>
      </w:del>
      <w:del w:id="13" w:author="PR Preview" w:date="2026-01-01T00:00:00Z">
        <w:r>
          <w:delText xml:space="preserve">, or delete the pointer.</w:delText>
        </w:r>
      </w:del>
    </w:p>
    <w:p>
      <w:pPr>
        <w:pStyle w:val="BodyText"/>
      </w:pPr>
      <w:ins w:id="14" w:author="PR Preview" w:date="2026-01-01T00:00:00Z">
        <w:r>
          <w:t xml:space="preserve">Fix a forward reference by moving the content ahead of the pointer,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so that each definition or result precedes the sentences that use it.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Then change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“below”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to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“above”</w:t>
        </w:r>
      </w:ins>
      <w:ins w:id="25" w:author="PR Preview" w:date="2026-01-01T00:00:00Z">
        <w:r>
          <w:t xml:space="preserve">, or delete the directional word.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Do not fix a forward reference by removing the hyperlink to the later definition or theorem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while leaving the term in the sentence: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 sentence still uses a concept the reader has not met,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the reader also loses the link to its definition.</w:t>
        </w:r>
      </w:ins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2026-10-20T00:17:37Z</dcterms:created>
  <dcterms:modified xsi:type="dcterms:W3CDTF">2026-10-20T00:17:37Z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