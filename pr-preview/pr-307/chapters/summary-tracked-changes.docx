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2026-10-19 10:35:29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17:13:10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del w:id="3" w:author="PR Preview" w:date="2026-01-01T00:00:00Z">
          <w:r>
            <w:rPr>
              <w:rStyle w:val="Hyperlink"/>
            </w:rPr>
            <w:delText xml:space="preserve">Define every technical term</w:delText>
          </w:r>
        </w:del>
      </w:hyperlink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explicitly, next to its first use,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and follow the definition with examples and counterexamples.</w:delText>
        </w:r>
      </w:del>
    </w:p>
    <w:p>
      <w:pPr>
        <w:numPr>
          <w:ilvl w:val="0"/>
          <w:numId w:val="1001"/>
        </w:numPr>
      </w:pPr>
      <w:hyperlink r:id="rId12">
        <w:ins w:id="8" w:author="PR Preview" w:date="2026-01-01T00:00:00Z">
          <w:r>
            <w:rPr>
              <w:rStyle w:val="Hyperlink"/>
            </w:rPr>
            <w:t xml:space="preserve">Define every technical term</w:t>
          </w:r>
        </w:ins>
      </w:hyperlink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explicitly, before its first use,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and follow the definition with examples and counterexamples.</w:t>
        </w:r>
      </w:ins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2026-10-20T00:17:59Z</dcterms:created>
  <dcterms:modified xsi:type="dcterms:W3CDTF">2026-10-20T00:17:59Z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17:13:10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