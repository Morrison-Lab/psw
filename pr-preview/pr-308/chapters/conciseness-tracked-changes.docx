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23:30:24 (PDT)</w:delText>
        </w:r>
      </w:del>
    </w:p>
    <w:p>
      <w:pPr>
        <w:pStyle w:val="Date"/>
      </w:pPr>
      <w:ins w:id="2" w:author="PR Preview" w:date="2026-01-01T00:00:00Z">
        <w:r>
          <w:t xml:space="preserve">Last modified: 2026-10-19 23:48:08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2026-10-20T06:51:14Z</dcterms:created>
  <dcterms:modified xsi:type="dcterms:W3CDTF">2026-10-20T06:51:14Z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23:48:08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