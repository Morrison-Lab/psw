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2026-10-20 00:37:42 (PDT)</w:delText>
        </w:r>
      </w:del>
    </w:p>
    <w:p>
      <w:pPr>
        <w:pStyle w:val="Date"/>
      </w:pPr>
      <w:ins w:id="2" w:author="PR Preview" w:date="2026-01-01T00:00:00Z">
        <w:r>
          <w:t xml:space="preserve">Last modified: 2026-10-20 10:22:15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2026-10-20T17:25:35Z</dcterms:created>
  <dcterms:modified xsi:type="dcterms:W3CDTF">2026-10-20T17:25:35Z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2026-10-20 10:22:15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