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del w:id="3" w:author="PR Preview" w:date="2026-01-01T00:00:00Z">
        <w:r>
          <w:delText xml:space="preserve">Mathematical writing has idioms too.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an exercise,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“Write the bias of an estimator”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means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“derive an expression for the bias of an estimator”</w:delText>
        </w:r>
      </w:del>
      <w:del w:id="12" w:author="PR Preview" w:date="2026-01-01T00:00:00Z">
        <w:r>
          <w:delText xml:space="preserve">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 reader who takes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“write”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literally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may copy the definition instead of deriving the result.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Name the action instead:</w:delText>
        </w:r>
      </w:del>
    </w:p>
    <w:p>
      <w:pPr>
        <w:pStyle w:val="BodyText"/>
      </w:pPr>
      <w:ins w:id="23" w:author="PR Preview" w:date="2026-01-01T00:00:00Z">
        <w:r>
          <w:t xml:space="preserve">Mathematical writing has idioms too.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In an exercise,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“Write the bias of an estimator”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means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“derive an expression for the bias of an estimator”</w:t>
        </w:r>
      </w:ins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“Say which estimator has smaller variance”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means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“state which estimator has smaller variance”</w:t>
        </w:r>
      </w:ins>
      <w:ins w:id="41" w:author="PR Preview" w:date="2026-01-01T00:00:00Z">
        <w:r>
          <w:t xml:space="preserve">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 reader who takes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“write”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or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“say”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literally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may copy the definition or give an informal remark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instead of deriving or stating the result.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Name the action instead:</w:t>
        </w:r>
      </w:ins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2026-10-20T17:26:06Z</dcterms:created>
  <dcterms:modified xsi:type="dcterms:W3CDTF">2026-10-20T17:26:06Z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