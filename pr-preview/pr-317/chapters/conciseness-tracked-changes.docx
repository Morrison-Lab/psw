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2026-10-20 10:34:33 (PDT)</w:delText>
        </w:r>
      </w:del>
    </w:p>
    <w:p>
      <w:pPr>
        <w:pStyle w:val="Date"/>
      </w:pPr>
      <w:ins w:id="2" w:author="PR Preview" w:date="2026-01-01T00:00:00Z">
        <w:r>
          <w:t xml:space="preserve">Last modified: 2026-10-21 14:53:35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2026-10-21T21:57:12Z</dcterms:created>
  <dcterms:modified xsi:type="dcterms:W3CDTF">2026-10-21T21:57:12Z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2026-10-21 14:53:35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