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2026-10-25 19:48:50 (PDT)</w:delText>
        </w:r>
      </w:del>
    </w:p>
    <w:p>
      <w:pPr>
        <w:pStyle w:val="Date"/>
      </w:pPr>
      <w:ins w:id="2" w:author="PR Preview" w:date="2026-01-01T00:00:00Z">
        <w:r>
          <w:t xml:space="preserve">Last modified: 2026-10-25 22:12:01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2026-10-26T05:15:33Z</dcterms:created>
  <dcterms:modified xsi:type="dcterms:W3CDTF">2026-10-26T05:15:33Z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22:12:01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