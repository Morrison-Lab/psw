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2026-10-22 00:49:48 (PDT)</w:delText>
        </w:r>
      </w:del>
    </w:p>
    <w:p>
      <w:pPr>
        <w:pStyle w:val="Date"/>
      </w:pPr>
      <w:ins w:id="2" w:author="PR Preview" w:date="2026-01-01T00:00:00Z">
        <w:r>
          <w:t xml:space="preserve">Last modified: 2026-10-22 13:47:40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2026-10-22T20:51:06Z</dcterms:created>
  <dcterms:modified xsi:type="dcterms:W3CDTF">2026-10-22T20:51:06Z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13:47:40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