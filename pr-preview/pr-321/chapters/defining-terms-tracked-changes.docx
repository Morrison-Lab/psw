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13:47:40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Define in the most general form the document needs: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State the concept at the level of generality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rest of the document relies on,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not just for the first case the reader meets.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For example, define the residual sum of squares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as the sum of squared residuals of any fitted model,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not as a formula for a straight line.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 definition tied to one special case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has to be restated, or silently stretched,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 first time the document needs the general case.</w:delText>
        </w:r>
      </w:del>
    </w:p>
    <w:p>
      <w:pPr>
        <w:numPr>
          <w:ilvl w:val="0"/>
          <w:numId w:val="1001"/>
        </w:numPr>
      </w:pPr>
      <w:ins w:id="22" w:author="PR Preview" w:date="2026-01-01T00:00:00Z">
        <w:r>
          <w:rPr>
            <w:b/>
            <w:bCs/>
          </w:rPr>
          <w:t xml:space="preserve">Define in the most general form the document needs: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State the concept at the level of generality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 rest of the document relies on,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not just for the first case the reader encounters.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For example, define the residual sum of squares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as the sum of squared residuals of any fitted model,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not as a formula for a straight line.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 definition tied to one special case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has to be restated, or silently stretched,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 first time the document needs the general case.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del w:id="41" w:author="PR Preview" w:date="2026-01-01T00:00:00Z">
        <w:r>
          <w:rPr>
            <w:b/>
            <w:bCs/>
          </w:rPr>
          <w:delText xml:space="preserve">Do not presuppose what the reader has not met: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 definite noun phrase, one that starts with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“the”</w:delText>
        </w:r>
      </w:del>
      <w:del w:id="46" w:author="PR Preview" w:date="2026-01-01T00:00:00Z">
        <w:r>
          <w:delText xml:space="preserve">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presupposes that the reader already knows what it refers to.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“Fit a line to the synthetic data”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is unjustified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if no earlier sentence has said which data these are, or where they came from.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Check each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“the …”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phrase for a referent the reader has already seen.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If there is none, introduce the referent first,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or write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“a”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or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“some”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in place of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“the”</w:delText>
        </w:r>
      </w:del>
      <w:del w:id="75" w:author="PR Preview" w:date="2026-01-01T00:00:00Z">
        <w:r>
          <w:delText xml:space="preserve">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Then link each definite noun phrase to what it refers to,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with a cross-reference such as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rStyle w:val="VerbatimChar"/>
          </w:rPr>
          <w:delText xml:space="preserve">[the synthetic data](#exm-synthetic-data)</w:delText>
        </w:r>
      </w:del>
      <w:del w:id="82" w:author="PR Preview" w:date="2026-01-01T00:00:00Z">
        <w:r>
          <w:delText xml:space="preserve">,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so that a reader who has forgotten or skipped the referent can find it.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Skip the link when the referent is introduced in the same div,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or in the same prose passage, as the phrase.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Inside a div, the antecedent has to be in that div: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an earlier div does not count,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because readers jump into the middle of a page.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For example, an exercise that says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“Explain the labels”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with no labels named in it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has no antecedent, even if an earlier exercise names some.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Name the labels in the exercise, or link them to where they are introduced.</w:delText>
        </w:r>
      </w:del>
    </w:p>
    <w:p>
      <w:pPr>
        <w:numPr>
          <w:ilvl w:val="0"/>
          <w:numId w:val="1001"/>
        </w:numPr>
      </w:pPr>
      <w:ins w:id="105" w:author="PR Preview" w:date="2026-01-01T00:00:00Z">
        <w:r>
          <w:rPr>
            <w:b/>
            <w:bCs/>
          </w:rPr>
          <w:t xml:space="preserve">Do not presuppose what the reader has not encountered: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 definite noun phrase, one that starts with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“the”</w:t>
        </w:r>
      </w:ins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presupposes that the reader already knows what it refers to.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“Fit a line to the synthetic data”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unjustified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if no earlier sentence has said which data these are, or where they came from.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Check each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“the …”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phrase for a referent the reader has already seen.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If there is none, introduce the referent first,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or write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“a”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or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“some”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in place of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“the”</w:t>
        </w:r>
      </w:ins>
      <w:ins w:id="139" w:author="PR Preview" w:date="2026-01-01T00:00:00Z">
        <w:r>
          <w:t xml:space="preserve">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Then link each definite noun phrase to what it refers to,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with a cross-reference such as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rStyle w:val="VerbatimChar"/>
          </w:rPr>
          <w:t xml:space="preserve">[the synthetic data](#exm-synthetic-data)</w:t>
        </w:r>
      </w:ins>
      <w:ins w:id="146" w:author="PR Preview" w:date="2026-01-01T00:00:00Z">
        <w:r>
          <w:t xml:space="preserve">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so that a reader who has forgotten or skipped the referent can find it.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Skip the link when the referent is introduced in the same div,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or in the same prose passage, as the phrase.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Inside a div, the antecedent has to be in that div: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 earlier div does not count,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because readers jump into the middle of a page.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 example, an exercise that says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“Explain the labels”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with no labels named in it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has no antecedent, even if an earlier exercise names some.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Name the labels in the exercise, or link them to where they are introduced.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del w:id="169" w:author="PR Preview" w:date="2026-01-01T00:00:00Z">
        <w:r>
          <w:rPr>
            <w:b/>
            <w:bCs/>
          </w:rPr>
          <w:delText xml:space="preserve">Name the synonyms: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When a field uses several words for one concept,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such as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rPr>
            <w:i/>
            <w:iCs/>
          </w:rPr>
          <w:delText xml:space="preserve">learning</w:delText>
        </w:r>
      </w:del>
      <w:del w:id="176" w:author="PR Preview" w:date="2026-01-01T00:00:00Z">
        <w:r>
          <w:delText xml:space="preserve">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rPr>
            <w:i/>
            <w:iCs/>
          </w:rPr>
          <w:delText xml:space="preserve">training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and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rPr>
            <w:i/>
            <w:iCs/>
          </w:rPr>
          <w:delText xml:space="preserve">fitting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 model,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every word that names the concept is an alternative name,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and each is treated exactly as the primary name: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put all of them in the div title, as in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“Postulate (axiom)”</w:delText>
        </w:r>
      </w:del>
      <w:del w:id="193" w:author="PR Preview" w:date="2026-01-01T00:00:00Z">
        <w:r>
          <w:delText xml:space="preserve">,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and bold each where it first appears in the definition.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This covers the names other sources use, such as a textbook’s,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which belong in the title and in bold too,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as in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“Risk (expected loss, population risk, true risk,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generalization error, expected prediction error)”</w:delText>
        </w:r>
      </w:del>
      <w:del w:id="206" w:author="PR Preview" w:date="2026-01-01T00:00:00Z">
        <w:r>
          <w:delText xml:space="preserve">.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Say which one the document uses.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Name near-synonyms in the definition block or in a callout beside it,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and state how they differ.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 reader who meets the other words in another source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can then connect them to the concept already learned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(see</w:delText>
        </w:r>
      </w:del>
      <w:del w:id="219" w:author="PR Preview" w:date="2026-01-01T00:00:00Z">
        <w:r>
          <w:delText xml:space="preserve"> </w:delText>
        </w:r>
      </w:del>
      <w:hyperlink r:id="rId18">
        <w:del w:id="220" w:author="PR Preview" w:date="2026-01-01T00:00:00Z">
          <w:r>
            <w:rPr>
              <w:rStyle w:val="Hyperlink"/>
            </w:rPr>
            <w:delText xml:space="preserve">Minimize unnecessary jargon</w:delText>
          </w:r>
        </w:del>
      </w:hyperlink>
      <w:del w:id="221" w:author="PR Preview" w:date="2026-01-01T00:00:00Z">
        <w:r>
          <w:delText xml:space="preserve">).</w:delText>
        </w:r>
      </w:del>
    </w:p>
    <w:p>
      <w:pPr>
        <w:numPr>
          <w:ilvl w:val="0"/>
          <w:numId w:val="1001"/>
        </w:numPr>
      </w:pPr>
      <w:ins w:id="222" w:author="PR Preview" w:date="2026-01-01T00:00:00Z">
        <w:r>
          <w:rPr>
            <w:b/>
            <w:bCs/>
          </w:rPr>
          <w:t xml:space="preserve">Name the synonyms: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When a field uses several words for one concept,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such as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rPr>
            <w:i/>
            <w:iCs/>
          </w:rPr>
          <w:t xml:space="preserve">learning</w:t>
        </w:r>
      </w:ins>
      <w:ins w:id="229" w:author="PR Preview" w:date="2026-01-01T00:00:00Z">
        <w:r>
          <w:t xml:space="preserve">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i/>
            <w:iCs/>
          </w:rPr>
          <w:t xml:space="preserve">training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rPr>
            <w:i/>
            <w:iCs/>
          </w:rPr>
          <w:t xml:space="preserve">fitting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 model,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every word that names the concept is an alternative name,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 each is treated exactly as the primary name: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put all of them in the div title, as in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“Postulate (axiom)”</w:t>
        </w:r>
      </w:ins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 bold each where it first appears in the definition.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This covers the names other sources use, such as a textbook’s,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which belong in the title and in bold too,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as in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“Risk (expected loss, population risk, true risk,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generalization error, expected prediction error)”</w:t>
        </w:r>
      </w:ins>
      <w:ins w:id="259" w:author="PR Preview" w:date="2026-01-01T00:00:00Z">
        <w:r>
          <w:t xml:space="preserve">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Say which one the document uses.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Name near-synonyms in the definition block or in a callout beside it,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 state how they differ.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 reader who encounters the other words in another source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can then connect them to the concept already learned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(see</w:t>
        </w:r>
      </w:ins>
      <w:ins w:id="272" w:author="PR Preview" w:date="2026-01-01T00:00:00Z">
        <w:r>
          <w:t xml:space="preserve"> </w:t>
        </w:r>
      </w:ins>
      <w:hyperlink r:id="rId18">
        <w:ins w:id="273" w:author="PR Preview" w:date="2026-01-01T00:00:00Z">
          <w:r>
            <w:rPr>
              <w:rStyle w:val="Hyperlink"/>
            </w:rPr>
            <w:t xml:space="preserve">Minimize unnecessary jargon</w:t>
          </w:r>
        </w:ins>
      </w:hyperlink>
      <w:ins w:id="274" w:author="PR Preview" w:date="2026-01-01T00:00:00Z">
        <w:r>
          <w:t xml:space="preserve">).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del w:id="275" w:author="PR Preview" w:date="2026-01-01T00:00:00Z">
        <w:r>
          <w:rPr>
            <w:b/>
            <w:bCs/>
          </w:rPr>
          <w:delText xml:space="preserve">Say</w:delText>
        </w:r>
      </w:del>
      <w:del w:id="276" w:author="PR Preview" w:date="2026-01-01T00:00:00Z">
        <w:r>
          <w:rPr>
            <w:b/>
            <w:bCs/>
          </w:rPr>
          <w:delText xml:space="preserve"> </w:delText>
        </w:r>
      </w:del>
      <w:del w:id="277" w:author="PR Preview" w:date="2026-01-01T00:00:00Z">
        <w:r>
          <w:rPr>
            <w:b/>
            <w:bCs/>
          </w:rPr>
          <w:delText xml:space="preserve">“fitted model”</w:delText>
        </w:r>
      </w:del>
      <w:del w:id="278" w:author="PR Preview" w:date="2026-01-01T00:00:00Z">
        <w:r>
          <w:rPr>
            <w:b/>
            <w:bCs/>
          </w:rPr>
          <w:delText xml:space="preserve">, not</w:delText>
        </w:r>
      </w:del>
      <w:del w:id="279" w:author="PR Preview" w:date="2026-01-01T00:00:00Z">
        <w:r>
          <w:rPr>
            <w:b/>
            <w:bCs/>
          </w:rPr>
          <w:delText xml:space="preserve"> </w:delText>
        </w:r>
      </w:del>
      <w:del w:id="280" w:author="PR Preview" w:date="2026-01-01T00:00:00Z">
        <w:r>
          <w:rPr>
            <w:b/>
            <w:bCs/>
          </w:rPr>
          <w:delText xml:space="preserve">“prediction rule”</w:delText>
        </w:r>
      </w:del>
      <w:del w:id="281" w:author="PR Preview" w:date="2026-01-01T00:00:00Z">
        <w:r>
          <w:rPr>
            <w:b/>
            <w:bCs/>
          </w:rPr>
          <w:delText xml:space="preserve">: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 fitted model that is used to predict outcomes is still a fitted model,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and a second name for one object makes readers wonder whether there are two objects,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so call it a fitted model every time.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Write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“the fitted model predicts”</w:delText>
        </w:r>
      </w:del>
      <w:del w:id="292" w:author="PR Preview" w:date="2026-01-01T00:00:00Z">
        <w:r>
          <w:delText xml:space="preserve">,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and never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“the prediction rule predicts”</w:delText>
        </w:r>
      </w:del>
      <w:del w:id="297" w:author="PR Preview" w:date="2026-01-01T00:00:00Z">
        <w:r>
          <w:delText xml:space="preserve">.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When a set of notes defines the fitted model,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“prediction rule”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belongs only in that definition, as an alias in bold and in the div title,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so that a reader who meets the alias elsewhere can find its meaning.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If the notes once defined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“prediction rule”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under its own anchor,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keep the old anchor as a span on the alias,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so that links to it still land there.</w:delText>
        </w:r>
      </w:del>
    </w:p>
    <w:p>
      <w:pPr>
        <w:numPr>
          <w:ilvl w:val="0"/>
          <w:numId w:val="1001"/>
        </w:numPr>
      </w:pPr>
      <w:ins w:id="316" w:author="PR Preview" w:date="2026-01-01T00:00:00Z">
        <w:r>
          <w:rPr>
            <w:b/>
            <w:bCs/>
          </w:rPr>
          <w:t xml:space="preserve">Say</w:t>
        </w:r>
      </w:ins>
      <w:ins w:id="317" w:author="PR Preview" w:date="2026-01-01T00:00:00Z">
        <w:r>
          <w:rPr>
            <w:b/>
            <w:bCs/>
          </w:rPr>
          <w:t xml:space="preserve"> </w:t>
        </w:r>
      </w:ins>
      <w:ins w:id="318" w:author="PR Preview" w:date="2026-01-01T00:00:00Z">
        <w:r>
          <w:rPr>
            <w:b/>
            <w:bCs/>
          </w:rPr>
          <w:t xml:space="preserve">“fitted model”</w:t>
        </w:r>
      </w:ins>
      <w:ins w:id="319" w:author="PR Preview" w:date="2026-01-01T00:00:00Z">
        <w:r>
          <w:rPr>
            <w:b/>
            <w:bCs/>
          </w:rPr>
          <w:t xml:space="preserve">, not</w:t>
        </w:r>
      </w:ins>
      <w:ins w:id="320" w:author="PR Preview" w:date="2026-01-01T00:00:00Z">
        <w:r>
          <w:rPr>
            <w:b/>
            <w:bCs/>
          </w:rPr>
          <w:t xml:space="preserve"> </w:t>
        </w:r>
      </w:ins>
      <w:ins w:id="321" w:author="PR Preview" w:date="2026-01-01T00:00:00Z">
        <w:r>
          <w:rPr>
            <w:b/>
            <w:bCs/>
          </w:rPr>
          <w:t xml:space="preserve">“prediction rule”</w:t>
        </w:r>
      </w:ins>
      <w:ins w:id="322" w:author="PR Preview" w:date="2026-01-01T00:00:00Z">
        <w:r>
          <w:rPr>
            <w:b/>
            <w:bCs/>
          </w:rPr>
          <w:t xml:space="preserve">: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 fitted model that is used to predict outcomes is still a fitted model,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and a second name for one object makes readers wonder whether there are two objects,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so call it a fitted model every time.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Write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“the fitted model predicts”</w:t>
        </w:r>
      </w:ins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and never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“the prediction rule predicts”</w:t>
        </w:r>
      </w:ins>
      <w:ins w:id="338" w:author="PR Preview" w:date="2026-01-01T00:00:00Z">
        <w:r>
          <w:t xml:space="preserve">.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When a set of notes defines the fitted model,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“prediction rule”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belongs only in that definition, as an alias in bold and in the div title,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so that a reader who encounters the alias elsewhere can find its meaning.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If the notes once defined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“prediction rule”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under its own anchor,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keep the old anchor as a span on the alias,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so that links to it still land there.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del w:id="357" w:author="PR Preview" w:date="2026-01-01T00:00:00Z">
        <w:r>
          <w:delText xml:space="preserve">In teaching material,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present a derivation as one or more exercises,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each followed by its solution,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then the theorem that records the result,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with a short proof that cites the exercises.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The reader meets the question before the answer,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can try each step before reading it,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and can find the result itself without searching through the working.</w:delText>
        </w:r>
      </w:del>
    </w:p>
    <w:p>
      <w:pPr>
        <w:pStyle w:val="FirstParagraph"/>
      </w:pPr>
      <w:ins w:id="372" w:author="PR Preview" w:date="2026-01-01T00:00:00Z">
        <w:r>
          <w:t xml:space="preserve">In teaching material,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present a derivation as one or more exercises,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each followed by its solution,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then the theorem that records the result,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with a short proof that cites the exercises.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 reader encounters the question before the answer,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can try each step before reading it,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and can find the result itself without searching through the working.</w:t>
        </w:r>
      </w:ins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2026-10-22T20:51:26Z</dcterms:created>
  <dcterms:modified xsi:type="dcterms:W3CDTF">2026-10-22T20:51:26Z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