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del w:id="3" w:author="PR Preview" w:date="2026-01-01T00:00:00Z">
        <w:r>
          <w:delText xml:space="preserve">Say exactly what you mean.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Do not use idioms, clichés, slang, jokes or sarcasm.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 idiom is a phrase whose meaning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different from the meanings of its words,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such as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“blow up”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“become very large”</w:delText>
        </w:r>
      </w:del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 reader who has not met the phrase before has to guess what it means.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reader who takes words literally may guess wrong.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W3C guidance says: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“Use literal and concrete language”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“Do not use metaphors and similes unless you include an explanation”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(W3C Cognitive and Learning Disabilities Accessibility Task Force 2021, Use Literal Language)</w:delText>
        </w:r>
      </w:del>
      <w:del w:id="33" w:author="PR Preview" w:date="2026-01-01T00:00:00Z">
        <w:r>
          <w:delText xml:space="preserve">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GitHub Docs says: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“Avoid turns of phrase, idioms, and slang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that are specific to a particular region or country”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(GitHub 2026a)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t xml:space="preserve">Say exactly what you mean.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Do not use idioms, clichés, slang, jokes or sarcasm.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 idiom is a phrase whose meaning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different from the meanings of its words,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such as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“blow up”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“become very large”</w:t>
        </w:r>
      </w:ins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reader who has not seen the phrase before has to guess what it means.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reader who takes words literally may guess wrong.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W3C guidance says: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“Use literal and concrete language”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“Do not use metaphors and similes unless you include an explanation”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(W3C Cognitive and Learning Disabilities Accessibility Task Force 2021, Use Literal Language)</w:t>
        </w:r>
      </w:ins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GitHub Docs says: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“Avoid turns of phrase, idioms, and slang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that are specific to a particular region or country”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(GitHub 2026a)</w:t>
        </w:r>
      </w:ins>
      <w:ins w:id="82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see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see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2026-10-22T19:48:44Z</dcterms:created>
  <dcterms:modified xsi:type="dcterms:W3CDTF">2026-10-22T19:48:44Z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