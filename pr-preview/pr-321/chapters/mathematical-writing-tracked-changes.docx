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del w:id="3" w:author="PR Preview" w:date="2026-01-01T00:00:00Z">
        <w:r>
          <w:delText xml:space="preserve">Readers meet a formula as part of a sentence,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so the words around it decide whether the formula can be read.</w:delText>
        </w:r>
      </w:del>
    </w:p>
    <w:p>
      <w:pPr>
        <w:pStyle w:val="FirstParagraph"/>
      </w:pPr>
      <w:ins w:id="6" w:author="PR Preview" w:date="2026-01-01T00:00:00Z">
        <w:r>
          <w:t xml:space="preserve">Readers encounter a formula as part of a sentence,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so the words around it decide whether the formula can be read.</w:t>
        </w:r>
      </w:ins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2026-10-22T20:52:26Z</dcterms:created>
  <dcterms:modified xsi:type="dcterms:W3CDTF">2026-10-22T20:52:26Z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