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del w:id="3" w:author="PR Preview" w:date="2026-01-01T00:00:00Z">
        <w:r>
          <w:delText xml:space="preserve">Replacing a named quantity with its definition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one of the most important steps in a derivation.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It is where the general rules meet the specific problem,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 never skip it or merge it into the next step.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Give it its own line, justified 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“definition of …”</w:delText>
        </w:r>
      </w:del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same holds for a result from an earlier part of the same problem: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substitute it on its own line, and cite the part.</w:delText>
        </w:r>
      </w:del>
    </w:p>
    <w:p>
      <w:pPr>
        <w:pStyle w:val="FirstParagraph"/>
      </w:pPr>
      <w:ins w:id="19" w:author="PR Preview" w:date="2026-01-01T00:00:00Z">
        <w:r>
          <w:t xml:space="preserve">Replacing a named quantity with its definition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one of the most important steps in a derivation.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This replacement applies the general rules to the specific problem,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so never skip it or merge it into the next step.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Give it its own line, justified as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“definition of …”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same holds for a result from an earlier part of the same problem: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substitute it on its own line, and cite the part.</w:t>
        </w:r>
      </w:ins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del w:id="35" w:author="PR Preview" w:date="2026-01-01T00:00:00Z">
        <w:r>
          <w:delText xml:space="preserve">A reader who meets the inner derivative first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does not yet know what it is for.</w:delText>
        </w:r>
      </w:del>
    </w:p>
    <w:p>
      <w:pPr>
        <w:pStyle w:val="FirstParagraph"/>
      </w:pPr>
      <w:ins w:id="38" w:author="PR Preview" w:date="2026-01-01T00:00:00Z">
        <w:r>
          <w:t xml:space="preserve">A reader who encounters the inner derivative first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does not yet know what it is for.</w:t>
        </w:r>
      </w:ins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del w:id="41" w:author="PR Preview" w:date="2026-01-01T00:00:00Z">
        <w:r>
          <w:delText xml:space="preserve">Macros are for the author, not the reader.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Reader-facing text, such as a lecture, a handout or a notation section,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describes the symbols that a macro prints and what they mean,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never names the macro that produced them.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List every symbol that the reader meets in the document’s notation table,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with its meaning.</w:delText>
        </w:r>
      </w:del>
    </w:p>
    <w:p>
      <w:pPr>
        <w:pStyle w:val="BodyText"/>
      </w:pPr>
      <w:ins w:id="52" w:author="PR Preview" w:date="2026-01-01T00:00:00Z">
        <w:r>
          <w:t xml:space="preserve">Macros are for the author, not the reader.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Reader-facing text, such as a lecture, a handout or a notation section,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describes the symbols that a macro prints and what they mean,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never names the macro that produced them.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List every symbol that the reader encounters in the document’s notation table,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with its meaning.</w:t>
        </w:r>
      </w:ins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2026-10-26T05:22:36Z</dcterms:created>
  <dcterms:modified xsi:type="dcterms:W3CDTF">2026-10-26T05:22:36Z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