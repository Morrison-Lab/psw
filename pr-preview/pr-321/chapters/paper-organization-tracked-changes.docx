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22:14:28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del w:id="3" w:author="PR Preview" w:date="2026-01-01T00:00:00Z">
        <w:r>
          <w:delText xml:space="preserve">Fix a forward reference by moving the content ahead of the pointer,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so that each definition or result precedes the sentences that use it.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Then change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“below”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to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“above”</w:delText>
        </w:r>
      </w:del>
      <w:del w:id="14" w:author="PR Preview" w:date="2026-01-01T00:00:00Z">
        <w:r>
          <w:delText xml:space="preserve">, or delete the directional word.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Do not fix a forward reference by removing the hyperlink to the later definition or theorem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while leaving the term in the sentence: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the sentence still uses a concept the reader has not met,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and the reader also loses the link to its definition.</w:delText>
        </w:r>
      </w:del>
    </w:p>
    <w:p>
      <w:pPr>
        <w:pStyle w:val="BodyText"/>
      </w:pPr>
      <w:ins w:id="23" w:author="PR Preview" w:date="2026-01-01T00:00:00Z">
        <w:r>
          <w:t xml:space="preserve">Fix a forward reference by moving the content ahead of the pointer,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so that each definition or result precedes the sentences that use it.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Then change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“below”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to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“above”</w:t>
        </w:r>
      </w:ins>
      <w:ins w:id="34" w:author="PR Preview" w:date="2026-01-01T00:00:00Z">
        <w:r>
          <w:t xml:space="preserve">, or delete the directional word.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Do not fix a forward reference by removing the hyperlink to the later definition or theorem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while leaving the term in the sentence: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the sentence still uses a concept the reader has not encountered,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and the reader also loses the link to its definition.</w:t>
        </w:r>
      </w:ins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del w:id="43" w:author="PR Preview" w:date="2026-01-01T00:00:00Z">
        <w:r>
          <w:delText xml:space="preserve">A sentence that names a figure or table placed beside it, such as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“Table 2 shows the estimates”</w:delText>
        </w:r>
      </w:del>
      <w:del w:id="46" w:author="PR Preview" w:date="2026-01-01T00:00:00Z">
        <w:r>
          <w:delText xml:space="preserve">.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The reader meets the table at once.</w:delText>
        </w:r>
      </w:del>
    </w:p>
    <w:p>
      <w:pPr>
        <w:pStyle w:val="Compact"/>
        <w:numPr>
          <w:ilvl w:val="0"/>
          <w:numId w:val="1010"/>
        </w:numPr>
      </w:pPr>
      <w:ins w:id="49" w:author="PR Preview" w:date="2026-01-01T00:00:00Z">
        <w:r>
          <w:t xml:space="preserve">A sentence that names a figure or table placed beside it, such as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“Table 2 shows the estimates”</w:t>
        </w:r>
      </w:ins>
      <w:ins w:id="52" w:author="PR Preview" w:date="2026-01-01T00:00:00Z">
        <w:r>
          <w:t xml:space="preserve">.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The reader encounters the table at once.</w:t>
        </w:r>
      </w:ins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2026-10-26T05:22:45Z</dcterms:created>
  <dcterms:modified xsi:type="dcterms:W3CDTF">2026-10-26T05:22:45Z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