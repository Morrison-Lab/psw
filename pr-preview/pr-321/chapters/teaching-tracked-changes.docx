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22:14:28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del w:id="3" w:author="PR Preview" w:date="2026-01-01T00:00:00Z">
        <w:r>
          <w:delText xml:space="preserve">Every alternative name for the same concept stays in the div of the term it names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and is treated like the primary name: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it appears in the div title and is bold where it first appears in the definition.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Name synonyms and near-synonyms where the term is defined,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say which one the notes use.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 student who meets one name here and another in a textbook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cannot tell whether the difference matters.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For a near-synonym, name the seam: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critical points include the stationary points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also the points where the derivative does not exist.</w:delText>
        </w:r>
      </w:del>
    </w:p>
    <w:p>
      <w:pPr>
        <w:pStyle w:val="FirstParagraph"/>
      </w:pPr>
      <w:ins w:id="22" w:author="PR Preview" w:date="2026-01-01T00:00:00Z">
        <w:r>
          <w:t xml:space="preserve">Every alternative name for the same concept stays in the div of the term it names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 is treated like the primary name: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it appears in the div title and is bold where it first appears in the definition.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Name synonyms and near-synonyms where the term is defined,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 say which one the notes use.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 student who encounters one name here and another in a textbook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cannot tell whether the difference matters.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For a near-synonym, name the seam: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critical points include the stationary points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also the points where the derivative does not exist.</w:t>
        </w:r>
      </w:ins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del w:id="41" w:author="PR Preview" w:date="2026-01-01T00:00:00Z">
        <w:r>
          <w:delText xml:space="preserve">When a symbol or convention has more than one common form,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state the one the notes use and name the others a reader will meet elsewhere.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Put the alternatives in the definition div or in a callout beside it.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example, some sources include 0 in the natural numbers and others exclude it,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so write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or</w:delText>
        </w:r>
      </w:del>
      <w:del w:id="5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to make the choice explicit.</w:delText>
        </w:r>
      </w:del>
    </w:p>
    <w:p>
      <w:pPr>
        <w:pStyle w:val="FirstParagraph"/>
      </w:pPr>
      <w:ins w:id="56" w:author="PR Preview" w:date="2026-01-01T00:00:00Z">
        <w:r>
          <w:t xml:space="preserve">When a symbol or convention has more than one common form,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state the one the notes use and name the others a reader will encounter elsewhere.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Put the alternatives in the definition div or in a callout beside it.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For example, some sources include 0 in the natural numbers and others exclude it,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so write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or</w:t>
        </w:r>
      </w:ins>
      <w:ins w:id="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to make the choice explicit.</w:t>
        </w:r>
      </w:ins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del w:id="71" w:author="PR Preview" w:date="2026-01-01T00:00:00Z">
        <w:r>
          <w:delText xml:space="preserve">Place each figure directly after the sentence that first refers to it.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Do not refer to a figure, table, or result that appears later in the document,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because the reader meets the reference before the thing it points to.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This rule is for teaching materials, which are reading copies.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 journal submission may collect its figures at the end,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as</w:delText>
        </w:r>
      </w:del>
      <w:del w:id="82" w:author="PR Preview" w:date="2026-01-01T00:00:00Z">
        <w:r>
          <w:delText xml:space="preserve"> </w:delText>
        </w:r>
      </w:del>
      <w:hyperlink r:id="rId29">
        <w:del w:id="83" w:author="PR Preview" w:date="2026-01-01T00:00:00Z">
          <w:r>
            <w:rPr>
              <w:rStyle w:val="Hyperlink"/>
            </w:rPr>
            <w:delText xml:space="preserve">Figures and tables</w:delText>
          </w:r>
        </w:del>
      </w:hyperlink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describes.</w:delText>
        </w:r>
      </w:del>
    </w:p>
    <w:p>
      <w:pPr>
        <w:pStyle w:val="Compact"/>
        <w:numPr>
          <w:ilvl w:val="0"/>
          <w:numId w:val="1006"/>
        </w:numPr>
      </w:pPr>
      <w:ins w:id="86" w:author="PR Preview" w:date="2026-01-01T00:00:00Z">
        <w:r>
          <w:t xml:space="preserve">Place each figure directly after the sentence that first refers to it.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Do not refer to a figure, table, or result that appears later in the document,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because the reader encounters the reference before the thing it points to.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This rule is for teaching materials, which are reading copies.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 journal submission may collect its figures at the end,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as</w:t>
        </w:r>
      </w:ins>
      <w:ins w:id="97" w:author="PR Preview" w:date="2026-01-01T00:00:00Z">
        <w:r>
          <w:t xml:space="preserve"> </w:t>
        </w:r>
      </w:ins>
      <w:hyperlink r:id="rId29">
        <w:ins w:id="98" w:author="PR Preview" w:date="2026-01-01T00:00:00Z">
          <w:r>
            <w:rPr>
              <w:rStyle w:val="Hyperlink"/>
            </w:rPr>
            <w:t xml:space="preserve">Figures and tables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describes.</w:t>
        </w:r>
      </w:ins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del w:id="101" w:author="PR Preview" w:date="2026-01-01T00:00:00Z">
        <w:r>
          <w:delText xml:space="preserve">Give the course a programming primer that introduces each package function the course’s chapters call.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 student meets the function there first, in a short note, a worked example and an exercise,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 then sees it used in the chapters.</w:delText>
        </w:r>
      </w:del>
    </w:p>
    <w:p>
      <w:pPr>
        <w:pStyle w:val="Compact"/>
        <w:numPr>
          <w:ilvl w:val="0"/>
          <w:numId w:val="1014"/>
        </w:numPr>
      </w:pPr>
      <w:ins w:id="106" w:author="PR Preview" w:date="2026-01-01T00:00:00Z">
        <w:r>
          <w:t xml:space="preserve">Give the course a programming primer that introduces each package function the course’s chapters call.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 student encounters the function there first, in a short note, a worked example and an exercise,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then sees it used in the chapters.</w:t>
        </w:r>
      </w:ins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2026-10-26T05:23:14Z</dcterms:created>
  <dcterms:modified xsi:type="dcterms:W3CDTF">2026-10-26T05:23:14Z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