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12:44:49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del w:id="3" w:author="PR Preview" w:date="2026-01-01T00:00:00Z">
        <w:r>
          <w:delText xml:space="preserve">A word that names a technical concept keeps that one meaning on every page.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Two fields often use the same word for different concepts.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When a reader meets the word in its second sense,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they must stop and work out which concept the sentence means.</w:delText>
        </w:r>
      </w:del>
    </w:p>
    <w:p>
      <w:pPr>
        <w:pStyle w:val="FirstParagraph"/>
      </w:pPr>
      <w:ins w:id="10" w:author="PR Preview" w:date="2026-01-01T00:00:00Z">
        <w:r>
          <w:t xml:space="preserve">A word that names a technical concept keeps that one meaning on every page.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Two fields often use the same word for different concepts.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When a reader sees the word in its second sense,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they must stop and work out which concept the sentence means.</w:t>
        </w:r>
      </w:ins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3"/>
    <w:bookmarkStart w:id="25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4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4"/>
    <w:bookmarkEnd w:id="25"/>
    <w:bookmarkStart w:id="27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6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6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7"/>
    <w:bookmarkStart w:id="30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8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9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9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2026-10-22T19:50:24Z</dcterms:created>
  <dcterms:modified xsi:type="dcterms:W3CDTF">2026-10-22T19:50:24Z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12:44:49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