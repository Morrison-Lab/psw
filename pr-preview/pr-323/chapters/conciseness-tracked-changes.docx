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2026-10-22 15:35:41 (PDT)</w:delText>
        </w:r>
      </w:del>
    </w:p>
    <w:p>
      <w:pPr>
        <w:pStyle w:val="Date"/>
      </w:pPr>
      <w:ins w:id="2" w:author="PR Preview" w:date="2026-01-01T00:00:00Z">
        <w:r>
          <w:t xml:space="preserve">Last modified: 2026-10-22 15:37:40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2026-10-22T22:58:03Z</dcterms:created>
  <dcterms:modified xsi:type="dcterms:W3CDTF">2026-10-22T22:58:03Z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2026-10-22 15:37:40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