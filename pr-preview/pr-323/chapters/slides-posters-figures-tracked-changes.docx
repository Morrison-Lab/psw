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delText xml:space="preserve">Use colorblind-friendly palettes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(see</w:delText>
        </w:r>
      </w:del>
      <w:del w:id="6" w:author="PR Preview" w:date="2026-01-01T00:00:00Z">
        <w:r>
          <w:delText xml:space="preserve"> </w:delText>
        </w:r>
      </w:del>
      <w:hyperlink r:id="rId18">
        <w:del w:id="7" w:author="PR Preview" w:date="2026-01-01T00:00:00Z">
          <w:r>
            <w:rPr>
              <w:rStyle w:val="Hyperlink"/>
            </w:rPr>
            <w:delText xml:space="preserve">ColorBrewer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or</w:delText>
        </w:r>
      </w:del>
      <w:del w:id="10" w:author="PR Preview" w:date="2026-01-01T00:00:00Z">
        <w:r>
          <w:delText xml:space="preserve"> </w:delText>
        </w:r>
      </w:del>
      <w:hyperlink r:id="rId19">
        <w:del w:id="11" w:author="PR Preview" w:date="2026-01-01T00:00:00Z">
          <w:r>
            <w:rPr>
              <w:rStyle w:val="Hyperlink"/>
            </w:rPr>
            <w:delText xml:space="preserve">iwanthue</w:delText>
          </w:r>
        </w:del>
      </w:hyperlink>
      <w:del w:id="1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t xml:space="preserve">Use colorblind-friendly palettes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(see</w:t>
        </w:r>
      </w:ins>
      <w:ins w:id="16" w:author="PR Preview" w:date="2026-01-01T00:00:00Z">
        <w:r>
          <w:t xml:space="preserve"> </w:t>
        </w:r>
      </w:ins>
      <w:hyperlink r:id="rId18">
        <w:ins w:id="17" w:author="PR Preview" w:date="2026-01-01T00:00:00Z">
          <w:r>
            <w:rPr>
              <w:rStyle w:val="Hyperlink"/>
            </w:rPr>
            <w:t xml:space="preserve">ColorBrewer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or</w:t>
        </w:r>
      </w:ins>
      <w:ins w:id="20" w:author="PR Preview" w:date="2026-01-01T00:00:00Z">
        <w:r>
          <w:t xml:space="preserve"> </w:t>
        </w:r>
      </w:ins>
      <w:hyperlink r:id="rId19">
        <w:ins w:id="21" w:author="PR Preview" w:date="2026-01-01T00:00:00Z">
          <w:r>
            <w:rPr>
              <w:rStyle w:val="Hyperlink"/>
            </w:rPr>
            <w:t xml:space="preserve">iwanthue</w:t>
          </w:r>
        </w:ins>
      </w:hyperlink>
      <w:ins w:id="22" w:author="PR Preview" w:date="2026-01-01T00:00:00Z">
        <w:r>
          <w:t xml:space="preserve">).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Pair color with shape or line type,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that color is never the only way to tell groups apart.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This matters most with more than 3 or 4 groups,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because even a colorblind-friendly palette then has pairs of colors that are close together.</w:t>
        </w:r>
      </w:ins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2026-10-22T22:59:47Z</dcterms:created>
  <dcterms:modified xsi:type="dcterms:W3CDTF">2026-10-22T22:59:47Z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