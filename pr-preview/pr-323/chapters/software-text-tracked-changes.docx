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code review and software</w:t>
      </w:r>
    </w:p>
    <w:p>
      <w:pPr>
        <w:pStyle w:val="Date"/>
      </w:pPr>
      <w:del w:id="1" w:author="PR Preview" w:date="2026-01-01T00:00:00Z">
        <w:r>
          <w:delText xml:space="preserve">Last modified: 2026-10-22 15:35:41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15:37:40 (PDT)</w:t>
        </w:r>
      </w:ins>
    </w:p>
    <w:p>
      <w:pPr>
        <w:pStyle w:val="FirstParagraph"/>
      </w:pPr>
      <w:r>
        <w:t xml:space="preserve">Software projects depend on short documents:</w:t>
      </w:r>
    </w:p>
    <w:p>
      <w:pPr>
        <w:pStyle w:val="Compact"/>
        <w:numPr>
          <w:ilvl w:val="0"/>
          <w:numId w:val="1001"/>
        </w:numPr>
      </w:pPr>
      <w:r>
        <w:t xml:space="preserve">pull requests</w:t>
      </w:r>
    </w:p>
    <w:p>
      <w:pPr>
        <w:pStyle w:val="Compact"/>
        <w:numPr>
          <w:ilvl w:val="0"/>
          <w:numId w:val="1001"/>
        </w:numPr>
      </w:pPr>
      <w:r>
        <w:t xml:space="preserve">issues</w:t>
      </w:r>
    </w:p>
    <w:p>
      <w:pPr>
        <w:pStyle w:val="Compact"/>
        <w:numPr>
          <w:ilvl w:val="0"/>
          <w:numId w:val="1001"/>
        </w:numPr>
      </w:pPr>
      <w:r>
        <w:t xml:space="preserve">commit messages</w:t>
      </w:r>
    </w:p>
    <w:p>
      <w:pPr>
        <w:pStyle w:val="Compact"/>
        <w:numPr>
          <w:ilvl w:val="0"/>
          <w:numId w:val="1001"/>
        </w:numPr>
      </w:pPr>
      <w:r>
        <w:t xml:space="preserve">READMEs</w:t>
      </w:r>
    </w:p>
    <w:p>
      <w:pPr>
        <w:pStyle w:val="Compact"/>
        <w:numPr>
          <w:ilvl w:val="0"/>
          <w:numId w:val="1001"/>
        </w:numPr>
      </w:pPr>
      <w:r>
        <w:t xml:space="preserve">code comments</w:t>
      </w:r>
    </w:p>
    <w:p>
      <w:pPr>
        <w:pStyle w:val="Compact"/>
        <w:numPr>
          <w:ilvl w:val="0"/>
          <w:numId w:val="1001"/>
        </w:numPr>
      </w:pPr>
      <w:r>
        <w:t xml:space="preserve">release notes</w:t>
      </w:r>
    </w:p>
    <w:p>
      <w:pPr>
        <w:pStyle w:val="FirstParagraph"/>
      </w:pPr>
      <w:r>
        <w:t xml:space="preserve">Readers of these documents often arrive without context on the change, so the rules in the other chapters apply to them too.</w:t>
      </w:r>
      <w:r>
        <w:t xml:space="preserve"> </w:t>
      </w:r>
      <w:r>
        <w:t xml:space="preserve">This chapter lists the general rules that matter most here and adds a few that belong to software.</w:t>
      </w:r>
    </w:p>
    <w:bookmarkStart w:id="14" w:name="apply-the-general-rules"/>
    <w:p>
      <w:pPr>
        <w:pStyle w:val="Heading2"/>
      </w:pPr>
      <w:r>
        <w:t xml:space="preserve">1 Apply the general rules</w:t>
      </w:r>
    </w:p>
    <w:p>
      <w:pPr>
        <w:pStyle w:val="Compact"/>
        <w:numPr>
          <w:ilvl w:val="0"/>
          <w:numId w:val="1002"/>
        </w:numPr>
      </w:pPr>
      <w:hyperlink r:id="rId9">
        <w:r>
          <w:rPr>
            <w:rStyle w:val="Hyperlink"/>
          </w:rPr>
          <w:t xml:space="preserve">Write in the active voice</w:t>
        </w:r>
      </w:hyperlink>
      <w:r>
        <w:t xml:space="preserve"> </w:t>
      </w:r>
      <w:r>
        <w:t xml:space="preserve">and name the actor before the action.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Limit complex sentence structures</w:t>
        </w:r>
      </w:hyperlink>
      <w:r>
        <w:t xml:space="preserve">:</w:t>
      </w:r>
      <w:r>
        <w:t xml:space="preserve"> </w:t>
      </w:r>
      <w:r>
        <w:t xml:space="preserve">write one main idea per sentence and avoid piling several subordinate clauses into one.</w:t>
      </w:r>
    </w:p>
    <w:p>
      <w:pPr>
        <w:pStyle w:val="Compact"/>
        <w:numPr>
          <w:ilvl w:val="0"/>
          <w:numId w:val="1002"/>
        </w:numPr>
      </w:pPr>
      <w:r>
        <w:t xml:space="preserve">Cut filler and prefer plain words (</w:t>
      </w:r>
      <w:hyperlink r:id="rId11">
        <w:r>
          <w:rPr>
            <w:rStyle w:val="Hyperlink"/>
          </w:rPr>
          <w:t xml:space="preserve">Word choice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Scan for clichés</w:t>
        </w:r>
      </w:hyperlink>
      <w:r>
        <w:t xml:space="preserve"> </w:t>
      </w:r>
      <w:r>
        <w:t xml:space="preserve">before you post non-trivial prose.</w:t>
      </w:r>
      <w:r>
        <w:t xml:space="preserve"> </w:t>
      </w:r>
      <w:r>
        <w:t xml:space="preserve">Skip the scan for code, terse status lines, and short replies,</w:t>
      </w:r>
      <w:r>
        <w:t xml:space="preserve"> </w:t>
      </w:r>
      <w:r>
        <w:t xml:space="preserve">which are too short to contain a cluster of tells.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Put lists in bullet points</w:t>
        </w:r>
      </w:hyperlink>
      <w:r>
        <w:t xml:space="preserve">.</w:t>
      </w:r>
    </w:p>
    <w:bookmarkEnd w:id="14"/>
    <w:bookmarkStart w:id="15" w:name="say-what-changed-and-why"/>
    <w:p>
      <w:pPr>
        <w:pStyle w:val="Heading2"/>
      </w:pPr>
      <w:r>
        <w:t xml:space="preserve">2 Say what changed and why</w:t>
      </w:r>
    </w:p>
    <w:p>
      <w:pPr>
        <w:pStyle w:val="Compact"/>
        <w:numPr>
          <w:ilvl w:val="0"/>
          <w:numId w:val="1003"/>
        </w:numPr>
      </w:pPr>
      <w:r>
        <w:t xml:space="preserve">Open a pull request description with the behavior a reader would see before and after the change.</w:t>
      </w:r>
    </w:p>
    <w:p>
      <w:pPr>
        <w:pStyle w:val="Compact"/>
        <w:numPr>
          <w:ilvl w:val="0"/>
          <w:numId w:val="1003"/>
        </w:numPr>
      </w:pPr>
      <w:r>
        <w:t xml:space="preserve">Explain the reason for the change in the commit message, not only the content of the diff.</w:t>
      </w:r>
    </w:p>
    <w:p>
      <w:pPr>
        <w:pStyle w:val="Compact"/>
        <w:numPr>
          <w:ilvl w:val="0"/>
          <w:numId w:val="1003"/>
        </w:numPr>
      </w:pPr>
      <w:r>
        <w:t xml:space="preserve">State what you checked and what you did not.</w:t>
      </w:r>
    </w:p>
    <w:p>
      <w:pPr>
        <w:pStyle w:val="Compact"/>
        <w:numPr>
          <w:ilvl w:val="0"/>
          <w:numId w:val="1003"/>
        </w:numPr>
      </w:pPr>
      <w:r>
        <w:t xml:space="preserve">Link the issue, the data, or the document that motivates the change.</w:t>
      </w:r>
    </w:p>
    <w:p>
      <w:pPr>
        <w:pStyle w:val="BlockText"/>
      </w:pPr>
      <w:r>
        <w:t xml:space="preserve">❌ Update plotting code.</w:t>
      </w:r>
    </w:p>
    <w:p>
      <w:pPr>
        <w:pStyle w:val="BlockText"/>
      </w:pPr>
      <w:r>
        <w:t xml:space="preserve">✅ Label the y-axis in original units, so the figure no longer shows log-odds.</w:t>
      </w:r>
    </w:p>
    <w:bookmarkEnd w:id="15"/>
    <w:bookmarkStart w:id="16" w:name="comment-code-sparingly"/>
    <w:p>
      <w:pPr>
        <w:pStyle w:val="Heading2"/>
      </w:pPr>
      <w:r>
        <w:t xml:space="preserve">3 Comment code sparingly</w:t>
      </w:r>
    </w:p>
    <w:p>
      <w:pPr>
        <w:pStyle w:val="Compact"/>
        <w:numPr>
          <w:ilvl w:val="0"/>
          <w:numId w:val="1004"/>
        </w:numPr>
      </w:pPr>
      <w:r>
        <w:t xml:space="preserve">Write a comment that says why the code does what it does, and let the code say what it does.</w:t>
      </w:r>
    </w:p>
    <w:p>
      <w:pPr>
        <w:pStyle w:val="Compact"/>
        <w:numPr>
          <w:ilvl w:val="0"/>
          <w:numId w:val="1004"/>
        </w:numPr>
      </w:pPr>
      <w:r>
        <w:t xml:space="preserve">Keep each comment as short as it can be while still giving the reason.</w:t>
      </w:r>
    </w:p>
    <w:p>
      <w:pPr>
        <w:pStyle w:val="Compact"/>
        <w:numPr>
          <w:ilvl w:val="0"/>
          <w:numId w:val="1004"/>
        </w:numPr>
      </w:pPr>
      <w:r>
        <w:t xml:space="preserve">Update or delete a comment when the code changes.</w:t>
      </w:r>
    </w:p>
    <w:bookmarkEnd w:id="16"/>
    <w:bookmarkStart w:id="19" w:name="check-cran-before-you-name-an-r-package"/>
    <w:p>
      <w:pPr>
        <w:pStyle w:val="Heading2"/>
      </w:pPr>
      <w:r>
        <w:t xml:space="preserve">4 Check CRAN before you name an R package</w:t>
      </w:r>
    </w:p>
    <w:p>
      <w:pPr>
        <w:pStyle w:val="FirstParagraph"/>
      </w:pPr>
      <w:r>
        <w:t xml:space="preserve">Before you propose a name for an R package, check that nobody already uses it.</w:t>
      </w:r>
      <w:r>
        <w:t xml:space="preserve"> </w:t>
      </w:r>
      <w:r>
        <w:t xml:space="preserve">Search these places, and report the result with the name:</w:t>
      </w:r>
    </w:p>
    <w:p>
      <w:pPr>
        <w:pStyle w:val="Compact"/>
        <w:numPr>
          <w:ilvl w:val="0"/>
          <w:numId w:val="1005"/>
        </w:numPr>
      </w:pPr>
      <w:r>
        <w:t xml:space="preserve">the package page on</w:t>
      </w:r>
      <w:r>
        <w:t xml:space="preserve"> </w:t>
      </w:r>
      <w:hyperlink r:id="rId17">
        <w:r>
          <w:rPr>
            <w:rStyle w:val="Hyperlink"/>
          </w:rPr>
          <w:t xml:space="preserve">CRAN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https://cran.r-project.org/web/packages/&lt;name&gt;/index.html</w:t>
      </w:r>
      <w:r>
        <w:t xml:space="preserve">, which returns 404 when the name is free;</w:t>
      </w:r>
    </w:p>
    <w:p>
      <w:pPr>
        <w:pStyle w:val="Compact"/>
        <w:numPr>
          <w:ilvl w:val="0"/>
          <w:numId w:val="1005"/>
        </w:numPr>
      </w:pPr>
      <w:r>
        <w:t xml:space="preserve">the CRAN archive,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https://cran.r-project.org/src/contrib/Archive/&lt;name&gt;/</w:t>
      </w:r>
      <w:r>
        <w:t xml:space="preserve">, because a removed package still holds its name;</w:t>
      </w:r>
    </w:p>
    <w:p>
      <w:pPr>
        <w:pStyle w:val="Compact"/>
        <w:numPr>
          <w:ilvl w:val="0"/>
          <w:numId w:val="1005"/>
        </w:numPr>
      </w:pPr>
      <w:hyperlink r:id="rId18">
        <w:r>
          <w:rPr>
            <w:rStyle w:val="Hyperlink"/>
          </w:rPr>
          <w:t xml:space="preserve">Bioconductor</w:t>
        </w:r>
      </w:hyperlink>
      <w:r>
        <w:t xml:space="preserve">.</w:t>
      </w:r>
    </w:p>
    <w:p>
      <w:pPr>
        <w:pStyle w:val="FirstParagraph"/>
      </w:pPr>
      <w:r>
        <w:t xml:space="preserve">A name that CRAN has used is usually unavailable for a new package and confuses users, so pick a different name.</w:t>
      </w:r>
    </w:p>
    <w:bookmarkEnd w:id="19"/>
    <w:bookmarkStart w:id="20" w:name="write-release-notes-for-the-user"/>
    <w:p>
      <w:pPr>
        <w:pStyle w:val="Heading2"/>
      </w:pPr>
      <w:r>
        <w:t xml:space="preserve">5 Write release notes for the user</w:t>
      </w:r>
    </w:p>
    <w:p>
      <w:pPr>
        <w:pStyle w:val="Compact"/>
        <w:numPr>
          <w:ilvl w:val="0"/>
          <w:numId w:val="1006"/>
        </w:numPr>
      </w:pPr>
      <w:r>
        <w:t xml:space="preserve">Describe each change by its effect on the user, not by the file that changed.</w:t>
      </w:r>
    </w:p>
    <w:p>
      <w:pPr>
        <w:pStyle w:val="Compact"/>
        <w:numPr>
          <w:ilvl w:val="0"/>
          <w:numId w:val="1006"/>
        </w:numPr>
      </w:pPr>
      <w:r>
        <w:t xml:space="preserve">Put breaking changes first, because the user must act on them.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void-cliches.qmd" TargetMode="External"/><Relationship Id="rId10" Type="http://schemas.openxmlformats.org/officeDocument/2006/relationships/hyperlink" Target="conciseness.qmd#limit-complex-sentence-structures" TargetMode="External"/><Relationship Id="rId13" Type="http://schemas.openxmlformats.org/officeDocument/2006/relationships/hyperlink" Target="conciseness.qmd#put-lists-in-bullet-points" TargetMode="External"/><Relationship Id="rId9" Type="http://schemas.openxmlformats.org/officeDocument/2006/relationships/hyperlink" Target="conciseness.qmd#write-in-the-active-voice" TargetMode="External"/><Relationship Id="rId17" Type="http://schemas.openxmlformats.org/officeDocument/2006/relationships/hyperlink" Target="https://cran.r-project.org/" TargetMode="External"/><Relationship Id="rId18" Type="http://schemas.openxmlformats.org/officeDocument/2006/relationships/hyperlink" Target="https://www.bioconductor.org/" TargetMode="External"/><Relationship Id="rId11" Type="http://schemas.openxmlformats.org/officeDocument/2006/relationships/hyperlink" Target="word-choice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code review and software</dc:title>
  <dc:creator/>
  <cp:keywords/>
  <dcterms:created xsi:type="dcterms:W3CDTF">2026-10-22T22:59:54Z</dcterms:created>
  <dcterms:modified xsi:type="dcterms:W3CDTF">2026-10-22T22:59:54Z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