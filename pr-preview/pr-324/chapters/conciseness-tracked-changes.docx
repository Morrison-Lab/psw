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00:13:07 (PDT)</w:delText>
        </w:r>
      </w:del>
    </w:p>
    <w:p>
      <w:pPr>
        <w:pStyle w:val="Date"/>
      </w:pPr>
      <w:ins w:id="2" w:author="PR Preview" w:date="2026-01-01T00:00:00Z">
        <w:r>
          <w:t xml:space="preserve">Last modified: 2026-10-23 11:16:33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2026-10-23T18:20:01Z</dcterms:created>
  <dcterms:modified xsi:type="dcterms:W3CDTF">2026-10-23T18:20:01Z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11:16:33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