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00:49:48 (PDT)</w:delText>
        </w:r>
      </w:del>
    </w:p>
    <w:p>
      <w:pPr>
        <w:pStyle w:val="Date"/>
      </w:pPr>
      <w:ins w:id="2" w:author="PR Preview" w:date="2026-01-01T00:00:00Z">
        <w:r>
          <w:t xml:space="preserve">Last modified: 2026-10-22 15:28:45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2026-10-22T22:31:40Z</dcterms:created>
  <dcterms:modified xsi:type="dcterms:W3CDTF">2026-10-22T22:31:40Z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15:28:45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