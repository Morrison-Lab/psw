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del w:id="1" w:author="PR Preview" w:date="2026-01-01T00:00:00Z">
        <w:r>
          <w:delText xml:space="preserve">Last modified: 2026-10-25 19:48:50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2026-10-25 22:11:51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Any exercise with several parts is split, however the parts are marked:</w:t>
      </w:r>
      <w:r>
        <w:t xml:space="preserve"> </w:t>
      </w:r>
      <w:r>
        <w:t xml:space="preserve">letters, numbers or bullets.</w:t>
      </w:r>
      <w:r>
        <w:t xml:space="preserve"> </w:t>
      </w:r>
      <w:r>
        <w:t xml:space="preserve">Put the shared setup in the first exercise,</w:t>
      </w:r>
      <w:r>
        <w:t xml:space="preserve"> </w:t>
      </w:r>
      <w:r>
        <w:t xml:space="preserve">and begin each later exercise by citing it, as in</w:t>
      </w:r>
      <w:r>
        <w:t xml:space="preserve"> </w:t>
      </w:r>
      <w:r>
        <w:t xml:space="preserve">“Make the assumptions of the first exercise.”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7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4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2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div holds one term 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2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16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16"/>
    <w:bookmarkEnd w:id="17"/>
    <w:bookmarkStart w:id="19" w:name="give-each-defined-term-its-own-div"/>
    <w:p>
      <w:pPr>
        <w:pStyle w:val="Heading2"/>
      </w:pPr>
      <w:r>
        <w:t xml:space="preserve">3 Give each defined term its own div</w:t>
      </w:r>
    </w:p>
    <w:p>
      <w:pPr>
        <w:pStyle w:val="FirstParagraph"/>
      </w:pPr>
      <w:hyperlink r:id="rId18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3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3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3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3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9"/>
    <w:bookmarkStart w:id="20" w:name="state-the-notation-and-its-alternatives"/>
    <w:p>
      <w:pPr>
        <w:pStyle w:val="Heading2"/>
      </w:pPr>
      <w:r>
        <w:t xml:space="preserve">4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20"/>
    <w:bookmarkStart w:id="21" w:name="Xac7e4ead54b12ccf6544491699a177b7d16fa22"/>
    <w:p>
      <w:pPr>
        <w:pStyle w:val="Heading2"/>
      </w:pPr>
      <w:r>
        <w:t xml:space="preserve">5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21"/>
    <w:bookmarkStart w:id="22" w:name="reuse-one-written-version-of-each-result"/>
    <w:p>
      <w:pPr>
        <w:pStyle w:val="Heading2"/>
      </w:pPr>
      <w:r>
        <w:t xml:space="preserve">6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22"/>
    <w:bookmarkStart w:id="24" w:name="use-real-data-and-compute-every-number"/>
    <w:p>
      <w:pPr>
        <w:pStyle w:val="Heading2"/>
      </w:pPr>
      <w:r>
        <w:t xml:space="preserve">7 Use real data and compute every number</w:t>
      </w:r>
    </w:p>
    <w:p>
      <w:pPr>
        <w:pStyle w:val="Compact"/>
        <w:numPr>
          <w:ilvl w:val="0"/>
          <w:numId w:val="1004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4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4"/>
        </w:numPr>
      </w:pPr>
      <w:r>
        <w:t xml:space="preserve">Show the data where it is first mentioned.</w:t>
      </w:r>
      <w:r>
        <w:t xml:space="preserve"> </w:t>
      </w:r>
      <w:r>
        <w:t xml:space="preserve">Put a table of a few rows, or a plot of the variables, directly after the sentence that names the dataset,</w:t>
      </w:r>
      <w:r>
        <w:t xml:space="preserve"> </w:t>
      </w:r>
      <w:r>
        <w:t xml:space="preserve">before any discussion of its features, the methods to apply to it, or the questions it raises.</w:t>
      </w:r>
      <w:r>
        <w:t xml:space="preserve"> </w:t>
      </w:r>
      <w:r>
        <w:t xml:space="preserve">A reader who has seen the data can picture what the next slides describe,</w:t>
      </w:r>
      <w:r>
        <w:t xml:space="preserve"> </w:t>
      </w:r>
      <w:r>
        <w:t xml:space="preserve">while a reader who has not must hold an abstract description in mind until the data appears.</w:t>
      </w:r>
      <w:r>
        <w:t xml:space="preserve"> </w:t>
      </w:r>
      <w:r>
        <w:t xml:space="preserve">If the data are too large to show, show a sample or a summary figure.</w:t>
      </w:r>
      <w:r>
        <w:t xml:space="preserve"> </w:t>
      </w:r>
      <w:r>
        <w:t xml:space="preserve">Link later mentions of the dataset back to this first display.</w:t>
      </w:r>
    </w:p>
    <w:p>
      <w:pPr>
        <w:pStyle w:val="Compact"/>
        <w:numPr>
          <w:ilvl w:val="0"/>
          <w:numId w:val="1004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Start w:id="23" w:name="exm-show-data-first"/>
    <w:p>
      <w:pPr>
        <w:pStyle w:val="FirstParagraph"/>
      </w:pPr>
      <w:r>
        <w:rPr>
          <w:b/>
          <w:bCs/>
        </w:rPr>
        <w:t xml:space="preserve">Example 3 (Showing the data at first mention)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Slides 3 to 9 discuss the spam data’s 57 predictors, its class imbalance</w:t>
      </w:r>
      <w:r>
        <w:t xml:space="preserve"> </w:t>
      </w:r>
      <w:r>
        <w:t xml:space="preserve">and the loss we will minimize.</w:t>
      </w:r>
      <w:r>
        <w:t xml:space="preserve"> </w:t>
      </w:r>
      <w:r>
        <w:t xml:space="preserve">Slide 10 shows a table of the first rows.</w:t>
      </w:r>
    </w:p>
    <w:p>
      <w:pPr>
        <w:pStyle w:val="BlockText"/>
      </w:pPr>
      <w:r>
        <w:t xml:space="preserve">✅ Slide 3 introduces the spam data and shows a table of its first rows</w:t>
      </w:r>
      <w:r>
        <w:t xml:space="preserve"> </w:t>
      </w:r>
      <w:r>
        <w:t xml:space="preserve">and a plot of one predictor by class.</w:t>
      </w:r>
      <w:r>
        <w:t xml:space="preserve"> </w:t>
      </w:r>
      <w:r>
        <w:t xml:space="preserve">Slides 4 to 10 discuss the predictors, the class imbalance and the loss,</w:t>
      </w:r>
      <w:r>
        <w:t xml:space="preserve"> </w:t>
      </w:r>
      <w:r>
        <w:t xml:space="preserve">and refer back to that table and plot.</w:t>
      </w:r>
    </w:p>
    <w:p>
      <w:pPr>
        <w:pStyle w:val="FirstParagraph"/>
      </w:pPr>
      <w:r>
        <w:t xml:space="preserve">The ✅ version lets every later slide refer to something the reader has already seen.</w:t>
      </w:r>
    </w:p>
    <w:bookmarkEnd w:id="23"/>
    <w:bookmarkEnd w:id="24"/>
    <w:bookmarkStart w:id="25" w:name="Xa214254a94aa6db868b5b9577007bf4e27699b1"/>
    <w:p>
      <w:pPr>
        <w:pStyle w:val="Heading2"/>
      </w:pPr>
      <w:r>
        <w:t xml:space="preserve">8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5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5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5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5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5"/>
        </w:numPr>
      </w:pPr>
      <w:r>
        <w:t xml:space="preserve">A short list that no other page reads can stay as prose.</w:t>
      </w:r>
    </w:p>
    <w:bookmarkEnd w:id="25"/>
    <w:bookmarkStart w:id="30" w:name="show-each-idea-applied-and-in-a-figure"/>
    <w:p>
      <w:pPr>
        <w:pStyle w:val="Heading2"/>
      </w:pPr>
      <w:r>
        <w:t xml:space="preserve">9 Show each idea applied and in a figure</w:t>
      </w:r>
    </w:p>
    <w:p>
      <w:pPr>
        <w:pStyle w:val="Compact"/>
        <w:numPr>
          <w:ilvl w:val="0"/>
          <w:numId w:val="1006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6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6"/>
        </w:numPr>
      </w:pPr>
      <w:r>
        <w:t xml:space="preserve">Give nearly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 figure of its data, model or results (Ezra, 2026-10-23).</w:t>
      </w:r>
      <w:r>
        <w:t xml:space="preserve"> </w:t>
      </w:r>
      <w:r>
        <w:t xml:space="preserve">When an example has no figure, state the reason in that div.</w:t>
      </w:r>
      <w:r>
        <w:t xml:space="preserve"> </w:t>
      </w:r>
      <w:r>
        <w:t xml:space="preserve">Put the figure inside the div,</w:t>
      </w:r>
      <w:r>
        <w:t xml:space="preserve"> </w:t>
      </w:r>
      <w:r>
        <w:t xml:space="preserve">or include a subfile whose name ends in</w:t>
      </w:r>
      <w:r>
        <w:t xml:space="preserve"> </w:t>
      </w:r>
      <w:r>
        <w:rPr>
          <w:rStyle w:val="VerbatimChar"/>
        </w:rPr>
        <w:t xml:space="preserve">_fig</w:t>
      </w:r>
      <w:r>
        <w:t xml:space="preserve"> </w:t>
      </w:r>
      <w:r>
        <w:t xml:space="preserve">inside the div.</w:t>
      </w:r>
      <w:r>
        <w:t xml:space="preserve"> </w:t>
      </w:r>
      <w:r>
        <w:t xml:space="preserve">When an example has nothing to plot, such as a single number,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&lt;!-- no-figure: reason --&gt;</w:t>
      </w:r>
      <w:r>
        <w:t xml:space="preserve"> </w:t>
      </w:r>
      <w:r>
        <w:t xml:space="preserve">inside the div,</w:t>
      </w:r>
      <w:r>
        <w:t xml:space="preserve"> </w:t>
      </w:r>
      <w:r>
        <w:t xml:space="preserve">replacing</w:t>
      </w:r>
      <w:r>
        <w:t xml:space="preserve"> </w:t>
      </w:r>
      <w:r>
        <w:rPr>
          <w:rStyle w:val="VerbatimChar"/>
        </w:rPr>
        <w:t xml:space="preserve">reason</w:t>
      </w:r>
      <w:r>
        <w:t xml:space="preserve"> </w:t>
      </w:r>
      <w:r>
        <w:t xml:space="preserve">with why there is nothing to plot.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check-exm-figures</w:t>
      </w:r>
      <w:r>
        <w:t xml:space="preserve"> </w:t>
      </w:r>
      <w:r>
        <w:t xml:space="preserve">workflow in</w:t>
      </w:r>
      <w:r>
        <w:t xml:space="preserve"> </w:t>
      </w:r>
      <w:hyperlink r:id="rId27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reports, in a pull request, each example that has no figure and no</w:t>
      </w:r>
      <w:r>
        <w:t xml:space="preserve"> </w:t>
      </w:r>
      <w:r>
        <w:rPr>
          <w:rStyle w:val="VerbatimChar"/>
        </w:rPr>
        <w:t xml:space="preserve">no-figure</w:t>
      </w:r>
      <w:r>
        <w:t xml:space="preserve"> </w:t>
      </w:r>
      <w:r>
        <w:t xml:space="preserve">comment</w:t>
      </w:r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gha#1193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6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6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9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6"/>
        </w:numPr>
      </w:pPr>
      <w:r>
        <w:t xml:space="preserve">Make each figure follow the accessibility rules below.</w:t>
      </w:r>
    </w:p>
    <w:bookmarkEnd w:id="30"/>
    <w:bookmarkStart w:id="32" w:name="X7f95f8ec3b796fc99108c37bb45d62741b824c4"/>
    <w:p>
      <w:pPr>
        <w:pStyle w:val="Heading2"/>
      </w:pPr>
      <w:r>
        <w:t xml:space="preserve">10 Follow every example with an exercise and solution</w:t>
      </w:r>
    </w:p>
    <w:p>
      <w:pPr>
        <w:pStyle w:val="FirstParagraph"/>
      </w:pPr>
      <w:r>
        <w:t xml:space="preserve">Reading a worked example is passive.</w:t>
      </w:r>
      <w:r>
        <w:t xml:space="preserve"> </w:t>
      </w:r>
      <w:r>
        <w:t xml:space="preserve">A reader who has just seen one method applied</w:t>
      </w:r>
      <w:r>
        <w:t xml:space="preserve"> </w:t>
      </w:r>
      <w:r>
        <w:t xml:space="preserve">learns more by applying it to a new case than by reading a second example.</w:t>
      </w:r>
      <w:r>
        <w:t xml:space="preserve"> </w:t>
      </w:r>
      <w:r>
        <w:t xml:space="preserve">So each example gets a practice exercise, with its solution, right after it.</w:t>
      </w:r>
    </w:p>
    <w:p>
      <w:pPr>
        <w:pStyle w:val="Compact"/>
        <w:numPr>
          <w:ilvl w:val="0"/>
          <w:numId w:val="1007"/>
        </w:numPr>
      </w:pPr>
      <w:r>
        <w:t xml:space="preserve">After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div, add an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that asks the reader</w:t>
      </w:r>
      <w:r>
        <w:t xml:space="preserve"> </w:t>
      </w:r>
      <w:r>
        <w:t xml:space="preserve">to do the same thing for a different case,</w:t>
      </w:r>
      <w:r>
        <w:t xml:space="preserve"> </w:t>
      </w:r>
      <w:r>
        <w:t xml:space="preserve">followed by its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div.</w:t>
      </w:r>
      <w:r>
        <w:t xml:space="preserve"> </w:t>
      </w:r>
      <w:r>
        <w:t xml:space="preserve">The exercise changes the data, the function or the question,</w:t>
      </w:r>
      <w:r>
        <w:t xml:space="preserve"> </w:t>
      </w:r>
      <w:r>
        <w:t xml:space="preserve">so the solution is not a copy of the example.</w:t>
      </w:r>
    </w:p>
    <w:p>
      <w:pPr>
        <w:pStyle w:val="Compact"/>
        <w:numPr>
          <w:ilvl w:val="0"/>
          <w:numId w:val="1007"/>
        </w:numPr>
      </w:pPr>
      <w:r>
        <w:t xml:space="preserve">The full sequence for a new idea is therefore:</w:t>
      </w:r>
      <w:r>
        <w:t xml:space="preserve"> </w:t>
      </w:r>
      <w:r>
        <w:t xml:space="preserve">the exercise that poses the question and its solution,</w:t>
      </w:r>
      <w:r>
        <w:t xml:space="preserve"> </w:t>
      </w:r>
      <w:r>
        <w:t xml:space="preserve">the definition or theorem,</w:t>
      </w:r>
      <w:r>
        <w:t xml:space="preserve"> </w:t>
      </w:r>
      <w:r>
        <w:t xml:space="preserve">an example,</w:t>
      </w:r>
      <w:r>
        <w:t xml:space="preserve"> </w:t>
      </w:r>
      <w:r>
        <w:t xml:space="preserve">and a practice exercise with its solution.</w:t>
      </w:r>
    </w:p>
    <w:p>
      <w:pPr>
        <w:pStyle w:val="Compact"/>
        <w:numPr>
          <w:ilvl w:val="0"/>
          <w:numId w:val="1007"/>
        </w:numPr>
      </w:pPr>
      <w:r>
        <w:t xml:space="preserve">More generally, give readers an opportunity to think at every stage:</w:t>
      </w:r>
      <w:r>
        <w:t xml:space="preserve"> </w:t>
      </w:r>
      <w:r>
        <w:t xml:space="preserve">a question they can answer before the next paragraph, a calculation to try,</w:t>
      </w:r>
      <w:r>
        <w:t xml:space="preserve"> </w:t>
      </w:r>
      <w:r>
        <w:t xml:space="preserve">a prediction to make before the code runs.</w:t>
      </w:r>
    </w:p>
    <w:p>
      <w:pPr>
        <w:pStyle w:val="Compact"/>
        <w:numPr>
          <w:ilvl w:val="0"/>
          <w:numId w:val="1007"/>
        </w:numPr>
      </w:pPr>
      <w:r>
        <w:t xml:space="preserve">A counterexample (see</w:t>
      </w:r>
      <w:r>
        <w:t xml:space="preserve"> </w:t>
      </w:r>
      <w:hyperlink r:id="rId18">
        <w:r>
          <w:rPr>
            <w:rStyle w:val="Hyperlink"/>
          </w:rPr>
          <w:t xml:space="preserve">Defining terms clearly</w:t>
        </w:r>
      </w:hyperlink>
      <w:r>
        <w:t xml:space="preserve">)</w:t>
      </w:r>
      <w:r>
        <w:t xml:space="preserve"> </w:t>
      </w:r>
      <w:r>
        <w:t xml:space="preserve">can stand in for the practice exercise</w:t>
      </w:r>
      <w:r>
        <w:t xml:space="preserve"> </w:t>
      </w:r>
      <w:r>
        <w:t xml:space="preserve">when the exercise would be</w:t>
      </w:r>
      <w:r>
        <w:t xml:space="preserve"> </w:t>
      </w:r>
      <w:r>
        <w:t xml:space="preserve">“decide whether this case fits the definition”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Give the practice exercise its own slug and follow the numbering and slide-break rules above.</w:t>
      </w:r>
    </w:p>
    <w:bookmarkStart w:id="31" w:name="exm-practice-after-example"/>
    <w:p>
      <w:pPr>
        <w:pStyle w:val="FirstParagraph"/>
      </w:pPr>
      <w:r>
        <w:rPr>
          <w:b/>
          <w:bCs/>
        </w:rPr>
        <w:t xml:space="preserve">Example 4 (An example followed by a practice exercise)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{#exm-sample-mean}</w:t>
      </w:r>
      <w:r>
        <w:br/>
      </w:r>
      <w:r>
        <w:rPr>
          <w:rStyle w:val="NormalTok"/>
        </w:rPr>
        <w:t xml:space="preserve">(the sample mean of one variable in a real dataset, computed by a code chunk)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{#exr-sample-mean-new-variable}</w:t>
      </w:r>
      <w:r>
        <w:br/>
      </w:r>
      <w:r>
        <w:rPr>
          <w:rStyle w:val="NormalTok"/>
        </w:rPr>
        <w:t xml:space="preserve">Compute the sample mean of a different variable in the same dataset.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{#sol-sample-mean-new-variable}</w:t>
      </w:r>
      <w:r>
        <w:br/>
      </w:r>
      <w:r>
        <w:rPr>
          <w:rStyle w:val="NormalTok"/>
        </w:rPr>
        <w:t xml:space="preserve">(the code chunk and its output)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example shows the method once.</w:t>
      </w:r>
      <w:r>
        <w:t xml:space="preserve"> </w:t>
      </w:r>
      <w:r>
        <w:t xml:space="preserve">The exercise asks the reader to repeat it on a new variable</w:t>
      </w:r>
      <w:r>
        <w:t xml:space="preserve"> </w:t>
      </w:r>
      <w:r>
        <w:t xml:space="preserve">before moving on, and the solution’s numbers still come from running code</w:t>
      </w:r>
      <w:r>
        <w:t xml:space="preserve"> </w:t>
      </w:r>
      <w:r>
        <w:t xml:space="preserve">(see</w:t>
      </w:r>
      <w:r>
        <w:t xml:space="preserve"> </w:t>
      </w:r>
      <w:hyperlink w:anchor="use-real-data-and-compute-every-number">
        <w:r>
          <w:rPr>
            <w:rStyle w:val="Hyperlink"/>
          </w:rPr>
          <w:t xml:space="preserve">Use real data and compute every number</w:t>
        </w:r>
      </w:hyperlink>
      <w:r>
        <w:t xml:space="preserve">).</w:t>
      </w:r>
    </w:p>
    <w:bookmarkEnd w:id="31"/>
    <w:bookmarkEnd w:id="32"/>
    <w:bookmarkStart w:id="36" w:name="Xf27331f4c36c8d578e5fa29a37312484cc3343a"/>
    <w:p>
      <w:pPr>
        <w:pStyle w:val="Heading2"/>
      </w:pPr>
      <w:r>
        <w:t xml:space="preserve">11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8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8"/>
        </w:numPr>
      </w:pPr>
      <w:r>
        <w:t xml:space="preserve">Put each step’s Python and R pair in its own tabset with</w:t>
      </w:r>
      <w:r>
        <w:t xml:space="preserve"> </w:t>
      </w:r>
      <w:r>
        <w:rPr>
          <w:rStyle w:val="VerbatimChar"/>
        </w:rPr>
        <w:t xml:space="preserve">group="language"</w:t>
      </w:r>
      <w:r>
        <w:t xml:space="preserve">.</w:t>
      </w:r>
      <w:r>
        <w:t xml:space="preserve"> </w:t>
      </w:r>
      <w:r>
        <w:t xml:space="preserve">Start a new tabset whenever prose or a new step sits between code chunks,</w:t>
      </w:r>
      <w:r>
        <w:t xml:space="preserve"> </w:t>
      </w:r>
      <w:r>
        <w:t xml:space="preserve">so the reader sees one step’s code in one language at a time.</w:t>
      </w:r>
      <w:r>
        <w:t xml:space="preserve"> </w:t>
      </w:r>
      <w:r>
        <w:t xml:space="preserve">The shared group makes one choice of language apply to every tabset on the page,</w:t>
      </w:r>
      <w:r>
        <w:t xml:space="preserve"> </w:t>
      </w:r>
      <w:r>
        <w:t xml:space="preserve">as long as the tab headings use identical text in every tabset, such as always</w:t>
      </w:r>
      <w:r>
        <w:t xml:space="preserve"> </w:t>
      </w:r>
      <w:r>
        <w:t xml:space="preserve">“R”</w:t>
      </w:r>
      <w:r>
        <w:t xml:space="preserve"> </w:t>
      </w:r>
      <w:r>
        <w:t xml:space="preserve">and</w:t>
      </w:r>
      <w:r>
        <w:t xml:space="preserve"> </w:t>
      </w:r>
      <w:r>
        <w:t xml:space="preserve">“Python”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R code with</w:t>
      </w:r>
      <w:r>
        <w:t xml:space="preserve"> </w:t>
      </w:r>
      <w:hyperlink r:id="rId33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34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8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35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8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8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8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8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36"/>
    <w:bookmarkStart w:id="45" w:name="present-r-results-with-modern-packages"/>
    <w:p>
      <w:pPr>
        <w:pStyle w:val="Heading2"/>
      </w:pPr>
      <w:r>
        <w:t xml:space="preserve">12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9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9"/>
        </w:numPr>
      </w:pPr>
      <w:r>
        <w:t xml:space="preserve">Show coefficient tables with</w:t>
      </w:r>
      <w:r>
        <w:t xml:space="preserve"> </w:t>
      </w:r>
      <w:hyperlink r:id="rId37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38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9"/>
        </w:numPr>
      </w:pPr>
      <w:r>
        <w:t xml:space="preserve">Draw figures with</w:t>
      </w:r>
      <w:r>
        <w:t xml:space="preserve"> </w:t>
      </w:r>
      <w:hyperlink r:id="rId39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Draw model plots with packages built on ggplot2:</w:t>
      </w:r>
      <w:r>
        <w:t xml:space="preserve"> </w:t>
      </w:r>
      <w:hyperlink r:id="rId40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41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42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9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43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Ezra’s</w:t>
      </w:r>
      <w:r>
        <w:t xml:space="preserve"> </w:t>
      </w:r>
      <w:hyperlink r:id="rId44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45"/>
    <w:bookmarkStart w:id="49" w:name="manipulate-data-with-dplyr-not-base-r"/>
    <w:p>
      <w:pPr>
        <w:pStyle w:val="Heading2"/>
      </w:pPr>
      <w:r>
        <w:t xml:space="preserve">13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0"/>
        </w:numPr>
      </w:pPr>
      <w:r>
        <w:t xml:space="preserve">Select columns with</w:t>
      </w:r>
      <w:r>
        <w:t xml:space="preserve"> </w:t>
      </w:r>
      <w:hyperlink r:id="rId46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Drop rows with missing values with</w:t>
      </w:r>
      <w:r>
        <w:t xml:space="preserve"> </w:t>
      </w:r>
      <w:hyperlink r:id="rId47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Build data frames with</w:t>
      </w:r>
      <w:r>
        <w:t xml:space="preserve"> </w:t>
      </w:r>
      <w:hyperlink r:id="rId48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10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49"/>
    <w:bookmarkStart w:id="51" w:name="X2bc6121e3a2f39a37d8a6591d77df16bd22bd0b"/>
    <w:p>
      <w:pPr>
        <w:pStyle w:val="Heading2"/>
      </w:pPr>
      <w:r>
        <w:t xml:space="preserve">14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1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50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1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51"/>
    <w:bookmarkStart w:id="52" w:name="X7c0de8eaf50a5b2644eabf66f1f9b734b8a4a71"/>
    <w:p>
      <w:pPr>
        <w:pStyle w:val="Heading2"/>
      </w:pPr>
      <w:r>
        <w:t xml:space="preserve">15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2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2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2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52"/>
    <w:bookmarkStart w:id="53" w:name="X94063c6448bea82c8f1e8d367c642bbe2eda89b"/>
    <w:p>
      <w:pPr>
        <w:pStyle w:val="Heading2"/>
      </w:pPr>
      <w:r>
        <w:t xml:space="preserve">16 Set</w:t>
      </w:r>
      <w:r>
        <w:t xml:space="preserve"> </w:t>
      </w:r>
      <w:r>
        <w:rPr>
          <w:rStyle w:val="VerbatimChar"/>
        </w:rPr>
        <w:t xml:space="preserve">code-fold</w:t>
      </w:r>
      <w:r>
        <w:t xml:space="preserve"> </w:t>
      </w:r>
      <w:r>
        <w:t xml:space="preserve">by what the code does and whether the prose mentions it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BodyText"/>
      </w:pPr>
      <w:r>
        <w:t xml:space="preserve">Set</w:t>
      </w:r>
      <w:r>
        <w:t xml:space="preserve"> </w:t>
      </w:r>
      <w:r>
        <w:rPr>
          <w:rStyle w:val="VerbatimChar"/>
        </w:rPr>
        <w:t xml:space="preserve">#| code-fold:</w:t>
      </w:r>
      <w:r>
        <w:t xml:space="preserve"> </w:t>
      </w:r>
      <w:r>
        <w:t xml:space="preserve">on each chunk by two questions:</w:t>
      </w:r>
      <w:r>
        <w:t xml:space="preserve"> </w:t>
      </w:r>
      <w:r>
        <w:t xml:space="preserve">does the prose mention the code,</w:t>
      </w:r>
      <w:r>
        <w:t xml:space="preserve"> </w:t>
      </w:r>
      <w:r>
        <w:t xml:space="preserve">and does the code produce output outside the chunk,</w:t>
      </w:r>
      <w:r>
        <w:t xml:space="preserve"> </w:t>
      </w:r>
      <w:r>
        <w:t xml:space="preserve">such as a figure, a table, or variables that inline expressions use?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show</w:t>
      </w:r>
      <w:r>
        <w:t xml:space="preserve"> </w:t>
      </w:r>
      <w:r>
        <w:t xml:space="preserve">when the prose mentions the code and the code produces output outside the chunk:</w:t>
      </w:r>
      <w:r>
        <w:t xml:space="preserve"> </w:t>
      </w:r>
      <w:r>
        <w:t xml:space="preserve">a figure, a table, or variables that inline expressions use.</w:t>
      </w:r>
      <w:r>
        <w:t xml:space="preserve"> </w:t>
      </w:r>
      <w:r>
        <w:t xml:space="preserve">The code starts open, and a reader who wants to focus on the output can hide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when the prose does not mention the code.</w:t>
      </w:r>
      <w:r>
        <w:t xml:space="preserve"> </w:t>
      </w:r>
      <w:r>
        <w:t xml:space="preserve">This holds whether the code produces output outside the chunk or no output at all.</w:t>
      </w:r>
      <w:r>
        <w:t xml:space="preserve"> </w:t>
      </w:r>
      <w:r>
        <w:t xml:space="preserve">The code starts hidden, and a reader who wants it can open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false</w:t>
      </w:r>
      <w:r>
        <w:t xml:space="preserve"> </w:t>
      </w:r>
      <w:r>
        <w:t xml:space="preserve">when the prose mentions the code and the code produces no output,</w:t>
      </w:r>
      <w:r>
        <w:t xml:space="preserve"> </w:t>
      </w:r>
      <w:r>
        <w:t xml:space="preserve">or only output that the chunk renders inside itself.</w:t>
      </w:r>
      <w:r>
        <w:t xml:space="preserve"> </w:t>
      </w:r>
      <w:r>
        <w:t xml:space="preserve">The code and its output stay together, with no toggle.</w:t>
      </w:r>
    </w:p>
    <w:p>
      <w:pPr>
        <w:pStyle w:val="FirstParagraph"/>
      </w:pPr>
      <w:r>
        <w:t xml:space="preserve">For example, a chunk that fits a model the text walks through and prints its coefficients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t xml:space="preserve">a chunk that draws a figure the text discusses is</w:t>
      </w:r>
      <w:r>
        <w:t xml:space="preserve"> </w:t>
      </w:r>
      <w:r>
        <w:rPr>
          <w:rStyle w:val="VerbatimChar"/>
        </w:rPr>
        <w:t xml:space="preserve">show</w:t>
      </w:r>
      <w:r>
        <w:t xml:space="preserve">,</w:t>
      </w:r>
      <w:r>
        <w:t xml:space="preserve"> </w:t>
      </w:r>
      <w:r>
        <w:t xml:space="preserve">and a chunk that loads a package or builds an object that later chunks use 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bookmarkEnd w:id="53"/>
    <w:bookmarkStart w:id="54" w:name="Xffa5a3357c8672d830c88e1e58a0ef107550647"/>
    <w:p>
      <w:pPr>
        <w:pStyle w:val="Heading2"/>
      </w:pPr>
      <w:r>
        <w:t xml:space="preserve">17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4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meets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4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4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4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54"/>
    <w:bookmarkStart w:id="55" w:name="make-figures-accessible"/>
    <w:p>
      <w:pPr>
        <w:pStyle w:val="Heading2"/>
      </w:pPr>
      <w:r>
        <w:t xml:space="preserve">18 Make figures accessible</w:t>
      </w:r>
    </w:p>
    <w:p>
      <w:pPr>
        <w:pStyle w:val="Compact"/>
        <w:numPr>
          <w:ilvl w:val="0"/>
          <w:numId w:val="1015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5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5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55"/>
    <w:bookmarkStart w:id="57" w:name="structure-slides-for-the-reader"/>
    <w:p>
      <w:pPr>
        <w:pStyle w:val="Heading2"/>
      </w:pPr>
      <w:r>
        <w:t xml:space="preserve">19 Structure slides for the reader</w:t>
      </w:r>
    </w:p>
    <w:p>
      <w:pPr>
        <w:pStyle w:val="Compact"/>
        <w:numPr>
          <w:ilvl w:val="0"/>
          <w:numId w:val="1016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6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56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6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6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6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6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6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57"/>
    <w:bookmarkStart w:id="59" w:name="X5f21f12cbfc4e3df5e838110af4e52db506fec1"/>
    <w:p>
      <w:pPr>
        <w:pStyle w:val="Heading2"/>
      </w:pPr>
      <w:del w:id="3" w:author="PR Preview" w:date="2026-01-01T00:00:00Z">
        <w:r>
          <w:delText xml:space="preserve">20 Talk about the ideas, not the notes</w:delText>
        </w:r>
      </w:del>
    </w:p>
    <w:p>
      <w:pPr>
        <w:pStyle w:val="Heading2"/>
      </w:pPr>
      <w:ins w:id="4" w:author="PR Preview" w:date="2026-01-01T00:00:00Z">
        <w:r>
          <w:t xml:space="preserve">20 Give each concept in a note sheet its own row</w:t>
        </w:r>
      </w:ins>
    </w:p>
    <w:p>
      <w:pPr>
        <w:pStyle w:val="FirstParagraph"/>
      </w:pPr>
      <w:ins w:id="5" w:author="PR Preview" w:date="2026-01-01T00:00:00Z">
        <w:r>
          <w:t xml:space="preserve">A note sheet is a reference table of formulas with brief labels and no prose.</w:t>
        </w:r>
      </w:ins>
      <w:ins w:id="6" w:author="PR Preview" w:date="2026-01-01T00:00:00Z">
        <w:r>
          <w:t xml:space="preserve"> </w:t>
        </w:r>
      </w:ins>
      <w:ins w:id="7" w:author="PR Preview" w:date="2026-01-01T00:00:00Z">
        <w:r>
          <w:t xml:space="preserve">This is one case of</w:t>
        </w:r>
      </w:ins>
      <w:ins w:id="8" w:author="PR Preview" w:date="2026-01-01T00:00:00Z">
        <w:r>
          <w:t xml:space="preserve"> </w:t>
        </w:r>
      </w:ins>
      <w:hyperlink w:anchor="Xb68f5757ebba706c680e7c5ed557ac14973d7af">
        <w:ins w:id="9" w:author="PR Preview" w:date="2026-01-01T00:00:00Z">
          <w:r>
            <w:rPr>
              <w:rStyle w:val="Hyperlink"/>
            </w:rPr>
            <w:t xml:space="preserve">building every unit from smaller atomic units</w:t>
          </w:r>
        </w:ins>
      </w:hyperlink>
      <w:ins w:id="10" w:author="PR Preview" w:date="2026-01-01T00:00:00Z">
        <w:r>
          <w:t xml:space="preserve">.</w:t>
        </w:r>
      </w:ins>
      <w:ins w:id="11" w:author="PR Preview" w:date="2026-01-01T00:00:00Z">
        <w:r>
          <w:t xml:space="preserve"> </w:t>
        </w:r>
      </w:ins>
      <w:ins w:id="12" w:author="PR Preview" w:date="2026-01-01T00:00:00Z">
        <w:r>
          <w:t xml:space="preserve">Give each concept its own row.</w:t>
        </w:r>
      </w:ins>
      <w:ins w:id="13" w:author="PR Preview" w:date="2026-01-01T00:00:00Z">
        <w:r>
          <w:t xml:space="preserve"> </w:t>
        </w:r>
      </w:ins>
      <w:ins w:id="14" w:author="PR Preview" w:date="2026-01-01T00:00:00Z">
        <w:r>
          <w:t xml:space="preserve">A row holds one formula and one short label.</w:t>
        </w:r>
      </w:ins>
    </w:p>
    <w:p>
      <w:pPr>
        <w:pStyle w:val="Compact"/>
        <w:numPr>
          <w:ilvl w:val="0"/>
          <w:numId w:val="1017"/>
        </w:numPr>
      </w:pPr>
      <w:ins w:id="15" w:author="PR Preview" w:date="2026-01-01T00:00:00Z">
        <w:r>
          <w:t xml:space="preserve">Never put two definitions in one row.</w:t>
        </w:r>
      </w:ins>
    </w:p>
    <w:p>
      <w:pPr>
        <w:pStyle w:val="Compact"/>
        <w:numPr>
          <w:ilvl w:val="0"/>
          <w:numId w:val="1017"/>
        </w:numPr>
      </w:pPr>
      <w:ins w:id="16" w:author="PR Preview" w:date="2026-01-01T00:00:00Z">
        <w:r>
          <w:t xml:space="preserve">Never merge rows to save space.</w:t>
        </w:r>
      </w:ins>
      <w:ins w:id="17" w:author="PR Preview" w:date="2026-01-01T00:00:00Z">
        <w:r>
          <w:t xml:space="preserve"> </w:t>
        </w:r>
      </w:ins>
      <w:ins w:id="18" w:author="PR Preview" w:date="2026-01-01T00:00:00Z">
        <w:r>
          <w:t xml:space="preserve">Find the room another way, such as a smaller table font or a second table beside the first.</w:t>
        </w:r>
      </w:ins>
    </w:p>
    <w:p>
      <w:pPr>
        <w:pStyle w:val="Compact"/>
        <w:numPr>
          <w:ilvl w:val="0"/>
          <w:numId w:val="1017"/>
        </w:numPr>
      </w:pPr>
      <w:ins w:id="19" w:author="PR Preview" w:date="2026-01-01T00:00:00Z">
        <w:r>
          <w:t xml:space="preserve">Never put notation or assumptions inside a label.</w:t>
        </w:r>
      </w:ins>
      <w:ins w:id="20" w:author="PR Preview" w:date="2026-01-01T00:00:00Z">
        <w:r>
          <w:t xml:space="preserve"> </w:t>
        </w:r>
      </w:ins>
      <w:ins w:id="21" w:author="PR Preview" w:date="2026-01-01T00:00:00Z">
        <w:r>
          <w:t xml:space="preserve">Give each assumption its own row, and state the notation once in its own row.</w:t>
        </w:r>
      </w:ins>
    </w:p>
    <w:p>
      <w:pPr>
        <w:pStyle w:val="Compact"/>
        <w:numPr>
          <w:ilvl w:val="0"/>
          <w:numId w:val="1017"/>
        </w:numPr>
      </w:pPr>
      <w:ins w:id="22" w:author="PR Preview" w:date="2026-01-01T00:00:00Z">
        <w:r>
          <w:t xml:space="preserve">Write each formula in its most compact form,</w:t>
        </w:r>
      </w:ins>
      <w:ins w:id="23" w:author="PR Preview" w:date="2026-01-01T00:00:00Z">
        <w:r>
          <w:t xml:space="preserve"> </w:t>
        </w:r>
      </w:ins>
      <w:ins w:id="24" w:author="PR Preview" w:date="2026-01-01T00:00:00Z">
        <w:r>
          <w:t xml:space="preserve">built from pieces that have their own rows</w:t>
        </w:r>
      </w:ins>
      <w:ins w:id="25" w:author="PR Preview" w:date="2026-01-01T00:00:00Z">
        <w:r>
          <w:t xml:space="preserve"> </w:t>
        </w:r>
      </w:ins>
      <w:ins w:id="26" w:author="PR Preview" w:date="2026-01-01T00:00:00Z">
        <w:r>
          <w:t xml:space="preserve">(see</w:t>
        </w:r>
      </w:ins>
      <w:ins w:id="27" w:author="PR Preview" w:date="2026-01-01T00:00:00Z">
        <w:r>
          <w:t xml:space="preserve"> </w:t>
        </w:r>
      </w:ins>
      <w:hyperlink r:id="rId15">
        <w:ins w:id="28" w:author="PR Preview" w:date="2026-01-01T00:00:00Z">
          <w:r>
            <w:rPr>
              <w:rStyle w:val="Hyperlink"/>
            </w:rPr>
            <w:t xml:space="preserve">Making expressions concise</w:t>
          </w:r>
        </w:ins>
      </w:hyperlink>
      <w:ins w:id="29" w:author="PR Preview" w:date="2026-01-01T00:00:00Z">
        <w:r>
          <w:t xml:space="preserve">).</w:t>
        </w:r>
      </w:ins>
    </w:p>
    <w:p>
      <w:pPr>
        <w:pStyle w:val="FirstParagraph"/>
      </w:pPr>
      <w:ins w:id="30" w:author="PR Preview" w:date="2026-01-01T00:00:00Z">
        <w:r>
          <w:t xml:space="preserve">The same rule applies to every other reference table, such as a table of notation.</w:t>
        </w:r>
      </w:ins>
    </w:p>
    <w:bookmarkStart w:id="58" w:name="exm-note-sheet-rows"/>
    <w:p>
      <w:pPr>
        <w:pStyle w:val="BodyText"/>
      </w:pPr>
      <w:ins w:id="31" w:author="PR Preview" w:date="2026-01-01T00:00:00Z">
        <w:r>
          <w:rPr>
            <w:b/>
            <w:bCs/>
          </w:rPr>
          <w:t xml:space="preserve">Example 5 (Splitting a merged row)</w:t>
        </w:r>
      </w:ins>
      <w:ins w:id="32" w:author="PR Preview" w:date="2026-01-01T00:00:00Z">
        <w:r>
          <w:t xml:space="preserve"> </w:t>
        </w:r>
      </w:ins>
      <w:ins w:id="33" w:author="PR Preview" w:date="2026-01-01T00:00:00Z">
        <w:r>
          <w:t xml:space="preserve"> </w:t>
        </w:r>
      </w:ins>
    </w:p>
    <w:p>
      <w:pPr>
        <w:pStyle w:val="BlockText"/>
      </w:pPr>
      <w:ins w:id="34" w:author="PR Preview" w:date="2026-01-01T00:00:00Z">
        <w:r>
          <w:t xml:space="preserve">❌ Row:</w:t>
        </w:r>
      </w:ins>
      <w:ins w:id="35" w:author="PR Preview" w:date="2026-01-01T00:00:00Z">
        <w:r>
          <w:t xml:space="preserve"> </w:t>
        </w:r>
      </w:ins>
      <w:ins w:id="36" w:author="PR Preview" w:date="2026-01-01T00:00:00Z">
        <w:r>
          <w:rPr>
            <w:rStyle w:val="VerbatimChar"/>
          </w:rPr>
          <w:t xml:space="preserve">Dot product, sample mean</w:t>
        </w:r>
      </w:ins>
      <w:ins w:id="37" w:author="PR Preview" w:date="2026-01-01T00:00:00Z">
        <w:r>
          <w:t xml:space="preserve">, with both formulas in one cell.</w:t>
        </w:r>
      </w:ins>
    </w:p>
    <w:p>
      <w:pPr>
        <w:pStyle w:val="BlockText"/>
      </w:pPr>
      <w:ins w:id="38" w:author="PR Preview" w:date="2026-01-01T00:00:00Z">
        <w:r>
          <w:t xml:space="preserve">✅ Rows:</w:t>
        </w:r>
      </w:ins>
      <w:ins w:id="39" w:author="PR Preview" w:date="2026-01-01T00:00:00Z">
        <w:r>
          <w:t xml:space="preserve"> </w:t>
        </w:r>
      </w:ins>
      <w:ins w:id="40" w:author="PR Preview" w:date="2026-01-01T00:00:00Z">
        <w:r>
          <w:rPr>
            <w:rStyle w:val="VerbatimChar"/>
          </w:rPr>
          <w:t xml:space="preserve">Dot product</w:t>
        </w:r>
      </w:ins>
      <w:ins w:id="41" w:author="PR Preview" w:date="2026-01-01T00:00:00Z">
        <w:r>
          <w:t xml:space="preserve"> </w:t>
        </w:r>
      </w:ins>
      <w:ins w:id="42" w:author="PR Preview" w:date="2026-01-01T00:00:00Z">
        <w:r>
          <w:t xml:space="preserve">with its formula, then</w:t>
        </w:r>
      </w:ins>
      <w:ins w:id="43" w:author="PR Preview" w:date="2026-01-01T00:00:00Z">
        <w:r>
          <w:t xml:space="preserve"> </w:t>
        </w:r>
      </w:ins>
      <w:ins w:id="44" w:author="PR Preview" w:date="2026-01-01T00:00:00Z">
        <w:r>
          <w:rPr>
            <w:rStyle w:val="VerbatimChar"/>
          </w:rPr>
          <w:t xml:space="preserve">Sample mean</w:t>
        </w:r>
      </w:ins>
      <w:ins w:id="45" w:author="PR Preview" w:date="2026-01-01T00:00:00Z">
        <w:r>
          <w:t xml:space="preserve"> </w:t>
        </w:r>
      </w:ins>
      <w:ins w:id="46" w:author="PR Preview" w:date="2026-01-01T00:00:00Z">
        <w:r>
          <w:t xml:space="preserve">with its formula.</w:t>
        </w:r>
      </w:ins>
    </w:p>
    <w:p>
      <w:pPr>
        <w:pStyle w:val="FirstParagraph"/>
      </w:pPr>
      <w:ins w:id="47" w:author="PR Preview" w:date="2026-01-01T00:00:00Z">
        <w:r>
          <w:t xml:space="preserve">The ❌ row makes the reader find where one concept ends and the next begins.</w:t>
        </w:r>
      </w:ins>
      <w:ins w:id="48" w:author="PR Preview" w:date="2026-01-01T00:00:00Z">
        <w:r>
          <w:t xml:space="preserve"> </w:t>
        </w:r>
      </w:ins>
      <w:ins w:id="49" w:author="PR Preview" w:date="2026-01-01T00:00:00Z">
        <w:r>
          <w:t xml:space="preserve">The ✅ rows let the reader find one formula by one label.</w:t>
        </w:r>
      </w:ins>
    </w:p>
    <w:bookmarkEnd w:id="58"/>
    <w:bookmarkEnd w:id="59"/>
    <w:bookmarkStart w:id="60" w:name="talk-about-the-ideas-not-the-notes"/>
    <w:p>
      <w:pPr>
        <w:pStyle w:val="Heading2"/>
      </w:pPr>
      <w:ins w:id="50" w:author="PR Preview" w:date="2026-01-01T00:00:00Z">
        <w:r>
          <w:t xml:space="preserve">21 Talk about the ideas, not the notes</w:t>
        </w:r>
      </w:ins>
    </w:p>
    <w:p>
      <w:pPr>
        <w:pStyle w:val="FirstParagraph"/>
      </w:pPr>
      <w:r>
        <w:t xml:space="preserve">When a term 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18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18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60"/>
    <w:bookmarkStart w:id="64" w:name="Xcb579568ef754486ebde8b41ba4528bdf380eec"/>
    <w:p>
      <w:pPr>
        <w:pStyle w:val="Heading2"/>
      </w:pPr>
      <w:del w:id="51" w:author="PR Preview" w:date="2026-01-01T00:00:00Z">
        <w:r>
          <w:delText xml:space="preserve">21 Credit other courses without summarizing them</w:delText>
        </w:r>
      </w:del>
    </w:p>
    <w:p>
      <w:pPr>
        <w:pStyle w:val="Heading2"/>
      </w:pPr>
      <w:ins w:id="52" w:author="PR Preview" w:date="2026-01-01T00:00:00Z">
        <w:r>
          <w:t xml:space="preserve">22 Credit other courses without summarizing them</w:t>
        </w:r>
      </w:ins>
    </w:p>
    <w:p>
      <w:pPr>
        <w:pStyle w:val="Compact"/>
        <w:numPr>
          <w:ilvl w:val="0"/>
          <w:numId w:val="1019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61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9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62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9"/>
        </w:numPr>
      </w:pPr>
      <w:r>
        <w:t xml:space="preserve">Title a section by its topic, not by its author or course.</w:t>
      </w:r>
      <w:r>
        <w:t xml:space="preserve"> </w:t>
      </w:r>
      <w:hyperlink r:id="rId63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9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64"/>
    <w:bookmarkStart w:id="73" w:name="rules-that-apply-to-all-writing"/>
    <w:p>
      <w:pPr>
        <w:pStyle w:val="Heading2"/>
      </w:pPr>
      <w:del w:id="53" w:author="PR Preview" w:date="2026-01-01T00:00:00Z">
        <w:r>
          <w:delText xml:space="preserve">22 Rules that apply to all writing</w:delText>
        </w:r>
      </w:del>
    </w:p>
    <w:p>
      <w:pPr>
        <w:pStyle w:val="Heading2"/>
      </w:pPr>
      <w:ins w:id="54" w:author="PR Preview" w:date="2026-01-01T00:00:00Z">
        <w:r>
          <w:t xml:space="preserve">23 Rules that apply to all writing</w:t>
        </w:r>
      </w:ins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20"/>
        </w:numPr>
      </w:pPr>
      <w:hyperlink r:id="rId65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hyperlink r:id="rId66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20"/>
        </w:numPr>
      </w:pPr>
      <w:hyperlink r:id="rId67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hyperlink r:id="rId68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20"/>
        </w:numPr>
      </w:pPr>
      <w:hyperlink r:id="rId69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72" w:name="refs"/>
    <w:bookmarkStart w:id="71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70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69" Type="http://schemas.openxmlformats.org/officeDocument/2006/relationships/hyperlink" Target="avoid-cliches.qmd" TargetMode="External"/><Relationship Id="rId61" Type="http://schemas.openxmlformats.org/officeDocument/2006/relationships/hyperlink" Target="citations-evidence.qmd#adapting-another-courses-material" TargetMode="External"/><Relationship Id="rId63" Type="http://schemas.openxmlformats.org/officeDocument/2006/relationships/hyperlink" Target="citations-evidence.qmd#put-the-content-first" TargetMode="External"/><Relationship Id="rId62" Type="http://schemas.openxmlformats.org/officeDocument/2006/relationships/hyperlink" Target="citations-evidence.qmd#quote-the-original" TargetMode="External"/><Relationship Id="rId65" Type="http://schemas.openxmlformats.org/officeDocument/2006/relationships/hyperlink" Target="conciseness.qmd#lead-with-the-subject" TargetMode="External"/><Relationship Id="rId56" Type="http://schemas.openxmlformats.org/officeDocument/2006/relationships/hyperlink" Target="conciseness.qmd#put-lists-in-bullet-points" TargetMode="External"/><Relationship Id="rId18" Type="http://schemas.openxmlformats.org/officeDocument/2006/relationships/hyperlink" Target="defining-terms.qmd#guidelines-for-defining-terms" TargetMode="External"/><Relationship Id="rId66" Type="http://schemas.openxmlformats.org/officeDocument/2006/relationships/hyperlink" Target="grammar.qmd#demonstrative-pronouns" TargetMode="External"/><Relationship Id="rId43" Type="http://schemas.openxmlformats.org/officeDocument/2006/relationships/hyperlink" Target="https://cran.r-project.org/package=broom" TargetMode="External"/><Relationship Id="rId38" Type="http://schemas.openxmlformats.org/officeDocument/2006/relationships/hyperlink" Target="https://cran.r-project.org/package=gtsummary" TargetMode="External"/><Relationship Id="rId70" Type="http://schemas.openxmlformats.org/officeDocument/2006/relationships/hyperlink" Target="https://doi.org/10.1073/pnas.1319030111" TargetMode="External"/><Relationship Id="rId46" Type="http://schemas.openxmlformats.org/officeDocument/2006/relationships/hyperlink" Target="https://dplyr.tidyverse.org/" TargetMode="External"/><Relationship Id="rId37" Type="http://schemas.openxmlformats.org/officeDocument/2006/relationships/hyperlink" Target="https://easystats.github.io/parameters/" TargetMode="External"/><Relationship Id="rId42" Type="http://schemas.openxmlformats.org/officeDocument/2006/relationships/hyperlink" Target="https://easystats.github.io/performance/" TargetMode="External"/><Relationship Id="rId14" Type="http://schemas.openxmlformats.org/officeDocument/2006/relationships/hyperlink" Target="https://en.wikipedia.org/wiki/Modular_programming" TargetMode="External"/><Relationship Id="rId39" Type="http://schemas.openxmlformats.org/officeDocument/2006/relationships/hyperlink" Target="https://ggplot2.tidyverse.org/" TargetMode="External"/><Relationship Id="rId34" Type="http://schemas.openxmlformats.org/officeDocument/2006/relationships/hyperlink" Target="https://github.com/Morrison-Lab/ISLR-tidymodels-labs" TargetMode="External"/><Relationship Id="rId26" Type="http://schemas.openxmlformats.org/officeDocument/2006/relationships/hyperlink" Target="https://github.com/Morrison-Lab/ai-config/pull/4386" TargetMode="External"/><Relationship Id="rId27" Type="http://schemas.openxmlformats.org/officeDocument/2006/relationships/hyperlink" Target="https://github.com/Morrison-Lab/gha" TargetMode="External"/><Relationship Id="rId28" Type="http://schemas.openxmlformats.org/officeDocument/2006/relationships/hyperlink" Target="https://github.com/Morrison-Lab/gha/issues/1193" TargetMode="External"/><Relationship Id="rId44" Type="http://schemas.openxmlformats.org/officeDocument/2006/relationships/hyperlink" Target="https://github.com/d-morrison/rme" TargetMode="External"/><Relationship Id="rId35" Type="http://schemas.openxmlformats.org/officeDocument/2006/relationships/hyperlink" Target="https://github.com/intro-stat-learning/ISLP_labs" TargetMode="External"/><Relationship Id="rId50" Type="http://schemas.openxmlformats.org/officeDocument/2006/relationships/hyperlink" Target="https://github.com/quarto-ext/include-code-files" TargetMode="External"/><Relationship Id="rId41" Type="http://schemas.openxmlformats.org/officeDocument/2006/relationships/hyperlink" Target="https://strengejacke.github.io/ggeffects/" TargetMode="External"/><Relationship Id="rId40" Type="http://schemas.openxmlformats.org/officeDocument/2006/relationships/hyperlink" Target="https://strengejacke.github.io/sjPlot/" TargetMode="External"/><Relationship Id="rId48" Type="http://schemas.openxmlformats.org/officeDocument/2006/relationships/hyperlink" Target="https://tibble.tidyverse.org/" TargetMode="External"/><Relationship Id="rId47" Type="http://schemas.openxmlformats.org/officeDocument/2006/relationships/hyperlink" Target="https://tidyr.tidyverse.org/" TargetMode="External"/><Relationship Id="rId33" Type="http://schemas.openxmlformats.org/officeDocument/2006/relationships/hyperlink" Target="https://www.tidymodels.org/" TargetMode="External"/><Relationship Id="rId15" Type="http://schemas.openxmlformats.org/officeDocument/2006/relationships/hyperlink" Target="notation.qmd#making-expressions-concise" TargetMode="External"/><Relationship Id="rId29" Type="http://schemas.openxmlformats.org/officeDocument/2006/relationships/hyperlink" Target="paper-organization.qmd#figures-and-tables" TargetMode="External"/><Relationship Id="rId68" Type="http://schemas.openxmlformats.org/officeDocument/2006/relationships/hyperlink" Target="word-choice.qmd#avoid-vague-and-metaphorical-language" TargetMode="External"/><Relationship Id="rId67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69" Type="http://schemas.openxmlformats.org/officeDocument/2006/relationships/hyperlink" Target="avoid-cliches.qmd" TargetMode="External"/><Relationship Id="rId61" Type="http://schemas.openxmlformats.org/officeDocument/2006/relationships/hyperlink" Target="citations-evidence.qmd#adapting-another-courses-material" TargetMode="External"/><Relationship Id="rId63" Type="http://schemas.openxmlformats.org/officeDocument/2006/relationships/hyperlink" Target="citations-evidence.qmd#put-the-content-first" TargetMode="External"/><Relationship Id="rId62" Type="http://schemas.openxmlformats.org/officeDocument/2006/relationships/hyperlink" Target="citations-evidence.qmd#quote-the-original" TargetMode="External"/><Relationship Id="rId65" Type="http://schemas.openxmlformats.org/officeDocument/2006/relationships/hyperlink" Target="conciseness.qmd#lead-with-the-subject" TargetMode="External"/><Relationship Id="rId56" Type="http://schemas.openxmlformats.org/officeDocument/2006/relationships/hyperlink" Target="conciseness.qmd#put-lists-in-bullet-points" TargetMode="External"/><Relationship Id="rId18" Type="http://schemas.openxmlformats.org/officeDocument/2006/relationships/hyperlink" Target="defining-terms.qmd#guidelines-for-defining-terms" TargetMode="External"/><Relationship Id="rId66" Type="http://schemas.openxmlformats.org/officeDocument/2006/relationships/hyperlink" Target="grammar.qmd#demonstrative-pronouns" TargetMode="External"/><Relationship Id="rId43" Type="http://schemas.openxmlformats.org/officeDocument/2006/relationships/hyperlink" Target="https://cran.r-project.org/package=broom" TargetMode="External"/><Relationship Id="rId38" Type="http://schemas.openxmlformats.org/officeDocument/2006/relationships/hyperlink" Target="https://cran.r-project.org/package=gtsummary" TargetMode="External"/><Relationship Id="rId70" Type="http://schemas.openxmlformats.org/officeDocument/2006/relationships/hyperlink" Target="https://doi.org/10.1073/pnas.1319030111" TargetMode="External"/><Relationship Id="rId46" Type="http://schemas.openxmlformats.org/officeDocument/2006/relationships/hyperlink" Target="https://dplyr.tidyverse.org/" TargetMode="External"/><Relationship Id="rId37" Type="http://schemas.openxmlformats.org/officeDocument/2006/relationships/hyperlink" Target="https://easystats.github.io/parameters/" TargetMode="External"/><Relationship Id="rId42" Type="http://schemas.openxmlformats.org/officeDocument/2006/relationships/hyperlink" Target="https://easystats.github.io/performance/" TargetMode="External"/><Relationship Id="rId14" Type="http://schemas.openxmlformats.org/officeDocument/2006/relationships/hyperlink" Target="https://en.wikipedia.org/wiki/Modular_programming" TargetMode="External"/><Relationship Id="rId39" Type="http://schemas.openxmlformats.org/officeDocument/2006/relationships/hyperlink" Target="https://ggplot2.tidyverse.org/" TargetMode="External"/><Relationship Id="rId34" Type="http://schemas.openxmlformats.org/officeDocument/2006/relationships/hyperlink" Target="https://github.com/Morrison-Lab/ISLR-tidymodels-labs" TargetMode="External"/><Relationship Id="rId26" Type="http://schemas.openxmlformats.org/officeDocument/2006/relationships/hyperlink" Target="https://github.com/Morrison-Lab/ai-config/pull/4386" TargetMode="External"/><Relationship Id="rId27" Type="http://schemas.openxmlformats.org/officeDocument/2006/relationships/hyperlink" Target="https://github.com/Morrison-Lab/gha" TargetMode="External"/><Relationship Id="rId28" Type="http://schemas.openxmlformats.org/officeDocument/2006/relationships/hyperlink" Target="https://github.com/Morrison-Lab/gha/issues/1193" TargetMode="External"/><Relationship Id="rId44" Type="http://schemas.openxmlformats.org/officeDocument/2006/relationships/hyperlink" Target="https://github.com/d-morrison/rme" TargetMode="External"/><Relationship Id="rId35" Type="http://schemas.openxmlformats.org/officeDocument/2006/relationships/hyperlink" Target="https://github.com/intro-stat-learning/ISLP_labs" TargetMode="External"/><Relationship Id="rId50" Type="http://schemas.openxmlformats.org/officeDocument/2006/relationships/hyperlink" Target="https://github.com/quarto-ext/include-code-files" TargetMode="External"/><Relationship Id="rId41" Type="http://schemas.openxmlformats.org/officeDocument/2006/relationships/hyperlink" Target="https://strengejacke.github.io/ggeffects/" TargetMode="External"/><Relationship Id="rId40" Type="http://schemas.openxmlformats.org/officeDocument/2006/relationships/hyperlink" Target="https://strengejacke.github.io/sjPlot/" TargetMode="External"/><Relationship Id="rId48" Type="http://schemas.openxmlformats.org/officeDocument/2006/relationships/hyperlink" Target="https://tibble.tidyverse.org/" TargetMode="External"/><Relationship Id="rId47" Type="http://schemas.openxmlformats.org/officeDocument/2006/relationships/hyperlink" Target="https://tidyr.tidyverse.org/" TargetMode="External"/><Relationship Id="rId33" Type="http://schemas.openxmlformats.org/officeDocument/2006/relationships/hyperlink" Target="https://www.tidymodels.org/" TargetMode="External"/><Relationship Id="rId15" Type="http://schemas.openxmlformats.org/officeDocument/2006/relationships/hyperlink" Target="notation.qmd#making-expressions-concise" TargetMode="External"/><Relationship Id="rId29" Type="http://schemas.openxmlformats.org/officeDocument/2006/relationships/hyperlink" Target="paper-organization.qmd#figures-and-tables" TargetMode="External"/><Relationship Id="rId68" Type="http://schemas.openxmlformats.org/officeDocument/2006/relationships/hyperlink" Target="word-choice.qmd#avoid-vague-and-metaphorical-language" TargetMode="External"/><Relationship Id="rId67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2026-10-26T05:16:31Z</dcterms:created>
  <dcterms:modified xsi:type="dcterms:W3CDTF">2026-10-26T05:16:31Z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2026-10-25 22:11:51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