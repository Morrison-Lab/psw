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2026-10-22 16:04:26 (PDT)</w:delText>
        </w:r>
      </w:del>
    </w:p>
    <w:p>
      <w:pPr>
        <w:pStyle w:val="Date"/>
      </w:pPr>
      <w:ins w:id="2" w:author="PR Preview" w:date="2026-01-01T00:00:00Z">
        <w:r>
          <w:t xml:space="preserve">Last modified: 2026-10-22 18:57:07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2026-10-23T02:00:08Z</dcterms:created>
  <dcterms:modified xsi:type="dcterms:W3CDTF">2026-10-23T02:00:08Z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18:57:07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