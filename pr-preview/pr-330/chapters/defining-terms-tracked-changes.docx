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Say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“fitted model”</w:delText>
        </w:r>
      </w:del>
      <w:del w:id="6" w:author="PR Preview" w:date="2026-01-01T00:00:00Z">
        <w:r>
          <w:rPr>
            <w:b/>
            <w:bCs/>
          </w:rPr>
          <w:delText xml:space="preserve">, not</w:delText>
        </w:r>
      </w:del>
      <w:del w:id="7" w:author="PR Preview" w:date="2026-01-01T00:00:00Z">
        <w:r>
          <w:rPr>
            <w:b/>
            <w:bCs/>
          </w:rP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“prediction rule”</w:delText>
        </w:r>
      </w:del>
      <w:del w:id="9" w:author="PR Preview" w:date="2026-01-01T00:00:00Z">
        <w:r>
          <w:rPr>
            <w:b/>
            <w:bCs/>
          </w:rPr>
          <w:delText xml:space="preserve">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fitted model that is used to predict outcomes is still a fitted model,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a second name for one object makes readers wonder whether there are two objects,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so call it a fitted model every time.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Write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“the fitted model predicts”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never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“the prediction rule predicts”</w:delText>
        </w:r>
      </w:del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When a set of notes defines the fitted model,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“prediction rule”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belongs only in that definition, as an alias in bold and in the div title,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so that a reader who meets the alias elsewhere can find its meaning.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If the notes once defined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“prediction rule”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under its own anchor,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keep the old anchor as a span on the alias,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so that links to it still land there.</w:delText>
        </w:r>
      </w:del>
    </w:p>
    <w:p>
      <w:pPr>
        <w:numPr>
          <w:ilvl w:val="0"/>
          <w:numId w:val="1001"/>
        </w:numPr>
      </w:pPr>
      <w:ins w:id="44" w:author="PR Preview" w:date="2026-01-01T00:00:00Z">
        <w:r>
          <w:rPr>
            <w:b/>
            <w:bCs/>
          </w:rPr>
          <w:t xml:space="preserve">Use</w:t>
        </w:r>
      </w:ins>
      <w:ins w:id="45" w:author="PR Preview" w:date="2026-01-01T00:00:00Z">
        <w:r>
          <w:rPr>
            <w:b/>
            <w:bCs/>
          </w:rP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“prediction rule”</w:t>
        </w:r>
      </w:ins>
      <w:ins w:id="47" w:author="PR Preview" w:date="2026-01-01T00:00:00Z">
        <w:r>
          <w:rPr>
            <w:b/>
            <w:bCs/>
          </w:rP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only for a fitted model in its role as a predictor: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Not every fitted model is used to predict outcomes,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so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“prediction rule”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a narrower term, not another name for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“fitted model”</w:t>
        </w:r>
      </w:ins>
      <w:ins w:id="59" w:author="PR Preview" w:date="2026-01-01T00:00:00Z">
        <w:r>
          <w:t xml:space="preserve">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Define it in its own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#def-prediction-rule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div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as a fitted model that is used to predict outcomes at a new covariate value,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 link it to that definition at its first use.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Write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“the fitted model”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for a sentence about the model itself,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such as its form, its coefficients or its fit to the training set.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Write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“the prediction rule”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only where the sentence needs the role of predicting a new outcome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to tell it from other uses of the fitted model.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The verb does not change the term: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keep writing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“the fitted model predicts”</w:t>
        </w:r>
      </w:ins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as the bullet above requires.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example, write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“the fitted model has slope 2”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“a clinic uses the prediction rule for new patients”</w:t>
        </w:r>
      </w:ins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not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“the prediction rule has slope 2”</w:t>
        </w:r>
      </w:ins>
      <w:ins w:id="108" w:author="PR Preview" w:date="2026-01-01T00:00:00Z">
        <w:r>
          <w:t xml:space="preserve">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If the notes once defined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“prediction rule”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as a span inside the fitted model’s definition,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keep that anchor on the new div,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 that links to it still land there.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2026-10-23T02:17:01Z</dcterms:created>
  <dcterms:modified xsi:type="dcterms:W3CDTF">2026-10-23T02:17:01Z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