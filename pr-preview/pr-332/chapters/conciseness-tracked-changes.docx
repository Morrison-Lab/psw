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2026-10-22 20:23:53 (PDT)</w:delText>
        </w:r>
      </w:del>
    </w:p>
    <w:p>
      <w:pPr>
        <w:pStyle w:val="Date"/>
      </w:pPr>
      <w:ins w:id="2" w:author="PR Preview" w:date="2026-01-01T00:00:00Z">
        <w:r>
          <w:t xml:space="preserve">Last modified: 2026-10-22 21:56:45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2026-10-23T05:00:02Z</dcterms:created>
  <dcterms:modified xsi:type="dcterms:W3CDTF">2026-10-23T05:00:02Z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2026-10-22 21:56:45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