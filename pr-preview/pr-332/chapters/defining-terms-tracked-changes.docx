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Define a new symbol by its most direct, literal meaning, and derive its other forms: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Define a shorthand symbol directly from the objects it summarizes,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then prove any equivalent form as a result.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For example, with deviations</w:t>
        </w:r>
      </w:ins>
      <w:ins w:id="10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from the population mean</w:t>
        </w:r>
      </w:ins>
      <w:ins w:id="13" w:author="PR Preview" w:date="2026-01-01T00:00:00Z">
        <w:r>
          <w:t xml:space="preserve"> </w:t>
        </w:r>
      </w:ins>
      <m:oMath>
        <m:r>
          <m:t>μ</m:t>
        </m:r>
      </m:oMath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define the sample mean of the deviations as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ins w:id="17" w:author="PR Preview" w:date="2026-01-01T00:00:00Z">
        <w:r>
          <w:t xml:space="preserve">then show that</w:t>
        </w:r>
      </w:ins>
      <w:ins w:id="1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Defining</w:t>
        </w:r>
      </w:ins>
      <w:ins w:id="2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as</w:t>
        </w:r>
      </w:ins>
      <w:ins w:id="2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states a result in place of the meaning,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hides that the symbol is a mean of the deviations.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2026-10-23T05:00:18Z</dcterms:created>
  <dcterms:modified xsi:type="dcterms:W3CDTF">2026-10-23T05:00:18Z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