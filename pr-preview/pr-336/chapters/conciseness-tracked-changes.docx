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2026-10-22 20:23:53 (PDT)</w:delText>
        </w:r>
      </w:del>
    </w:p>
    <w:p>
      <w:pPr>
        <w:pStyle w:val="Date"/>
      </w:pPr>
      <w:ins w:id="2" w:author="PR Preview" w:date="2026-01-01T00:00:00Z">
        <w:r>
          <w:t xml:space="preserve">Last modified: 2026-10-22 23:11:40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2026-10-23T06:14:16Z</dcterms:created>
  <dcterms:modified xsi:type="dcterms:W3CDTF">2026-10-23T06:14:16Z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23:11:40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