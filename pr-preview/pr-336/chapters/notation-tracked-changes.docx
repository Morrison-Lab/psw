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The ❌ version does five operations in one line: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it splits the sum,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sums a constant,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factors a constant out of a sum,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substitutes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substitutes</w:delText>
        </w:r>
      </w:del>
      <w:del w:id="16" w:author="PR Preview" w:date="2026-01-01T00:00:00Z">
        <w:r>
          <w:delText xml:space="preserve"> </w:delText>
        </w:r>
      </w:del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 ✅ version gives each of the five its own line.</w:delText>
        </w:r>
      </w:del>
    </w:p>
    <w:p>
      <w:pPr>
        <w:pStyle w:val="FirstParagraph"/>
      </w:pPr>
      <w:ins w:id="20" w:author="PR Preview" w:date="2026-01-01T00:00:00Z">
        <w:r>
          <w:t xml:space="preserve">The ❌ version does five operations in one line: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it distributes the sum over the terms,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sums a constant,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factors a constant out of a sum,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substitutes</w:t>
        </w:r>
      </w:ins>
      <w:ins w:id="29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substitutes</w:t>
        </w:r>
      </w:ins>
      <w:ins w:id="33" w:author="PR Preview" w:date="2026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✅ version gives each of the five its own line.</w:t>
        </w:r>
      </w:ins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del w:id="37" w:author="PR Preview" w:date="2026-01-01T00:00:00Z">
        <w:r>
          <w:delText xml:space="preserve">2.1 Applying a definition is a step</w:delText>
        </w:r>
      </w:del>
    </w:p>
    <w:p>
      <w:pPr>
        <w:pStyle w:val="Heading3"/>
      </w:pPr>
      <w:ins w:id="38" w:author="PR Preview" w:date="2026-01-01T00:00:00Z">
        <w:r>
          <w:t xml:space="preserve">2.1 Name a step by its standard rule</w:t>
        </w:r>
      </w:ins>
    </w:p>
    <w:p>
      <w:pPr>
        <w:pStyle w:val="FirstParagraph"/>
      </w:pPr>
      <w:ins w:id="39" w:author="PR Preview" w:date="2026-01-01T00:00:00Z">
        <w:r>
          <w:t xml:space="preserve">Justify a line with the standard name of the rule it applies,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not an informal description of what it does to the symbols.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Write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“distribute the sum over the terms”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rather than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“split the sum”</w:t>
        </w:r>
      </w:ins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“factor the constant out of the sum”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rather than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“pull out the constant”</w:t>
        </w:r>
      </w:ins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 standard name tells the reader which rule to check the line against;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an informal one only describes the change.</w:t>
        </w:r>
      </w:ins>
    </w:p>
    <w:bookmarkEnd w:id="19"/>
    <w:bookmarkStart w:id="21" w:name="applying-a-definition-is-a-step"/>
    <w:p>
      <w:pPr>
        <w:pStyle w:val="Heading3"/>
      </w:pPr>
      <w:ins w:id="64" w:author="PR Preview" w:date="2026-01-01T00:00:00Z">
        <w:r>
          <w:t xml:space="preserve">2.2 Applying a definition is a step</w:t>
        </w:r>
      </w:ins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del w:id="65" w:author="PR Preview" w:date="2026-01-01T00:00:00Z">
        <w:r>
          <w:delText xml:space="preserve">2.2 Using a fact the reader has not seen</w:delText>
        </w:r>
      </w:del>
    </w:p>
    <w:p>
      <w:pPr>
        <w:pStyle w:val="Heading3"/>
      </w:pPr>
      <w:ins w:id="66" w:author="PR Preview" w:date="2026-01-01T00:00:00Z">
        <w:r>
          <w:t xml:space="preserve">2.3 Using a fact the reader has not seen</w:t>
        </w:r>
      </w:ins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del w:id="67" w:author="PR Preview" w:date="2026-01-01T00:00:00Z">
        <w:r>
          <w:delText xml:space="preserve">2.3 Long derivations</w:delText>
        </w:r>
      </w:del>
    </w:p>
    <w:p>
      <w:pPr>
        <w:pStyle w:val="Heading3"/>
      </w:pPr>
      <w:ins w:id="68" w:author="PR Preview" w:date="2026-01-01T00:00:00Z">
        <w:r>
          <w:t xml:space="preserve">2.4 Long derivations</w:t>
        </w:r>
      </w:ins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2026-10-23T06:15:13Z</dcterms:created>
  <dcterms:modified xsi:type="dcterms:W3CDTF">2026-10-23T06:15:13Z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