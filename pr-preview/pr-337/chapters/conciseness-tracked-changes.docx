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2026-10-23 00:13:07 (PDT)</w:delText>
        </w:r>
      </w:del>
    </w:p>
    <w:p>
      <w:pPr>
        <w:pStyle w:val="Date"/>
      </w:pPr>
      <w:ins w:id="2" w:author="PR Preview" w:date="2026-01-01T00:00:00Z">
        <w:r>
          <w:t xml:space="preserve">Last modified: 2026-10-23 02:22:34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2026-10-23T09:25:47Z</dcterms:created>
  <dcterms:modified xsi:type="dcterms:W3CDTF">2026-10-23T09:25:47Z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2026-10-23 02:22:34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