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ins w:id="3" w:author="PR Preview" w:date="2026-01-01T00:00:00Z">
        <w:r>
          <w:t xml:space="preserve">Give nearly every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rPr>
            <w:rStyle w:val="VerbatimChar"/>
          </w:rPr>
          <w:t xml:space="preserve">#exm-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div a figure of its data, model or results (Ezra, 2026-10-23).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When an example has no figure, state the reason in that div.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Put the figure inside the div,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or include a subfile whose name ends in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_fig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inside the div.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When an example has nothing to plot, such as a single number,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add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rStyle w:val="VerbatimChar"/>
          </w:rPr>
          <w:t xml:space="preserve">&lt;!-- no-figure: reason --&gt;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inside the div,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replacing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rStyle w:val="VerbatimChar"/>
          </w:rPr>
          <w:t xml:space="preserve">reason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 why there is nothing to plot.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check-exm-figures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workflow in</w:t>
        </w:r>
      </w:ins>
      <w:ins w:id="38" w:author="PR Preview" w:date="2026-01-01T00:00:00Z">
        <w:r>
          <w:t xml:space="preserve"> </w:t>
        </w:r>
      </w:ins>
      <w:hyperlink r:id="rId27">
        <w:ins w:id="39" w:author="PR Preview" w:date="2026-01-01T00:00:00Z">
          <w:r>
            <w:rPr>
              <w:rStyle w:val="VerbatimChar"/>
            </w:rPr>
            <w:t xml:space="preserve">gha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reports, in a pull request, each example that has no figure and no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no-figure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comment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</w:t>
        </w:r>
      </w:ins>
      <w:hyperlink r:id="rId28">
        <w:ins w:id="48" w:author="PR Preview" w:date="2026-01-01T00:00:00Z">
          <w:r>
            <w:rPr>
              <w:rStyle w:val="Hyperlink"/>
            </w:rPr>
            <w:t xml:space="preserve">gha#1193</w:t>
          </w:r>
        </w:ins>
      </w:hyperlink>
      <w:ins w:id="4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2026-10-23T20:24:50Z</dcterms:created>
  <dcterms:modified xsi:type="dcterms:W3CDTF">2026-10-23T20:24:50Z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