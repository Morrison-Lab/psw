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2026-10-23 11:24:10 (PDT)</w:delText>
        </w:r>
      </w:del>
    </w:p>
    <w:p>
      <w:pPr>
        <w:pStyle w:val="Date"/>
      </w:pPr>
      <w:ins w:id="2" w:author="PR Preview" w:date="2026-01-01T00:00:00Z">
        <w:r>
          <w:t xml:space="preserve">Last modified: 2026-10-23 13:25:27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2026-10-23T20:29:04Z</dcterms:created>
  <dcterms:modified xsi:type="dcterms:W3CDTF">2026-10-23T20:29:04Z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2026-10-23 13:25:27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