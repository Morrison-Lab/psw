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Name the synonyms: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 a field uses several words for one concept,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such as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i/>
            <w:iCs/>
          </w:rPr>
          <w:delText xml:space="preserve">learning</w:delText>
        </w:r>
      </w:del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i/>
            <w:iCs/>
          </w:rPr>
          <w:delText xml:space="preserve">training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i/>
            <w:iCs/>
          </w:rPr>
          <w:delText xml:space="preserve">fitting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 model,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every word that names the concept is an alternative name,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each is treated exactly as the primary name: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put all of them in the div title, as in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“Postulate (axiom)”</w:delText>
        </w:r>
      </w:del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bold each where it first appears in the definition.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This covers the names other sources use, such as a textbook’s,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which belong in the title and in bold too,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as in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“Risk (expected loss, population risk, true risk,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generalization error, expected prediction error)”</w:delText>
        </w:r>
      </w:del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Say which one the document uses.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Name near-synonyms in the definition block or in a callout beside it,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state how they differ.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 reader who meets the other words in another source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can then connect them to the concept already learned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(see</w:delText>
        </w:r>
      </w:del>
      <w:del w:id="53" w:author="PR Preview" w:date="2026-01-01T00:00:00Z">
        <w:r>
          <w:delText xml:space="preserve"> </w:delText>
        </w:r>
      </w:del>
      <w:hyperlink r:id="rId18">
        <w:del w:id="54" w:author="PR Preview" w:date="2026-01-01T00:00:00Z">
          <w:r>
            <w:rPr>
              <w:rStyle w:val="Hyperlink"/>
            </w:rPr>
            <w:delText xml:space="preserve">Minimize unnecessary jargon</w:delText>
          </w:r>
        </w:del>
      </w:hyperlink>
      <w:del w:id="55" w:author="PR Preview" w:date="2026-01-01T00:00:00Z">
        <w:r>
          <w:delText xml:space="preserve">).</w:delText>
        </w:r>
      </w:del>
    </w:p>
    <w:p>
      <w:pPr>
        <w:numPr>
          <w:ilvl w:val="0"/>
          <w:numId w:val="1001"/>
        </w:numPr>
      </w:pPr>
      <w:ins w:id="56" w:author="PR Preview" w:date="2026-01-01T00:00:00Z">
        <w:r>
          <w:rPr>
            <w:b/>
            <w:bCs/>
          </w:rPr>
          <w:t xml:space="preserve">Name the synonyms: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When a field uses several words for one concept,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such as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rPr>
            <w:i/>
            <w:iCs/>
          </w:rPr>
          <w:t xml:space="preserve">learning</w:t>
        </w:r>
      </w:ins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i/>
            <w:iCs/>
          </w:rPr>
          <w:t xml:space="preserve">training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i/>
            <w:iCs/>
          </w:rPr>
          <w:t xml:space="preserve">fitting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 model,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every word that names the concept is an alternative name,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 each is treated exactly as the primary name: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put all of them in the div title as a comma-separated list,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 the primary name first, as in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“Postulate, axiom”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 bold each where it first appears in the definition.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Do not use parentheses or a phrase such as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“also called”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in the title.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This covers the names other sources use, such as a textbook’s,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which belong in the title and in bold too,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as in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“Risk, expected loss, population risk, true risk,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generalization error, expected prediction error”</w:t>
        </w:r>
      </w:ins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Say which one the document uses.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Name near-synonyms in the definition block or in a callout beside it,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 state how they differ.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 reader who meets the other words in another source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can then connect them to the concept already learned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(see</w:t>
        </w:r>
      </w:ins>
      <w:ins w:id="114" w:author="PR Preview" w:date="2026-01-01T00:00:00Z">
        <w:r>
          <w:t xml:space="preserve"> </w:t>
        </w:r>
      </w:ins>
      <w:hyperlink r:id="rId18">
        <w:ins w:id="115" w:author="PR Preview" w:date="2026-01-01T00:00:00Z">
          <w:r>
            <w:rPr>
              <w:rStyle w:val="Hyperlink"/>
            </w:rPr>
            <w:t xml:space="preserve">Minimize unnecessary jargon</w:t>
          </w:r>
        </w:ins>
      </w:hyperlink>
      <w:ins w:id="116" w:author="PR Preview" w:date="2026-01-01T00:00:00Z">
        <w:r>
          <w:t xml:space="preserve">).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2026-10-23T20:29:19Z</dcterms:created>
  <dcterms:modified xsi:type="dcterms:W3CDTF">2026-10-23T20:29:19Z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