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13:27:37 (PDT)</w:delText>
        </w:r>
      </w:del>
    </w:p>
    <w:p>
      <w:pPr>
        <w:pStyle w:val="Date"/>
      </w:pPr>
      <w:ins w:id="2" w:author="PR Preview" w:date="2026-01-01T00:00:00Z">
        <w:r>
          <w:t xml:space="preserve">Last modified: 2026-10-23 16:01:27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2026-10-23T23:04:32Z</dcterms:created>
  <dcterms:modified xsi:type="dcterms:W3CDTF">2026-10-23T23:04:32Z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16:01:27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