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2026-10-23 13:27:37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16:01:27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9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7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7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ins w:id="3" w:author="PR Preview" w:date="2026-01-01T00:00:00Z">
        <w:r>
          <w:rPr>
            <w:b/>
            <w:bCs/>
          </w:rPr>
          <w:t xml:space="preserve">Tell synonyms from hyponyms: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A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rPr>
            <w:i/>
            <w:iCs/>
          </w:rPr>
          <w:t xml:space="preserve">synonym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names the same concept as the primary term,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so it belongs in the div title.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A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rPr>
            <w:i/>
            <w:iCs/>
          </w:rPr>
          <w:t xml:space="preserve">hyponym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names a special case of another term,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such as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“linear regression”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for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“regression model”</w:t>
        </w:r>
      </w:ins>
      <w:ins w:id="26" w:author="PR Preview" w:date="2026-01-01T00:00:00Z">
        <w:r>
          <w:t xml:space="preserve">,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so it is a different concept.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Give each hyponym its own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rPr>
            <w:rStyle w:val="VerbatimChar"/>
          </w:rPr>
          <w:t xml:space="preserve">#def-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div,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and never put it in the title of the general term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or introduce it with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“also called”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(Ezra, 2026-10-23).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When unsure, check both directions.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Is every instance of the new term an instance of the old term?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Is every instance of the old term an instance of the new term?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If only the first holds, the new term is a hyponym.</w:t>
        </w:r>
      </w:ins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9"/>
    <w:bookmarkStart w:id="26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0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0"/>
    <w:bookmarkStart w:id="21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1"/>
    <w:bookmarkStart w:id="22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2"/>
    <w:bookmarkStart w:id="23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3"/>
    <w:bookmarkStart w:id="24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4"/>
    <w:bookmarkStart w:id="25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5"/>
    <w:bookmarkEnd w:id="26"/>
    <w:bookmarkStart w:id="31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7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28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8"/>
    <w:bookmarkStart w:id="29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9"/>
    <w:bookmarkStart w:id="30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0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1"/>
    <w:bookmarkStart w:id="35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3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3"/>
    <w:bookmarkStart w:id="34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4"/>
    <w:bookmarkEnd w:id="35"/>
    <w:bookmarkStart w:id="36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6"/>
    <w:bookmarkStart w:id="37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7"/>
    <w:bookmarkStart w:id="45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9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8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9"/>
    <w:bookmarkStart w:id="44" w:name="example-pythagorean-theorem"/>
    <w:p>
      <w:pPr>
        <w:pStyle w:val="Heading3"/>
      </w:pPr>
      <w:r>
        <w:t xml:space="preserve">7.2 Example: Pythagorean theorem</w:t>
      </w:r>
    </w:p>
    <w:bookmarkStart w:id="40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0"/>
    <w:bookmarkStart w:id="41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2"/>
    <w:bookmarkStart w:id="43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3"/>
    <w:bookmarkEnd w:id="44"/>
    <w:bookmarkEnd w:id="45"/>
    <w:bookmarkStart w:id="53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7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7"/>
    <w:bookmarkStart w:id="48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8"/>
    <w:bookmarkStart w:id="49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9"/>
    <w:bookmarkStart w:id="50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1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1"/>
    <w:bookmarkStart w:id="52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https://quarto.org/docs/authoring/cross-references.html#theorems-and-proofs" TargetMode="External"/><Relationship Id="rId32" Type="http://schemas.openxmlformats.org/officeDocument/2006/relationships/hyperlink" Target="mathematical-writing.qmd#make-the-prose-say-what-the-formula-says" TargetMode="External"/><Relationship Id="rId46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8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https://quarto.org/docs/authoring/cross-references.html#theorems-and-proofs" TargetMode="External"/><Relationship Id="rId32" Type="http://schemas.openxmlformats.org/officeDocument/2006/relationships/hyperlink" Target="mathematical-writing.qmd#make-the-prose-say-what-the-formula-says" TargetMode="External"/><Relationship Id="rId46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8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2026-10-23T23:04:47Z</dcterms:created>
  <dcterms:modified xsi:type="dcterms:W3CDTF">2026-10-23T23:04:47Z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16:01:27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