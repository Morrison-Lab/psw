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16:25:18 (PDT)</w:delText>
        </w:r>
      </w:del>
    </w:p>
    <w:p>
      <w:pPr>
        <w:pStyle w:val="Date"/>
      </w:pPr>
      <w:ins w:id="2" w:author="PR Preview" w:date="2026-01-01T00:00:00Z">
        <w:r>
          <w:t xml:space="preserve">Last modified: 2026-10-23 17:35:25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2026-10-24T00:38:38Z</dcterms:created>
  <dcterms:modified xsi:type="dcterms:W3CDTF">2026-10-24T00:38:38Z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17:35:25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