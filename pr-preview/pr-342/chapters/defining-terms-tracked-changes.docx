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ins w:id="3" w:author="PR Preview" w:date="2026-01-01T00:00:00Z">
        <w:r>
          <w:rPr>
            <w:b/>
            <w:bCs/>
          </w:rPr>
          <w:t xml:space="preserve">Give a definition a symbol only when the object recurs in formulas: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Introduce a new symbol or macro for a defined term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when the term appears in at least two formulas.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 term that appears only in words, such as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“pairwise disjoint”</w:t>
        </w:r>
      </w:ins>
      <w:ins w:id="12" w:author="PR Preview" w:date="2026-01-01T00:00:00Z">
        <w:r>
          <w:t xml:space="preserve">,</w:t>
        </w:r>
      </w:ins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needs no symbol.</w:t>
        </w:r>
      </w:ins>
      <w:ins w:id="15" w:author="PR Preview" w:date="2026-01-01T00:00:00Z">
        <w:r>
          <w:t xml:space="preserve"> </w:t>
        </w:r>
      </w:ins>
      <w:ins w:id="16" w:author="PR Preview" w:date="2026-01-01T00:00:00Z">
        <w:r>
          <w:t xml:space="preserve">A term that recurs in formulas, such as a level set, needs one,</w:t>
        </w:r>
      </w:ins>
      <w:ins w:id="17" w:author="PR Preview" w:date="2026-01-01T00:00:00Z">
        <w:r>
          <w:t xml:space="preserve"> </w:t>
        </w:r>
      </w:ins>
      <w:ins w:id="18" w:author="PR Preview" w:date="2026-01-01T00:00:00Z">
        <w:r>
          <w:t xml:space="preserve">so the reader sees the same object written the same way each time.</w:t>
        </w:r>
      </w:ins>
      <w:ins w:id="19" w:author="PR Preview" w:date="2026-01-01T00:00:00Z">
        <w:r>
          <w:t xml:space="preserve"> </w:t>
        </w:r>
      </w:ins>
      <w:ins w:id="20" w:author="PR Preview" w:date="2026-01-01T00:00:00Z">
        <w:r>
          <w:t xml:space="preserve">Define the symbol by the term’s most literal meaning,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such as the preimage of a single value for a level set.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No check can decide this rule,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because whether a term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“recurs”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depends on how the notes use it,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so a reviewer judges it.</w:t>
        </w:r>
      </w:ins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2026-10-24T00:38:54Z</dcterms:created>
  <dcterms:modified xsi:type="dcterms:W3CDTF">2026-10-24T00:38:54Z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