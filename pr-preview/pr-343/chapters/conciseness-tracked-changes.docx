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2026-10-23 23:02:19 (PDT)</w:delText>
        </w:r>
      </w:del>
    </w:p>
    <w:p>
      <w:pPr>
        <w:pStyle w:val="Date"/>
      </w:pPr>
      <w:ins w:id="2" w:author="PR Preview" w:date="2026-01-01T00:00:00Z">
        <w:r>
          <w:t xml:space="preserve">Last modified: 2026-10-24 14:48:44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2026-10-24T21:51:56Z</dcterms:created>
  <dcterms:modified xsi:type="dcterms:W3CDTF">2026-10-24T21:51:56Z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14:48:44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