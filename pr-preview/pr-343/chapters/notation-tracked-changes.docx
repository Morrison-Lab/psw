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02:30:22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ins w:id="3" w:author="PR Preview" w:date="2026-01-01T00:00:00Z">
        <w:r>
          <w:t xml:space="preserve">Search the shared macros for the chunk before you write it by hand.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 macro often exists already,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and any expression spelled out in full that a macro or a shorter form could say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is the sign that nobody looked.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A difference is only the commonest case.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For example, an exercise wrote the left side of the bias–variance decomposition as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rPr>
            <w:rStyle w:val="VerbatimChar"/>
          </w:rPr>
          <w:t xml:space="preserve">\E{\paren{\newoutvar - \predvalf{\newpredval}}^2}</w:t>
        </w:r>
      </w:ins>
      <w:ins w:id="16" w:author="PR Preview" w:date="2026-01-01T00:00:00Z">
        <w:r>
          <w:t xml:space="preserve">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when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rPr>
            <w:rStyle w:val="VerbatimChar"/>
          </w:rPr>
          <w:t xml:space="preserve">\prederrf{\predvalf{\newpredval}}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names the same prediction error,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and the squared bias, written out the same way, has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rPr>
            <w:rStyle w:val="VerbatimChar"/>
          </w:rPr>
          <w:t xml:space="preserve">\biassymf</w:t>
        </w:r>
      </w:ins>
      <w:ins w:id="27" w:author="PR Preview" w:date="2026-01-01T00:00:00Z">
        <w:r>
          <w:t xml:space="preserve">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When you find one such chunk, sweep the other notes repositories for it,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in small batches of one repository each.</w:t>
        </w:r>
      </w:ins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2026-10-26T09:35:02Z</dcterms:created>
  <dcterms:modified xsi:type="dcterms:W3CDTF">2026-10-26T09:35:02Z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02:30:22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