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2026-10-23 23:02:19 (PDT)</w:delText>
        </w:r>
      </w:del>
    </w:p>
    <w:p>
      <w:pPr>
        <w:pStyle w:val="Date"/>
      </w:pPr>
      <w:ins w:id="2" w:author="PR Preview" w:date="2026-01-01T00:00:00Z">
        <w:r>
          <w:t xml:space="preserve">Last modified: 2026-10-24 15:16:40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2026-10-24T22:19:54Z</dcterms:created>
  <dcterms:modified xsi:type="dcterms:W3CDTF">2026-10-24T22:19:54Z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15:16:40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