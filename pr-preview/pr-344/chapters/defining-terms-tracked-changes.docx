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15:16:40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Link the longest defined phrase: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When a longer phrase has its own definition,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link the whole phrase to that definition,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not a shorter term inside it.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For example, link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rPr>
            <w:rStyle w:val="VerbatimChar"/>
          </w:rPr>
          <w:t xml:space="preserve">[logistic regression](#def-logistic-regression)</w:t>
        </w:r>
      </w:ins>
      <w:ins w:id="14" w:author="PR Preview" w:date="2026-01-01T00:00:00Z">
        <w:r>
          <w:t xml:space="preserve">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not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“logistic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rStyle w:val="VerbatimChar"/>
          </w:rPr>
          <w:t xml:space="preserve">[regression](#def-regression)</w:t>
        </w:r>
      </w:ins>
      <w:ins w:id="21" w:author="PR Preview" w:date="2026-01-01T00:00:00Z">
        <w:r>
          <w:t xml:space="preserve">”</w:t>
        </w:r>
      </w:ins>
      <w:ins w:id="22" w:author="PR Preview" w:date="2026-01-01T00:00:00Z">
        <w:r>
          <w:t xml:space="preserve">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The shorter term names a different concept,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so linking it sends the reader to the wrong definition.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Link the shorter term only where it stands alone.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rStyle w:val="VerbatimChar"/>
          </w:rPr>
          <w:t xml:space="preserve">check-term-links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check in</w:t>
        </w:r>
      </w:ins>
      <w:ins w:id="35" w:author="PR Preview" w:date="2026-01-01T00:00:00Z">
        <w:r>
          <w:t xml:space="preserve"> </w:t>
        </w:r>
      </w:ins>
      <w:hyperlink r:id="rId17">
        <w:ins w:id="36" w:author="PR Preview" w:date="2026-01-01T00:00:00Z">
          <w:r>
            <w:rPr>
              <w:rStyle w:val="Hyperlink"/>
            </w:rPr>
            <w:t xml:space="preserve">gha</w:t>
          </w:r>
        </w:ins>
      </w:hyperlink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flags a partial link.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2026-10-24T22:20:11Z</dcterms:created>
  <dcterms:modified xsi:type="dcterms:W3CDTF">2026-10-24T22:20:11Z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