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2026-10-24 17:51:57 (PDT)</w:delText>
        </w:r>
      </w:del>
    </w:p>
    <w:p>
      <w:pPr>
        <w:pStyle w:val="Date"/>
      </w:pPr>
      <w:ins w:id="2" w:author="PR Preview" w:date="2026-01-01T00:00:00Z">
        <w:r>
          <w:t xml:space="preserve">Last modified: 2026-10-24 20:24:42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2026-10-25T03:28:00Z</dcterms:created>
  <dcterms:modified xsi:type="dcterms:W3CDTF">2026-10-25T03:28:00Z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20:24:42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