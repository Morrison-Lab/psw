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21:57:37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del w:id="3" w:author="PR Preview" w:date="2026-01-01T00:00:00Z">
        <w:r>
          <w:delText xml:space="preserve">❌ Chebyshev’s inequality says that …</w:delText>
        </w:r>
      </w:del>
    </w:p>
    <w:p>
      <w:pPr>
        <w:pStyle w:val="BlockText"/>
      </w:pPr>
      <w:del w:id="4" w:author="PR Preview" w:date="2026-01-01T00:00:00Z">
        <w:r>
          <w:delText xml:space="preserve">✅ Chebyshev’s inequality says that …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Bienaymé derived the bound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(Bienaymé 1853)</w:delText>
        </w:r>
      </w:del>
      <w:del w:id="9" w:author="PR Preview" w:date="2026-01-01T00:00:00Z">
        <w:r>
          <w:delText xml:space="preserve">, and Tchébychef proved a more general form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(Tchébychef 1867)</w:delText>
        </w:r>
      </w:del>
      <w:del w:id="12" w:author="PR Preview" w:date="2026-01-01T00:00:00Z">
        <w:r>
          <w:delText xml:space="preserve">.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 modern treatment is in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Blitzstein and Hwang (2019)</w:delText>
        </w:r>
      </w:del>
      <w:del w:id="17" w:author="PR Preview" w:date="2026-01-01T00:00:00Z">
        <w:r>
          <w:delText xml:space="preserve">.</w:delText>
        </w:r>
      </w:del>
    </w:p>
    <w:p>
      <w:pPr>
        <w:pStyle w:val="BlockText"/>
      </w:pPr>
      <w:ins w:id="18" w:author="PR Preview" w:date="2026-01-01T00:00:00Z">
        <w:r>
          <w:t xml:space="preserve">❌ Chebyshev’s inequality bounds the probability that …</w:t>
        </w:r>
      </w:ins>
    </w:p>
    <w:p>
      <w:pPr>
        <w:pStyle w:val="BlockText"/>
      </w:pPr>
      <w:ins w:id="19" w:author="PR Preview" w:date="2026-01-01T00:00:00Z">
        <w:r>
          <w:t xml:space="preserve">✅ Chebyshev’s inequality bounds the probability that …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Bienaymé derived the bound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(Bienaymé 1853)</w:t>
        </w:r>
      </w:ins>
      <w:ins w:id="24" w:author="PR Preview" w:date="2026-01-01T00:00:00Z">
        <w:r>
          <w:t xml:space="preserve">, and Tchébychef proved a more general form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(Tchébychef 1867)</w:t>
        </w:r>
      </w:ins>
      <w:ins w:id="27" w:author="PR Preview" w:date="2026-01-01T00:00:00Z">
        <w:r>
          <w:t xml:space="preserve">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A modern treatment is in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Blitzstein and Hwang (2019)</w:t>
        </w:r>
      </w:ins>
      <w:ins w:id="32" w:author="PR Preview" w:date="2026-01-01T00:00:00Z">
        <w:r>
          <w:t xml:space="preserve">.</w:t>
        </w:r>
      </w:ins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2026-10-25T05:00:34Z</dcterms:created>
  <dcterms:modified xsi:type="dcterms:W3CDTF">2026-10-25T05:00:34Z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