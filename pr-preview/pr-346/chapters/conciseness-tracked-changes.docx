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2026-10-24 21:51:54 (PDT)</w:delText>
        </w:r>
      </w:del>
    </w:p>
    <w:p>
      <w:pPr>
        <w:pStyle w:val="Date"/>
      </w:pPr>
      <w:ins w:id="2" w:author="PR Preview" w:date="2026-01-01T00:00:00Z">
        <w:r>
          <w:t xml:space="preserve">Last modified: 2026-10-24 21:57:37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2026-10-25T05:00:45Z</dcterms:created>
  <dcterms:modified xsi:type="dcterms:W3CDTF">2026-10-25T05:00:45Z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21:57:37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