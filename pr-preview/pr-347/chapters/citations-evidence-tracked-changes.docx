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2026-10-24 21:51:54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19:24:38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8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37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38"/>
    <w:bookmarkStart w:id="40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39" w:name="exm-cite-once"/>
    <w:p>
      <w:pPr>
        <w:pStyle w:val="BodyText"/>
      </w:pPr>
      <w:r>
        <w:rPr>
          <w:b/>
          <w:bCs/>
        </w:rPr>
        <w:t xml:space="preserve">Example 4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39"/>
    <w:bookmarkEnd w:id="40"/>
    <w:bookmarkStart w:id="41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1"/>
    <w:bookmarkStart w:id="42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2"/>
    <w:bookmarkStart w:id="43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3"/>
    <w:bookmarkStart w:id="46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4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5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6"/>
    <w:bookmarkStart w:id="47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7"/>
    <w:bookmarkStart w:id="50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8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9" w:name="exm-cite-original"/>
    <w:p>
      <w:pPr>
        <w:pStyle w:val="BodyText"/>
      </w:pPr>
      <w:r>
        <w:rPr>
          <w:b/>
          <w:bCs/>
        </w:rPr>
        <w:t xml:space="preserve">Example 5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del w:id="3" w:author="PR Preview" w:date="2026-01-01T00:00:00Z">
        <w:r>
          <w:delText xml:space="preserve">❌ Chebyshev’s inequality says that …</w:delText>
        </w:r>
      </w:del>
    </w:p>
    <w:p>
      <w:pPr>
        <w:pStyle w:val="BlockText"/>
      </w:pPr>
      <w:del w:id="4" w:author="PR Preview" w:date="2026-01-01T00:00:00Z">
        <w:r>
          <w:delText xml:space="preserve">✅ Chebyshev’s inequality says that …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Bienaymé derived the bound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(Bienaymé 1853)</w:delText>
        </w:r>
      </w:del>
      <w:del w:id="9" w:author="PR Preview" w:date="2026-01-01T00:00:00Z">
        <w:r>
          <w:delText xml:space="preserve">, and Tchébychef proved a more general form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(Tchébychef 1867)</w:delText>
        </w:r>
      </w:del>
      <w:del w:id="12" w:author="PR Preview" w:date="2026-01-01T00:00:00Z">
        <w:r>
          <w:delText xml:space="preserve">.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A modern treatment is in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Blitzstein and Hwang (2019)</w:delText>
        </w:r>
      </w:del>
      <w:del w:id="17" w:author="PR Preview" w:date="2026-01-01T00:00:00Z">
        <w:r>
          <w:delText xml:space="preserve">.</w:delText>
        </w:r>
      </w:del>
    </w:p>
    <w:p>
      <w:pPr>
        <w:pStyle w:val="BlockText"/>
      </w:pPr>
      <w:ins w:id="18" w:author="PR Preview" w:date="2026-01-01T00:00:00Z">
        <w:r>
          <w:t xml:space="preserve">❌ Chebyshev’s inequality bounds the probability that …</w:t>
        </w:r>
      </w:ins>
    </w:p>
    <w:p>
      <w:pPr>
        <w:pStyle w:val="BlockText"/>
      </w:pPr>
      <w:ins w:id="19" w:author="PR Preview" w:date="2026-01-01T00:00:00Z">
        <w:r>
          <w:t xml:space="preserve">✅ Chebyshev’s inequality bounds the probability that …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Bienaymé derived the bound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(Bienaymé 1853)</w:t>
        </w:r>
      </w:ins>
      <w:ins w:id="24" w:author="PR Preview" w:date="2026-01-01T00:00:00Z">
        <w:r>
          <w:t xml:space="preserve">, and Tchébychef proved a more general form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(Tchébychef 1867)</w:t>
        </w:r>
      </w:ins>
      <w:ins w:id="27" w:author="PR Preview" w:date="2026-01-01T00:00:00Z">
        <w:r>
          <w:t xml:space="preserve">.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A modern treatment is in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Blitzstein and Hwang (2019)</w:t>
        </w:r>
      </w:ins>
      <w:ins w:id="32" w:author="PR Preview" w:date="2026-01-01T00:00:00Z">
        <w:r>
          <w:t xml:space="preserve">.</w:t>
        </w:r>
      </w:ins>
    </w:p>
    <w:bookmarkEnd w:id="49"/>
    <w:bookmarkEnd w:id="50"/>
    <w:bookmarkStart w:id="51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1"/>
    <w:bookmarkStart w:id="52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2"/>
    <w:bookmarkStart w:id="53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3"/>
    <w:bookmarkStart w:id="54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4"/>
    <w:bookmarkStart w:id="60" w:name="examples"/>
    <w:p>
      <w:pPr>
        <w:pStyle w:val="Heading2"/>
      </w:pPr>
      <w:r>
        <w:t xml:space="preserve">21 Examples</w:t>
      </w:r>
    </w:p>
    <w:bookmarkStart w:id="55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5"/>
    <w:bookmarkStart w:id="56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6"/>
    <w:bookmarkStart w:id="57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7"/>
    <w:bookmarkStart w:id="58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8"/>
    <w:bookmarkStart w:id="59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9"/>
    <w:bookmarkEnd w:id="60"/>
    <w:bookmarkStart w:id="79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8" w:name="refs"/>
    <w:bookmarkStart w:id="62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1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2"/>
    <w:bookmarkStart w:id="64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3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4"/>
    <w:bookmarkStart w:id="6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6"/>
    <w:bookmarkStart w:id="6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8"/>
    <w:bookmarkStart w:id="6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9"/>
    <w:bookmarkStart w:id="7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1"/>
    <w:bookmarkStart w:id="73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2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3"/>
    <w:bookmarkStart w:id="75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4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5"/>
    <w:bookmarkStart w:id="77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5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5" Type="http://schemas.openxmlformats.org/officeDocument/2006/relationships/hyperlink" Target="https://doi.org/10.1021/ci0342472" TargetMode="External"/><Relationship Id="rId67" Type="http://schemas.openxmlformats.org/officeDocument/2006/relationships/hyperlink" Target="https://doi.org/10.1093/comjnl/27.2.97" TargetMode="External"/><Relationship Id="rId63" Type="http://schemas.openxmlformats.org/officeDocument/2006/relationships/hyperlink" Target="https://doi.org/10.1201/9780429428357" TargetMode="External"/><Relationship Id="rId76" Type="http://schemas.openxmlformats.org/officeDocument/2006/relationships/hyperlink" Target="https://en.wikipedia.org/wiki/Poisson_distribution" TargetMode="External"/><Relationship Id="rId37" Type="http://schemas.openxmlformats.org/officeDocument/2006/relationships/hyperlink" Target="https://github.com/Morrison-Lab/macros/blob/main/citations/README.md" TargetMode="External"/><Relationship Id="rId30" Type="http://schemas.openxmlformats.org/officeDocument/2006/relationships/hyperlink" Target="https://quarto.org/docs/authoring/cross-references.html" TargetMode="External"/><Relationship Id="rId44" Type="http://schemas.openxmlformats.org/officeDocument/2006/relationships/hyperlink" Target="https://search.crossref.org/" TargetMode="External"/><Relationship Id="rId70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8" Type="http://schemas.openxmlformats.org/officeDocument/2006/relationships/hyperlink" Target="https://www.numdam.org/" TargetMode="External"/><Relationship Id="rId61" Type="http://schemas.openxmlformats.org/officeDocument/2006/relationships/hyperlink" Target="https://www.numdam.org/item/JMPA_1867_2_12__158_0/" TargetMode="External"/><Relationship Id="rId72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4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5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5" Type="http://schemas.openxmlformats.org/officeDocument/2006/relationships/hyperlink" Target="https://doi.org/10.1021/ci0342472" TargetMode="External"/><Relationship Id="rId67" Type="http://schemas.openxmlformats.org/officeDocument/2006/relationships/hyperlink" Target="https://doi.org/10.1093/comjnl/27.2.97" TargetMode="External"/><Relationship Id="rId63" Type="http://schemas.openxmlformats.org/officeDocument/2006/relationships/hyperlink" Target="https://doi.org/10.1201/9780429428357" TargetMode="External"/><Relationship Id="rId76" Type="http://schemas.openxmlformats.org/officeDocument/2006/relationships/hyperlink" Target="https://en.wikipedia.org/wiki/Poisson_distribution" TargetMode="External"/><Relationship Id="rId37" Type="http://schemas.openxmlformats.org/officeDocument/2006/relationships/hyperlink" Target="https://github.com/Morrison-Lab/macros/blob/main/citations/README.md" TargetMode="External"/><Relationship Id="rId30" Type="http://schemas.openxmlformats.org/officeDocument/2006/relationships/hyperlink" Target="https://quarto.org/docs/authoring/cross-references.html" TargetMode="External"/><Relationship Id="rId44" Type="http://schemas.openxmlformats.org/officeDocument/2006/relationships/hyperlink" Target="https://search.crossref.org/" TargetMode="External"/><Relationship Id="rId70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8" Type="http://schemas.openxmlformats.org/officeDocument/2006/relationships/hyperlink" Target="https://www.numdam.org/" TargetMode="External"/><Relationship Id="rId61" Type="http://schemas.openxmlformats.org/officeDocument/2006/relationships/hyperlink" Target="https://www.numdam.org/item/JMPA_1867_2_12__158_0/" TargetMode="External"/><Relationship Id="rId72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4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2026-10-26T02:27:38Z</dcterms:created>
  <dcterms:modified xsi:type="dcterms:W3CDTF">2026-10-26T02:27:38Z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19:24:38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