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ins w:id="3" w:author="PR Preview" w:date="2026-01-01T00:00:00Z">
        <w:r>
          <w:t xml:space="preserve">To find a replacement for a word,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look the word up on the</w:t>
        </w:r>
      </w:ins>
      <w:ins w:id="6" w:author="PR Preview" w:date="2026-01-01T00:00:00Z">
        <w:r>
          <w:t xml:space="preserve"> </w:t>
        </w:r>
      </w:ins>
      <w:hyperlink r:id="rId15">
        <w:ins w:id="7" w:author="PR Preview" w:date="2026-01-01T00:00:00Z">
          <w:r>
            <w:rPr>
              <w:rStyle w:val="Hyperlink"/>
            </w:rPr>
            <w:t xml:space="preserve">Open English Wordnet website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</w:t>
        </w:r>
      </w:ins>
      <w:hyperlink r:id="rId16">
        <w:ins w:id="10" w:author="PR Preview" w:date="2026-01-01T00:00:00Z">
          <w:r>
            <w:rPr>
              <w:rStyle w:val="Hyperlink"/>
            </w:rPr>
            <w:t xml:space="preserve">source on GitHub</w:t>
          </w:r>
        </w:ins>
      </w:hyperlink>
      <w:ins w:id="11" w:author="PR Preview" w:date="2026-01-01T00:00:00Z">
        <w:r>
          <w:t xml:space="preserve">).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Open English Wordnet groups English words into sets of synonyms, called synsets.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 word with several meanings appears in several synsets, one for each meaning,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so choose the synset that matches the meaning you intend.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Then pick the word in that synset that your readers are most likely to understand easily.</w:t>
        </w:r>
      </w:ins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2026-10-26T02:30:04Z</dcterms:created>
  <dcterms:modified xsi:type="dcterms:W3CDTF">2026-10-26T02:30:04Z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