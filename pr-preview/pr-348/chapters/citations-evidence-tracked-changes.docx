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11:31:24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del w:id="3" w:author="PR Preview" w:date="2026-01-01T00:00:00Z">
        <w:r>
          <w:delText xml:space="preserve">a related section elsewhere in the document,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instead of repeating its content.</w:delText>
        </w:r>
      </w:del>
    </w:p>
    <w:p>
      <w:pPr>
        <w:pStyle w:val="Compact"/>
        <w:numPr>
          <w:ilvl w:val="0"/>
          <w:numId w:val="1014"/>
        </w:numPr>
      </w:pPr>
      <w:ins w:id="6" w:author="PR Preview" w:date="2026-01-01T00:00:00Z">
        <w:r>
          <w:t xml:space="preserve">a related section elsewhere in the document,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instead of repeating its content;</w:t>
        </w:r>
      </w:ins>
    </w:p>
    <w:p>
      <w:pPr>
        <w:pStyle w:val="Compact"/>
        <w:numPr>
          <w:ilvl w:val="0"/>
          <w:numId w:val="1014"/>
        </w:numPr>
      </w:pPr>
      <w:ins w:id="9" w:author="PR Preview" w:date="2026-01-01T00:00:00Z">
        <w:r>
          <w:t xml:space="preserve">a back-reference,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such as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“as defined above”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or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“the model from the previous section”</w:t>
        </w:r>
      </w:ins>
      <w:ins w:id="18" w:author="PR Preview" w:date="2026-01-01T00:00:00Z">
        <w:r>
          <w:t xml:space="preserve">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to the content that it points back to.</w:t>
        </w:r>
      </w:ins>
    </w:p>
    <w:p>
      <w:pPr>
        <w:pStyle w:val="FirstParagraph"/>
      </w:pPr>
      <w:ins w:id="21" w:author="PR Preview" w:date="2026-01-01T00:00:00Z">
        <w:r>
          <w:t xml:space="preserve">A reader who skipped the earlier section,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or who opened the page from a link to its middle,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can jump to the content that a back-reference points to only if the back-reference is a link.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Put the link on the words that name the target,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once per paragraph, as the exceptions below allow.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Where you can, use the target’s name instead of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“above”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or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“earlier”</w:t>
        </w:r>
      </w:ins>
      <w:ins w:id="38" w:author="PR Preview" w:date="2026-01-01T00:00:00Z">
        <w:r>
          <w:t xml:space="preserve">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since a word that names a position becomes wrong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when a later edit moves the content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(see</w:t>
        </w:r>
      </w:ins>
      <w:ins w:id="45" w:author="PR Preview" w:date="2026-01-01T00:00:00Z">
        <w:r>
          <w:t xml:space="preserve"> </w:t>
        </w:r>
      </w:ins>
      <w:hyperlink r:id="rId30">
        <w:ins w:id="46" w:author="PR Preview" w:date="2026-01-01T00:00:00Z">
          <w:r>
            <w:rPr>
              <w:rStyle w:val="Hyperlink"/>
            </w:rPr>
            <w:t xml:space="preserve">Avoid forward references</w:t>
          </w:r>
        </w:ins>
      </w:hyperlink>
      <w:ins w:id="47" w:author="PR Preview" w:date="2026-01-01T00:00:00Z">
        <w:r>
          <w:t xml:space="preserve">).</w:t>
        </w:r>
      </w:ins>
    </w:p>
    <w:bookmarkStart w:id="32" w:name="exm-link-back-reference"/>
    <w:p>
      <w:pPr>
        <w:pStyle w:val="BodyText"/>
      </w:pPr>
      <w:ins w:id="48" w:author="PR Preview" w:date="2026-01-01T00:00:00Z">
        <w:r>
          <w:rPr>
            <w:b/>
            <w:bCs/>
          </w:rPr>
          <w:t xml:space="preserve">Example 2 (Linking a reference back to earlier content)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 </w:t>
        </w:r>
      </w:ins>
    </w:p>
    <w:p>
      <w:pPr>
        <w:pStyle w:val="BlockText"/>
      </w:pPr>
      <w:ins w:id="51" w:author="PR Preview" w:date="2026-01-01T00:00:00Z">
        <w:r>
          <w:t xml:space="preserve">❌ The likelihood of the logistic regression model from the previous chapter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is a product of Bernoulli probabilities.</w:t>
        </w:r>
      </w:ins>
    </w:p>
    <w:p>
      <w:pPr>
        <w:pStyle w:val="BlockText"/>
      </w:pPr>
      <w:ins w:id="54" w:author="PR Preview" w:date="2026-01-01T00:00:00Z">
        <w:r>
          <w:t xml:space="preserve">✅ The likelihood of the</w:t>
        </w:r>
      </w:ins>
      <w:ins w:id="55" w:author="PR Preview" w:date="2026-01-01T00:00:00Z">
        <w:r>
          <w:t xml:space="preserve"> </w:t>
        </w:r>
      </w:ins>
      <w:hyperlink r:id="rId31">
        <w:ins w:id="56" w:author="PR Preview" w:date="2026-01-01T00:00:00Z">
          <w:r>
            <w:rPr>
              <w:rStyle w:val="Hyperlink"/>
            </w:rPr>
            <w:t xml:space="preserve">logistic regression</w:t>
          </w:r>
        </w:ins>
      </w:hyperlink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model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is a product of Bernoulli probabilities.</w:t>
        </w:r>
      </w:ins>
    </w:p>
    <w:p>
      <w:pPr>
        <w:pStyle w:val="FirstParagraph"/>
      </w:pPr>
      <w:ins w:id="61" w:author="PR Preview" w:date="2026-01-01T00:00:00Z">
        <w:r>
          <w:t xml:space="preserve">In the ✅ version, the link takes the reader to the model’s definition.</w:t>
        </w:r>
      </w:ins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del w:id="62" w:author="PR Preview" w:date="2026-01-01T00:00:00Z">
        <w:r>
          <w:rPr>
            <w:b/>
            <w:bCs/>
          </w:rPr>
          <w:delText xml:space="preserve">Example 2 (Adding links a reader would use)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 </w:delText>
        </w:r>
      </w:del>
    </w:p>
    <w:p>
      <w:pPr>
        <w:pStyle w:val="FirstParagraph"/>
      </w:pPr>
      <w:ins w:id="65" w:author="PR Preview" w:date="2026-01-01T00:00:00Z">
        <w:r>
          <w:rPr>
            <w:b/>
            <w:bCs/>
          </w:rPr>
          <w:t xml:space="preserve">Example 3 (Adding links a reader would use)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del w:id="68" w:author="PR Preview" w:date="2026-01-01T00:00:00Z">
        <w:r>
          <w:rPr>
            <w:b/>
            <w:bCs/>
          </w:rPr>
          <w:delText xml:space="preserve">Example 3 (Citing a definition’s Wikipedia article)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 </w:delText>
        </w:r>
      </w:del>
    </w:p>
    <w:p>
      <w:pPr>
        <w:pStyle w:val="FirstParagraph"/>
      </w:pPr>
      <w:ins w:id="71" w:author="PR Preview" w:date="2026-01-01T00:00:00Z">
        <w:r>
          <w:rPr>
            <w:b/>
            <w:bCs/>
          </w:rPr>
          <w:t xml:space="preserve">Example 4 (Citing a definition’s Wikipedia article)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del w:id="74" w:author="PR Preview" w:date="2026-01-01T00:00:00Z">
        <w:r>
          <w:rPr>
            <w:b/>
            <w:bCs/>
          </w:rPr>
          <w:delText xml:space="preserve">Example 4 (Citing one source once in a definition)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 </w:delText>
        </w:r>
      </w:del>
    </w:p>
    <w:p>
      <w:pPr>
        <w:pStyle w:val="BodyText"/>
      </w:pPr>
      <w:ins w:id="77" w:author="PR Preview" w:date="2026-01-01T00:00:00Z">
        <w:r>
          <w:rPr>
            <w:b/>
            <w:bCs/>
          </w:rPr>
          <w:t xml:space="preserve">Example 5 (Citing one source once in a definition)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del w:id="80" w:author="PR Preview" w:date="2026-01-01T00:00:00Z">
        <w:r>
          <w:rPr>
            <w:b/>
            <w:bCs/>
          </w:rPr>
          <w:delText xml:space="preserve">Example 5 (Crediting Chebyshev’s inequality)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 </w:delText>
        </w:r>
      </w:del>
    </w:p>
    <w:p>
      <w:pPr>
        <w:pStyle w:val="BodyText"/>
      </w:pPr>
      <w:ins w:id="83" w:author="PR Preview" w:date="2026-01-01T00:00:00Z">
        <w:r>
          <w:rPr>
            <w:b/>
            <w:bCs/>
          </w:rPr>
          <w:t xml:space="preserve">Example 6 (Crediting Chebyshev’s inequality)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2026-10-25T18:35:11Z</dcterms:created>
  <dcterms:modified xsi:type="dcterms:W3CDTF">2026-10-25T18:35:11Z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11:31:24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