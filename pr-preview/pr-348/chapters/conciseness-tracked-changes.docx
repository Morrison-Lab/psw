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2026-10-24 21:51:54 (PDT)</w:delText>
        </w:r>
      </w:del>
    </w:p>
    <w:p>
      <w:pPr>
        <w:pStyle w:val="Date"/>
      </w:pPr>
      <w:ins w:id="2" w:author="PR Preview" w:date="2026-01-01T00:00:00Z">
        <w:r>
          <w:t xml:space="preserve">Last modified: 2026-10-25 11:31:24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50" w:name="examples-of-concise-writing"/>
    <w:p>
      <w:pPr>
        <w:pStyle w:val="Heading2"/>
      </w:pPr>
      <w:r>
        <w:t xml:space="preserve">14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9" w:name="refs"/>
    <w:bookmarkStart w:id="44"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3">
        <w:r>
          <w:rPr>
            <w:rStyle w:val="Hyperlink"/>
          </w:rPr>
          <w:t xml:space="preserve">https://www.gutenberg.org/ebooks/37134</w:t>
        </w:r>
      </w:hyperlink>
      <w:r>
        <w:t xml:space="preserve">.</w:t>
      </w:r>
    </w:p>
    <w:bookmarkEnd w:id="44"/>
    <w:bookmarkStart w:id="46"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5">
        <w:r>
          <w:rPr>
            <w:rStyle w:val="Hyperlink"/>
          </w:rPr>
          <w:t xml:space="preserve">https://en.wikipedia.org/wiki/Ernest_Hemingway#Writing_style</w:t>
        </w:r>
      </w:hyperlink>
      <w:r>
        <w:t xml:space="preserve">.</w:t>
      </w:r>
    </w:p>
    <w:bookmarkEnd w:id="46"/>
    <w:bookmarkStart w:id="48"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7">
        <w:r>
          <w:rPr>
            <w:rStyle w:val="Hyperlink"/>
          </w:rPr>
          <w:t xml:space="preserve">https://en.wikipedia.org/wiki/Julius_Caesar#Literary_works</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5" Type="http://schemas.openxmlformats.org/officeDocument/2006/relationships/hyperlink" Target="https://en.wikipedia.org/wiki/Ernest_Hemingway#Writing_style" TargetMode="External"/><Relationship Id="rId47"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3"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5" Type="http://schemas.openxmlformats.org/officeDocument/2006/relationships/hyperlink" Target="https://en.wikipedia.org/wiki/Ernest_Hemingway#Writing_style" TargetMode="External"/><Relationship Id="rId47"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3"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2026-10-25T18:35:22Z</dcterms:created>
  <dcterms:modified xsi:type="dcterms:W3CDTF">2026-10-25T18:35:22Z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2026-10-25 11:31:24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