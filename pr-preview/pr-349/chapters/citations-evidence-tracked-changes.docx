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19:39:54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del w:id="3" w:author="PR Preview" w:date="2026-01-01T00:00:00Z">
        <w:r>
          <w:delText xml:space="preserve">a related section elsewhere in the document,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instead of repeating its content.</w:delText>
        </w:r>
      </w:del>
    </w:p>
    <w:p>
      <w:pPr>
        <w:pStyle w:val="Compact"/>
        <w:numPr>
          <w:ilvl w:val="0"/>
          <w:numId w:val="1014"/>
        </w:numPr>
      </w:pPr>
      <w:ins w:id="6" w:author="PR Preview" w:date="2026-01-01T00:00:00Z">
        <w:r>
          <w:t xml:space="preserve">a related section elsewhere in the document,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instead of repeating its content;</w:t>
        </w:r>
      </w:ins>
    </w:p>
    <w:p>
      <w:pPr>
        <w:pStyle w:val="Compact"/>
        <w:numPr>
          <w:ilvl w:val="0"/>
          <w:numId w:val="1014"/>
        </w:numPr>
      </w:pPr>
      <w:ins w:id="9" w:author="PR Preview" w:date="2026-01-01T00:00:00Z">
        <w:r>
          <w:t xml:space="preserve">a back-reference,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such as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“as defined above”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or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“the model from the previous section”</w:t>
        </w:r>
      </w:ins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to the content that it points back to.</w:t>
        </w:r>
      </w:ins>
    </w:p>
    <w:p>
      <w:pPr>
        <w:pStyle w:val="FirstParagraph"/>
      </w:pPr>
      <w:ins w:id="21" w:author="PR Preview" w:date="2026-01-01T00:00:00Z">
        <w:r>
          <w:t xml:space="preserve">A reader who skipped the earlier section,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or who opened the page from a link to its middle,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can jump to the content that a back-reference points to only if the back-reference is a link.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Put the link on the words that name the target,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once per paragraph.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Where you can, use the target’s name instead of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“above”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or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“earlier”</w:t>
        </w:r>
      </w:ins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since a word that names a position becomes wrong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when a later edit moves the content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(see</w:t>
        </w:r>
      </w:ins>
      <w:ins w:id="45" w:author="PR Preview" w:date="2026-01-01T00:00:00Z">
        <w:r>
          <w:t xml:space="preserve"> </w:t>
        </w:r>
      </w:ins>
      <w:hyperlink r:id="rId30">
        <w:ins w:id="46" w:author="PR Preview" w:date="2026-01-01T00:00:00Z">
          <w:r>
            <w:rPr>
              <w:rStyle w:val="Hyperlink"/>
            </w:rPr>
            <w:t xml:space="preserve">Avoid forward references</w:t>
          </w:r>
        </w:ins>
      </w:hyperlink>
      <w:ins w:id="47" w:author="PR Preview" w:date="2026-01-01T00:00:00Z">
        <w:r>
          <w:t xml:space="preserve">).</w:t>
        </w:r>
      </w:ins>
    </w:p>
    <w:bookmarkStart w:id="32" w:name="exm-link-back-reference"/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Example 2 (Linking a reference back to earlier content)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 </w:t>
        </w:r>
      </w:ins>
    </w:p>
    <w:p>
      <w:pPr>
        <w:pStyle w:val="BlockText"/>
      </w:pPr>
      <w:ins w:id="51" w:author="PR Preview" w:date="2026-01-01T00:00:00Z">
        <w:r>
          <w:t xml:space="preserve">❌ The likelihood of the logistic regression model from the previous chapter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a product of Bernoulli probabilities.</w:t>
        </w:r>
      </w:ins>
    </w:p>
    <w:p>
      <w:pPr>
        <w:pStyle w:val="BlockText"/>
      </w:pPr>
      <w:ins w:id="54" w:author="PR Preview" w:date="2026-01-01T00:00:00Z">
        <w:r>
          <w:t xml:space="preserve">✅ The likelihood of the</w:t>
        </w:r>
      </w:ins>
      <w:ins w:id="55" w:author="PR Preview" w:date="2026-01-01T00:00:00Z">
        <w:r>
          <w:t xml:space="preserve"> </w:t>
        </w:r>
      </w:ins>
      <w:hyperlink r:id="rId31">
        <w:ins w:id="56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model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a product of Bernoulli probabilities.</w:t>
        </w:r>
      </w:ins>
    </w:p>
    <w:p>
      <w:pPr>
        <w:pStyle w:val="FirstParagraph"/>
      </w:pPr>
      <w:ins w:id="61" w:author="PR Preview" w:date="2026-01-01T00:00:00Z">
        <w:r>
          <w:t xml:space="preserve">In the ✅ version, the link takes the reader to the model’s definition.</w:t>
        </w:r>
      </w:ins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Example 2 (Adding links a reader would use)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 </w:delText>
        </w:r>
      </w:del>
    </w:p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Example 3 (Adding links a reader would use)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Example 3 (Citing a definition’s Wikipedia article)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 </w:delText>
        </w:r>
      </w:del>
    </w:p>
    <w:p>
      <w:pPr>
        <w:pStyle w:val="FirstParagraph"/>
      </w:pPr>
      <w:ins w:id="71" w:author="PR Preview" w:date="2026-01-01T00:00:00Z">
        <w:r>
          <w:rPr>
            <w:b/>
            <w:bCs/>
          </w:rPr>
          <w:t xml:space="preserve">Example 4 (Citing a definition’s Wikipedia article)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del w:id="74" w:author="PR Preview" w:date="2026-01-01T00:00:00Z">
        <w:r>
          <w:rPr>
            <w:b/>
            <w:bCs/>
          </w:rPr>
          <w:delText xml:space="preserve">Example 4 (Citing one source once in a definition)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 </w:delText>
        </w:r>
      </w:del>
    </w:p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Example 5 (Citing one source once in a definition)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del w:id="80" w:author="PR Preview" w:date="2026-01-01T00:00:00Z">
        <w:r>
          <w:rPr>
            <w:b/>
            <w:bCs/>
          </w:rPr>
          <w:delText xml:space="preserve">Example 5 (Crediting Chebyshev’s inequality)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 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Example 6 (Crediting Chebyshev’s inequality)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2026-10-26T02:42:45Z</dcterms:created>
  <dcterms:modified xsi:type="dcterms:W3CDTF">2026-10-26T02:42:45Z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