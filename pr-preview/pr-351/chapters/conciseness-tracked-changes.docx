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2026-10-25 19:48:50 (PDT)</w:delText>
        </w:r>
      </w:del>
    </w:p>
    <w:p>
      <w:pPr>
        <w:pStyle w:val="Date"/>
      </w:pPr>
      <w:ins w:id="2" w:author="PR Preview" w:date="2026-01-01T00:00:00Z">
        <w:r>
          <w:t xml:space="preserve">Last modified: 2026-10-26 01:19:16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2026-10-26T08:22:46Z</dcterms:created>
  <dcterms:modified xsi:type="dcterms:W3CDTF">2026-10-26T08:22:46Z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01:19:16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