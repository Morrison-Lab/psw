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09:47:33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4" w:name="cite-results-not-solutions"/>
    <w:p>
      <w:pPr>
        <w:pStyle w:val="Heading2"/>
      </w:pPr>
      <w:del w:id="3" w:author="PR Preview" w:date="2026-01-01T00:00:00Z">
        <w:r>
          <w:delText xml:space="preserve">8 Rules that other chapters cover</w:delText>
        </w:r>
      </w:del>
    </w:p>
    <w:p>
      <w:pPr>
        <w:pStyle w:val="Heading2"/>
      </w:pPr>
      <w:ins w:id="4" w:author="PR Preview" w:date="2026-01-01T00:00:00Z">
        <w:r>
          <w:t xml:space="preserve">8 Cite results, not solutions</w:t>
        </w:r>
      </w:ins>
    </w:p>
    <w:p>
      <w:pPr>
        <w:pStyle w:val="FirstParagraph"/>
      </w:pPr>
      <w:ins w:id="5" w:author="PR Preview" w:date="2026-01-01T00:00:00Z">
        <w:r>
          <w:t xml:space="preserve">A proof, or any derivation that supports a result, never cites a solution to an exercise.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solution answers an exercise for the reader who attempted the exercise,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so the solution is not a result that other arguments can build on.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Follow each solution that contains a reusable result with a result div (a theorem, lemma, corollary or proposition) that states the claim.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The test is whether the solution contains a result that other arguments could use,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not whether any later argument currently relies on it.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Cite that result div in every argument that uses the claim.</w:t>
        </w:r>
      </w:ins>
    </w:p>
    <w:bookmarkStart w:id="32" w:name="exm-cite-results"/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Example 5 (Citing a result div)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 </w:t>
        </w:r>
      </w:ins>
    </w:p>
    <w:p>
      <w:pPr>
        <w:pStyle w:val="BlockText"/>
      </w:pPr>
      <w:ins w:id="21" w:author="PR Preview" w:date="2026-01-01T00:00:00Z">
        <w:r>
          <w:t xml:space="preserve">❌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b/>
            <w:bCs/>
          </w:rPr>
          <w:t xml:space="preserve">Proof.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By Solution 9 and Solution 10, the claim holds.</w:t>
        </w:r>
      </w:ins>
    </w:p>
    <w:p>
      <w:pPr>
        <w:pStyle w:val="BlockText"/>
      </w:pPr>
      <w:ins w:id="26" w:author="PR Preview" w:date="2026-01-01T00:00:00Z">
        <w:r>
          <w:t xml:space="preserve">✅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Proof.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By Lemma 4 and Lemma 5, the claim holds.</w:t>
        </w:r>
      </w:ins>
    </w:p>
    <w:p>
      <w:pPr>
        <w:pStyle w:val="FirstParagraph"/>
      </w:pPr>
      <w:ins w:id="31" w:author="PR Preview" w:date="2026-01-01T00:00:00Z">
        <w:r>
          <w:t xml:space="preserve">The ❌ version sends the reader to answers that the notes may reorder, hide or drop.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The ✅ version cites claims that the notes state, number and keep.</w:t>
        </w:r>
      </w:ins>
    </w:p>
    <w:bookmarkEnd w:id="32"/>
    <w:p>
      <w:pPr>
        <w:pStyle w:val="BodyText"/>
      </w:pPr>
      <w:ins w:id="34" w:author="PR Preview" w:date="2026-01-01T00:00:00Z">
        <w:r>
          <w:t xml:space="preserve">Add an exercise and its solution just before every result div that you add or edit.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 exercise does not state the result.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It asks the student to find it, such as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“find an expression for the spread of a random variable using its first two moments”</w:t>
        </w:r>
      </w:ins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so that the reader discovers the result,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 the result div then states what the solution showed.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Every later argument cites the result div.</w:t>
        </w:r>
      </w:ins>
    </w:p>
    <w:p>
      <w:pPr>
        <w:pStyle w:val="BodyText"/>
      </w:pPr>
      <w:ins w:id="48" w:author="PR Preview" w:date="2026-01-01T00:00:00Z">
        <w:r>
          <w:t xml:space="preserve">The one exception to the citation rule follows from that pairing: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 proof of the result itself may cite the solution of the exercise that asks for that same result.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Such a proof does no derivation of its own: it is one line,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“By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b/>
            <w:bCs/>
          </w:rPr>
          <w:t xml:space="preserve">?@sol-x</w:t>
        </w:r>
      </w:ins>
      <w:ins w:id="57" w:author="PR Preview" w:date="2026-01-01T00:00:00Z">
        <w:r>
          <w:t xml:space="preserve">.”</w:t>
        </w:r>
      </w:ins>
      <w:ins w:id="58" w:author="PR Preview" w:date="2026-01-01T00:00:00Z">
        <w:r>
          <w:t xml:space="preserve">, with one citation.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 proof with its own steps, display math or a second citation cites result divs instead.</w:t>
        </w:r>
      </w:ins>
    </w:p>
    <w:p>
      <w:pPr>
        <w:pStyle w:val="BodyText"/>
      </w:pPr>
      <w:ins w:id="61" w:author="PR Preview" w:date="2026-01-01T00:00:00Z">
        <w:r>
          <w:t xml:space="preserve">The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check-solution-citations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workflow in</w:t>
        </w:r>
      </w:ins>
      <w:ins w:id="66" w:author="PR Preview" w:date="2026-01-01T00:00:00Z">
        <w:r>
          <w:t xml:space="preserve"> </w:t>
        </w:r>
      </w:ins>
      <w:hyperlink r:id="rId33">
        <w:ins w:id="67" w:author="PR Preview" w:date="2026-01-01T00:00:00Z">
          <w:r>
            <w:rPr>
              <w:rStyle w:val="VerbatimChar"/>
            </w:rPr>
            <w:t xml:space="preserve">Morrison-Lab/gha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flags a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rStyle w:val="VerbatimChar"/>
          </w:rPr>
          <w:t xml:space="preserve">@sol-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cross-reference inside a proof or result div.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It lets a one-line proof with one citation pass.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For any other line that must cite a solution, the HTML comment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rPr>
            <w:rStyle w:val="VerbatimChar"/>
          </w:rPr>
          <w:t xml:space="preserve">&lt;!-- check-solution-citations: allow --&gt;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on that line tells the workflow to skip it, whichever solution the line cites.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Quarto removes the comment from the rendered page.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 workflow does not check prose outside those divs, but the rule still applies there.</w:t>
        </w:r>
      </w:ins>
    </w:p>
    <w:bookmarkEnd w:id="34"/>
    <w:bookmarkStart w:id="36" w:name="keep-each-div-minimal-cite-never-inline"/>
    <w:p>
      <w:pPr>
        <w:pStyle w:val="Heading2"/>
      </w:pPr>
      <w:ins w:id="86" w:author="PR Preview" w:date="2026-01-01T00:00:00Z">
        <w:r>
          <w:t xml:space="preserve">9 Keep each div minimal: cite, never inline</w:t>
        </w:r>
      </w:ins>
    </w:p>
    <w:p>
      <w:pPr>
        <w:pStyle w:val="FirstParagraph"/>
      </w:pPr>
      <w:ins w:id="87" w:author="PR Preview" w:date="2026-01-01T00:00:00Z">
        <w:r>
          <w:t xml:space="preserve">Every div states one result or answers one exercise, and does no more.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When a proof or a solution needs a step that a reader could use elsewhere, state that step as its own result div, preceded by its exercise and solution, and cite it.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Never derive the step inline.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 solution decomposes the same way: each solution is the smallest argument that answers its exercise, and it cites result divs for the steps that other arguments also use.</w:t>
        </w:r>
      </w:ins>
    </w:p>
    <w:bookmarkStart w:id="35" w:name="exm-never-inline"/>
    <w:p>
      <w:pPr>
        <w:pStyle w:val="BodyText"/>
      </w:pPr>
      <w:ins w:id="94" w:author="PR Preview" w:date="2026-01-01T00:00:00Z">
        <w:r>
          <w:rPr>
            <w:b/>
            <w:bCs/>
          </w:rPr>
          <w:t xml:space="preserve">Example 6 (Citing a step instead of deriving it)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 </w:t>
        </w:r>
      </w:ins>
    </w:p>
    <w:p>
      <w:pPr>
        <w:pStyle w:val="BlockText"/>
      </w:pPr>
      <w:ins w:id="97" w:author="PR Preview" w:date="2026-01-01T00:00:00Z">
        <w:r>
          <w:t xml:space="preserve">❌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rPr>
            <w:b/>
            <w:bCs/>
          </w:rPr>
          <w:t xml:space="preserve">Proof.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By the chain rule, the gradient of each summand is</w:t>
        </w:r>
      </w:ins>
      <w:ins w:id="102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r</m:t>
            </m:r>
          </m:e>
          <m:sub>
            <m:r>
              <m:t>i</m:t>
            </m:r>
          </m:sub>
        </m:sSub>
        <m:sSub>
          <m:e>
            <m:r>
              <m:t>ϕ</m:t>
            </m:r>
          </m:e>
          <m:sub>
            <m:r>
              <m:t>i</m:t>
            </m:r>
          </m:sub>
        </m:sSub>
      </m:oMath>
      <w:ins w:id="103" w:author="PR Preview" w:date="2026-01-01T00:00:00Z">
        <w:r>
          <w:t xml:space="preserve">, where</w:t>
        </w:r>
      </w:ins>
      <w:ins w:id="104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</m:sub>
        </m:sSub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the residual and</w:t>
        </w:r>
      </w:ins>
      <w:ins w:id="107" w:author="PR Preview" w:date="2026-01-01T00:00:00Z">
        <w:r>
          <w:t xml:space="preserve"> </w:t>
        </w:r>
      </w:ins>
      <m:oMath>
        <m:sSub>
          <m:e>
            <m:r>
              <m:t>ϕ</m:t>
            </m:r>
          </m:e>
          <m:sub>
            <m:r>
              <m:t>i</m:t>
            </m:r>
          </m:sub>
        </m:sSub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 design vector, and summing over</w:t>
        </w:r>
      </w:ins>
      <w:ins w:id="110" w:author="PR Preview" w:date="2026-01-01T00:00:00Z">
        <w:r>
          <w:t xml:space="preserve"> </w:t>
        </w:r>
      </w:ins>
      <m:oMath>
        <m:r>
          <m:t>i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gives the claim.</w:t>
        </w:r>
      </w:ins>
    </w:p>
    <w:p>
      <w:pPr>
        <w:pStyle w:val="BlockText"/>
      </w:pPr>
      <w:ins w:id="113" w:author="PR Preview" w:date="2026-01-01T00:00:00Z">
        <w:r>
          <w:t xml:space="preserve">✅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Proof.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Lemma 4 gives the gradient of each summand,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Lemma 5 says that the gradient of a sum is the sum of the gradients,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so the gradient of the total is the sum of the summands’ gradients.</w:t>
        </w:r>
      </w:ins>
    </w:p>
    <w:p>
      <w:pPr>
        <w:pStyle w:val="FirstParagraph"/>
      </w:pPr>
      <w:ins w:id="122" w:author="PR Preview" w:date="2026-01-01T00:00:00Z">
        <w:r>
          <w:t xml:space="preserve">The ❌ proof repeats a derivation that Lemma 4 states, so a reader who needs that step elsewhere has nowhere to cite.</w:t>
        </w:r>
      </w:ins>
    </w:p>
    <w:bookmarkEnd w:id="35"/>
    <w:p>
      <w:pPr>
        <w:pStyle w:val="BodyText"/>
      </w:pPr>
      <w:ins w:id="123" w:author="PR Preview" w:date="2026-01-01T00:00:00Z">
        <w:r>
          <w:t xml:space="preserve">No div repeats reasoning that it could cite instead.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Two arguments that share a step cite one result div, so a correction to the step is made once.</w:t>
        </w:r>
      </w:ins>
    </w:p>
    <w:p>
      <w:pPr>
        <w:pStyle w:val="BodyText"/>
      </w:pPr>
      <w:ins w:id="126" w:author="PR Preview" w:date="2026-01-01T00:00:00Z">
        <w:r>
          <w:t xml:space="preserve">A check can flag display math in a proof, but it cannot decide whether a step is reusable, so this rule stays a writing rule that review enforces.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rPr>
            <w:rStyle w:val="VerbatimChar"/>
          </w:rPr>
          <w:t xml:space="preserve">check-solution-citations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workflow in</w:t>
        </w:r>
      </w:ins>
      <w:ins w:id="133" w:author="PR Preview" w:date="2026-01-01T00:00:00Z">
        <w:r>
          <w:t xml:space="preserve"> </w:t>
        </w:r>
      </w:ins>
      <w:hyperlink r:id="rId33">
        <w:ins w:id="134" w:author="PR Preview" w:date="2026-01-01T00:00:00Z">
          <w:r>
            <w:rPr>
              <w:rStyle w:val="VerbatimChar"/>
            </w:rPr>
            <w:t xml:space="preserve">Morrison-Lab/gha</w:t>
          </w:r>
        </w:ins>
      </w:hyperlink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covers the part that a check can decide.</w:t>
        </w:r>
      </w:ins>
    </w:p>
    <w:bookmarkEnd w:id="36"/>
    <w:bookmarkStart w:id="47" w:name="rules-that-other-chapters-cover"/>
    <w:p>
      <w:pPr>
        <w:pStyle w:val="Heading2"/>
      </w:pPr>
      <w:ins w:id="137" w:author="PR Preview" w:date="2026-01-01T00:00:00Z">
        <w:r>
          <w:t xml:space="preserve">10 Rules that other chapters cover</w:t>
        </w:r>
      </w:ins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3"/>
          <w:p/>
        </w:tc>
      </w:tr>
    </w:tbl>
    <w:bookmarkStart w:id="46" w:name="refs"/>
    <w:bookmarkStart w:id="45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2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40" Type="http://schemas.openxmlformats.org/officeDocument/2006/relationships/hyperlink" Target="grammar.qmd#avoid-garden-path-sentences" TargetMode="External"/><Relationship Id="rId41" Type="http://schemas.openxmlformats.org/officeDocument/2006/relationships/hyperlink" Target="grammar.qmd#relative-pronouns" TargetMode="External"/><Relationship Id="rId33" Type="http://schemas.openxmlformats.org/officeDocument/2006/relationships/hyperlink" Target="https://github.com/Morrison-Lab/gha" TargetMode="External"/><Relationship Id="rId44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8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7" Type="http://schemas.openxmlformats.org/officeDocument/2006/relationships/hyperlink" Target="notation.qmd#show-why-you-need-a-result-before-you-derive-it" TargetMode="External"/><Relationship Id="rId3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40" Type="http://schemas.openxmlformats.org/officeDocument/2006/relationships/hyperlink" Target="grammar.qmd#avoid-garden-path-sentences" TargetMode="External"/><Relationship Id="rId41" Type="http://schemas.openxmlformats.org/officeDocument/2006/relationships/hyperlink" Target="grammar.qmd#relative-pronouns" TargetMode="External"/><Relationship Id="rId33" Type="http://schemas.openxmlformats.org/officeDocument/2006/relationships/hyperlink" Target="https://github.com/Morrison-Lab/gha" TargetMode="External"/><Relationship Id="rId44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8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7" Type="http://schemas.openxmlformats.org/officeDocument/2006/relationships/hyperlink" Target="notation.qmd#show-why-you-need-a-result-before-you-derive-it" TargetMode="External"/><Relationship Id="rId3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2026-10-26T16:52:04Z</dcterms:created>
  <dcterms:modified xsi:type="dcterms:W3CDTF">2026-10-26T16:52:04Z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09:47:33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