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00:55:25 (PDT)</w:delText>
        </w:r>
      </w:del>
    </w:p>
    <w:p>
      <w:pPr>
        <w:pStyle w:val="Date"/>
      </w:pPr>
      <w:ins w:id="2" w:author="PR Preview" w:date="2026-01-01T00:00:00Z">
        <w:r>
          <w:t xml:space="preserve">Last modified: 2026-10-26 01:27:10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ins w:id="3" w:author="PR Preview" w:date="2026-01-01T00:00:00Z">
        <w:r>
          <w:t xml:space="preserve">A case analysis is a parallel run too.</w:t>
        </w:r>
      </w:ins>
      <w:ins w:id="4" w:author="PR Preview" w:date="2026-01-01T00:00:00Z">
        <w:r>
          <w:t xml:space="preserve"> </w:t>
        </w:r>
      </w:ins>
      <w:ins w:id="5" w:author="PR Preview" w:date="2026-01-01T00:00:00Z">
        <w:r>
          <w:t xml:space="preserve">Write one bullet per case,</w:t>
        </w:r>
      </w:ins>
      <w:ins w:id="6" w:author="PR Preview" w:date="2026-01-01T00:00:00Z">
        <w:r>
          <w:t xml:space="preserve"> </w:t>
        </w:r>
      </w:ins>
      <w:ins w:id="7" w:author="PR Preview" w:date="2026-01-01T00:00:00Z">
        <w:r>
          <w:t xml:space="preserve">and begin each with a bold label that names the case.</w:t>
        </w:r>
      </w:ins>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del w:id="8" w:author="PR Preview" w:date="2026-01-01T00:00:00Z">
        <w:r>
          <w:delText xml:space="preserve">A few mechanics to keep in mind when writing one:</w:delText>
        </w:r>
      </w:del>
    </w:p>
    <w:p>
      <w:pPr>
        <w:pStyle w:val="BodyText"/>
      </w:pPr>
      <w:ins w:id="9" w:author="PR Preview" w:date="2026-01-01T00:00:00Z">
        <w:r>
          <w:t xml:space="preserve">A few mechanics to keep in mind when writing a bullet list:</w:t>
        </w:r>
      </w:ins>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ins w:id="10" w:author="PR Preview" w:date="2026-01-01T00:00:00Z">
        <w:r>
          <w:rPr>
            <w:b/>
            <w:bCs/>
          </w:rPr>
          <w:t xml:space="preserve">Example 11 (Turning a paragraph of cases into bullet points)</w:t>
        </w:r>
      </w:ins>
      <w:ins w:id="11" w:author="PR Preview" w:date="2026-01-01T00:00:00Z">
        <w:r>
          <w:t xml:space="preserve"> </w:t>
        </w:r>
      </w:ins>
      <w:ins w:id="12" w:author="PR Preview" w:date="2026-01-01T00:00:00Z">
        <w:r>
          <w:t xml:space="preserve"> </w:t>
        </w:r>
      </w:ins>
    </w:p>
    <w:p>
      <w:pPr>
        <w:pStyle w:val="BlockText"/>
      </w:pPr>
      <w:ins w:id="13" w:author="PR Preview" w:date="2026-01-01T00:00:00Z">
        <w:r>
          <w:t xml:space="preserve">❌ At</w:t>
        </w:r>
      </w:ins>
      <w:ins w:id="14" w:author="PR Preview" w:date="2026-01-01T00:00:00Z">
        <w:r>
          <w:t xml:space="preserve"> </w:t>
        </w:r>
      </w:ins>
      <m:oMath>
        <m:r>
          <m:t>z</m:t>
        </m:r>
        <m:r>
          <m:rPr>
            <m:sty m:val="p"/>
          </m:rPr>
          <m:t>=</m:t>
        </m:r>
        <m:r>
          <m:t>0</m:t>
        </m:r>
      </m:oMath>
      <w:ins w:id="15" w:author="PR Preview" w:date="2026-01-01T00:00:00Z">
        <w:r>
          <w:t xml:space="preserve"> </w:t>
        </w:r>
      </w:ins>
      <w:ins w:id="16" w:author="PR Preview" w:date="2026-01-01T00:00:00Z">
        <w:r>
          <w:t xml:space="preserve">the slope is</w:t>
        </w:r>
      </w:ins>
      <w:ins w:id="17" w:author="PR Preview" w:date="2026-01-01T00:00:00Z">
        <w:r>
          <w:t xml:space="preserve"> </w:t>
        </w:r>
      </w:ins>
      <w:ins w:id="18" w:author="PR Preview" w:date="2026-01-01T00:00:00Z">
        <w:r>
          <w:t xml:space="preserve">$\dexpitf{0} = 1/4$</w:t>
        </w:r>
      </w:ins>
      <w:ins w:id="19" w:author="PR Preview" w:date="2026-01-01T00:00:00Z">
        <w:r>
          <w:t xml:space="preserve">.</w:t>
        </w:r>
      </w:ins>
      <w:ins w:id="20" w:author="PR Preview" w:date="2026-01-01T00:00:00Z">
        <w:r>
          <w:t xml:space="preserve"> </w:t>
        </w:r>
      </w:ins>
      <w:ins w:id="21" w:author="PR Preview" w:date="2026-01-01T00:00:00Z">
        <w:r>
          <w:t xml:space="preserve">At</w:t>
        </w:r>
      </w:ins>
      <w:ins w:id="22" w:author="PR Preview" w:date="2026-01-01T00:00:00Z">
        <w:r>
          <w:t xml:space="preserve"> </w:t>
        </w:r>
      </w:ins>
      <m:oMath>
        <m:r>
          <m:t>z</m:t>
        </m:r>
        <m:r>
          <m:rPr>
            <m:sty m:val="p"/>
          </m:rPr>
          <m:t>=</m:t>
        </m:r>
        <m:r>
          <m:t>2</m:t>
        </m:r>
      </m:oMath>
      <w:ins w:id="23" w:author="PR Preview" w:date="2026-01-01T00:00:00Z">
        <w:r>
          <w:t xml:space="preserve"> </w:t>
        </w:r>
      </w:ins>
      <w:ins w:id="24" w:author="PR Preview" w:date="2026-01-01T00:00:00Z">
        <w:r>
          <w:t xml:space="preserve">it is</w:t>
        </w:r>
      </w:ins>
      <w:ins w:id="25" w:author="PR Preview" w:date="2026-01-01T00:00:00Z">
        <w:r>
          <w:t xml:space="preserve"> </w:t>
        </w:r>
      </w:ins>
      <w:ins w:id="26" w:author="PR Preview" w:date="2026-01-01T00:00:00Z">
        <w:r>
          <w:t xml:space="preserve">$\dexpitf{2} \approx 0.105$</w:t>
        </w:r>
      </w:ins>
      <w:ins w:id="27" w:author="PR Preview" w:date="2026-01-01T00:00:00Z">
        <w:r>
          <w:t xml:space="preserve">.</w:t>
        </w:r>
      </w:ins>
      <w:ins w:id="28" w:author="PR Preview" w:date="2026-01-01T00:00:00Z">
        <w:r>
          <w:t xml:space="preserve"> </w:t>
        </w:r>
      </w:ins>
      <w:ins w:id="29" w:author="PR Preview" w:date="2026-01-01T00:00:00Z">
        <w:r>
          <w:t xml:space="preserve">At</w:t>
        </w:r>
      </w:ins>
      <w:ins w:id="30" w:author="PR Preview" w:date="2026-01-01T00:00:00Z">
        <w:r>
          <w:t xml:space="preserve"> </w:t>
        </w:r>
      </w:ins>
      <m:oMath>
        <m:r>
          <m:t>z</m:t>
        </m:r>
        <m:r>
          <m:rPr>
            <m:sty m:val="p"/>
          </m:rPr>
          <m:t>=</m:t>
        </m:r>
        <m:r>
          <m:rPr>
            <m:sty m:val="p"/>
          </m:rPr>
          <m:t>−</m:t>
        </m:r>
        <m:r>
          <m:t>2</m:t>
        </m:r>
      </m:oMath>
      <w:ins w:id="31" w:author="PR Preview" w:date="2026-01-01T00:00:00Z">
        <w:r>
          <w:t xml:space="preserve"> </w:t>
        </w:r>
      </w:ins>
      <w:ins w:id="32" w:author="PR Preview" w:date="2026-01-01T00:00:00Z">
        <w:r>
          <w:t xml:space="preserve">it is</w:t>
        </w:r>
      </w:ins>
      <w:ins w:id="33" w:author="PR Preview" w:date="2026-01-01T00:00:00Z">
        <w:r>
          <w:t xml:space="preserve"> </w:t>
        </w:r>
      </w:ins>
      <w:ins w:id="34" w:author="PR Preview" w:date="2026-01-01T00:00:00Z">
        <w:r>
          <w:t xml:space="preserve">$\dexpitf{-2} \approx 0.105$</w:t>
        </w:r>
      </w:ins>
      <w:ins w:id="35" w:author="PR Preview" w:date="2026-01-01T00:00:00Z">
        <w:r>
          <w:t xml:space="preserve">.</w:t>
        </w:r>
      </w:ins>
    </w:p>
    <w:p>
      <w:pPr>
        <w:pStyle w:val="BlockText"/>
      </w:pPr>
      <w:ins w:id="36" w:author="PR Preview" w:date="2026-01-01T00:00:00Z">
        <w:r>
          <w:t xml:space="preserve">✅ The slope</w:t>
        </w:r>
      </w:ins>
      <w:ins w:id="37" w:author="PR Preview" w:date="2026-01-01T00:00:00Z">
        <w:r>
          <w:t xml:space="preserve"> </w:t>
        </w:r>
      </w:ins>
      <w:ins w:id="38" w:author="PR Preview" w:date="2026-01-01T00:00:00Z">
        <w:r>
          <w:t xml:space="preserve">$\dexpitf{z}$</w:t>
        </w:r>
      </w:ins>
      <w:ins w:id="39" w:author="PR Preview" w:date="2026-01-01T00:00:00Z">
        <w:r>
          <w:t xml:space="preserve"> </w:t>
        </w:r>
      </w:ins>
      <w:ins w:id="40" w:author="PR Preview" w:date="2026-01-01T00:00:00Z">
        <w:r>
          <w:t xml:space="preserve">at three values of</w:t>
        </w:r>
      </w:ins>
      <w:ins w:id="41" w:author="PR Preview" w:date="2026-01-01T00:00:00Z">
        <w:r>
          <w:t xml:space="preserve"> </w:t>
        </w:r>
      </w:ins>
      <m:oMath>
        <m:r>
          <m:t>z</m:t>
        </m:r>
      </m:oMath>
      <w:ins w:id="42" w:author="PR Preview" w:date="2026-01-01T00:00:00Z">
        <w:r>
          <w:t xml:space="preserve">:</w:t>
        </w:r>
      </w:ins>
    </w:p>
    <w:p>
      <w:pPr>
        <w:pStyle w:val="Compact"/>
        <w:numPr>
          <w:ilvl w:val="0"/>
          <w:numId w:val="1015"/>
        </w:numPr>
      </w:pPr>
      <m:oMath>
        <m:r>
          <m:t>z</m:t>
        </m:r>
        <m:r>
          <m:rPr>
            <m:sty m:val="p"/>
          </m:rPr>
          <m:t>=</m:t>
        </m:r>
        <m:r>
          <m:t>0</m:t>
        </m:r>
      </m:oMath>
      <w:ins w:id="43" w:author="PR Preview" w:date="2026-01-01T00:00:00Z">
        <w:r>
          <w:rPr>
            <w:b/>
            <w:bCs/>
          </w:rPr>
          <w:t xml:space="preserve">:</w:t>
        </w:r>
      </w:ins>
      <w:ins w:id="44" w:author="PR Preview" w:date="2026-01-01T00:00:00Z">
        <w:r>
          <w:t xml:space="preserve"> </w:t>
        </w:r>
      </w:ins>
      <w:ins w:id="45" w:author="PR Preview" w:date="2026-01-01T00:00:00Z">
        <w:r>
          <w:t xml:space="preserve">$\dexpitf{0} = 1/4$</w:t>
        </w:r>
      </w:ins>
      <w:ins w:id="46" w:author="PR Preview" w:date="2026-01-01T00:00:00Z">
        <w:r>
          <w:t xml:space="preserve">.</w:t>
        </w:r>
      </w:ins>
    </w:p>
    <w:p>
      <w:pPr>
        <w:pStyle w:val="Compact"/>
        <w:numPr>
          <w:ilvl w:val="0"/>
          <w:numId w:val="1015"/>
        </w:numPr>
      </w:pPr>
      <m:oMath>
        <m:r>
          <m:t>z</m:t>
        </m:r>
        <m:r>
          <m:rPr>
            <m:sty m:val="p"/>
          </m:rPr>
          <m:t>=</m:t>
        </m:r>
        <m:r>
          <m:t>2</m:t>
        </m:r>
      </m:oMath>
      <w:ins w:id="47" w:author="PR Preview" w:date="2026-01-01T00:00:00Z">
        <w:r>
          <w:rPr>
            <w:b/>
            <w:bCs/>
          </w:rPr>
          <w:t xml:space="preserve">:</w:t>
        </w:r>
      </w:ins>
      <w:ins w:id="48" w:author="PR Preview" w:date="2026-01-01T00:00:00Z">
        <w:r>
          <w:t xml:space="preserve"> </w:t>
        </w:r>
      </w:ins>
      <w:ins w:id="49" w:author="PR Preview" w:date="2026-01-01T00:00:00Z">
        <w:r>
          <w:t xml:space="preserve">$\dexpitf{2} \approx 0.105$</w:t>
        </w:r>
      </w:ins>
      <w:ins w:id="50" w:author="PR Preview" w:date="2026-01-01T00:00:00Z">
        <w:r>
          <w:t xml:space="preserve">.</w:t>
        </w:r>
      </w:ins>
    </w:p>
    <w:p>
      <w:pPr>
        <w:pStyle w:val="Compact"/>
        <w:numPr>
          <w:ilvl w:val="0"/>
          <w:numId w:val="1015"/>
        </w:numPr>
      </w:pPr>
      <m:oMath>
        <m:r>
          <m:t>z</m:t>
        </m:r>
        <m:r>
          <m:rPr>
            <m:sty m:val="p"/>
          </m:rPr>
          <m:t>=</m:t>
        </m:r>
        <m:r>
          <m:rPr>
            <m:sty m:val="p"/>
          </m:rPr>
          <m:t>−</m:t>
        </m:r>
        <m:r>
          <m:t>2</m:t>
        </m:r>
      </m:oMath>
      <w:ins w:id="51" w:author="PR Preview" w:date="2026-01-01T00:00:00Z">
        <w:r>
          <w:rPr>
            <w:b/>
            <w:bCs/>
          </w:rPr>
          <w:t xml:space="preserve">:</w:t>
        </w:r>
      </w:ins>
      <w:ins w:id="52" w:author="PR Preview" w:date="2026-01-01T00:00:00Z">
        <w:r>
          <w:t xml:space="preserve"> </w:t>
        </w:r>
      </w:ins>
      <w:ins w:id="53" w:author="PR Preview" w:date="2026-01-01T00:00:00Z">
        <w:r>
          <w:t xml:space="preserve">$\dexpitf{-2} \approx 0.105$</w:t>
        </w:r>
      </w:ins>
      <w:ins w:id="54" w:author="PR Preview" w:date="2026-01-01T00:00:00Z">
        <w:r>
          <w:t xml:space="preserve">.</w:t>
        </w:r>
      </w:ins>
    </w:p>
    <w:p>
      <w:pPr>
        <w:pStyle w:val="FirstParagraph"/>
      </w:pPr>
      <w:ins w:id="55" w:author="PR Preview" w:date="2026-01-01T00:00:00Z">
        <w:r>
          <w:t xml:space="preserve">The labels let the reader find a case at a glance,</w:t>
        </w:r>
      </w:ins>
      <w:ins w:id="56" w:author="PR Preview" w:date="2026-01-01T00:00:00Z">
        <w:r>
          <w:t xml:space="preserve"> </w:t>
        </w:r>
      </w:ins>
      <w:ins w:id="57" w:author="PR Preview" w:date="2026-01-01T00:00:00Z">
        <w:r>
          <w:t xml:space="preserve">and the bullets show that there are three.</w:t>
        </w:r>
      </w:ins>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del w:id="58" w:author="PR Preview" w:date="2026-01-01T00:00:00Z">
        <w:r>
          <w:rPr>
            <w:b/>
            <w:bCs/>
          </w:rPr>
          <w:delText xml:space="preserve">Example 11 (Rewriting a sentence written to sound formal)</w:delText>
        </w:r>
      </w:del>
      <w:del w:id="59" w:author="PR Preview" w:date="2026-01-01T00:00:00Z">
        <w:r>
          <w:delText xml:space="preserve"> </w:delText>
        </w:r>
      </w:del>
      <w:del w:id="60" w:author="PR Preview" w:date="2026-01-01T00:00:00Z">
        <w:r>
          <w:delText xml:space="preserve"> </w:delText>
        </w:r>
      </w:del>
    </w:p>
    <w:p>
      <w:pPr>
        <w:pStyle w:val="FirstParagraph"/>
      </w:pPr>
      <w:ins w:id="61" w:author="PR Preview" w:date="2026-01-01T00:00:00Z">
        <w:r>
          <w:rPr>
            <w:b/>
            <w:bCs/>
          </w:rPr>
          <w:t xml:space="preserve">Example 12 (Rewriting a sentence written to sound formal)</w:t>
        </w:r>
      </w:ins>
      <w:ins w:id="62" w:author="PR Preview" w:date="2026-01-01T00:00:00Z">
        <w:r>
          <w:t xml:space="preserve"> </w:t>
        </w:r>
      </w:ins>
      <w:ins w:id="63" w:author="PR Preview" w:date="2026-01-01T00:00:00Z">
        <w:r>
          <w:t xml:space="preserve"> </w:t>
        </w:r>
      </w:ins>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2026-10-26T08:30:01Z</dcterms:created>
  <dcterms:modified xsi:type="dcterms:W3CDTF">2026-10-26T08:30:01Z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01:27:10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