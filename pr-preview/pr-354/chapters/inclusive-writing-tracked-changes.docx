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01:27:10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del w:id="3" w:author="PR Preview" w:date="2026-01-01T00:00:00Z">
        <w:r>
          <w:delText xml:space="preserve">Say exactly what you mean.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Do not use idioms, clichés, slang, jokes or sarcasm.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 idiom is a phrase whose meaning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different from the meanings of its words,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such as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“blow up”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“become very large”</w:delText>
        </w:r>
      </w:del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reader who has not met the phrase before has to guess what it means.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 reader who takes words literally may guess wrong.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W3C guidance says: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“Use literal and concrete language”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“Do not use metaphors and similes unless you include an explanation”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(W3C Cognitive and Learning Disabilities Accessibility Task Force 2021, Use Literal Language)</w:delText>
        </w:r>
      </w:del>
      <w:del w:id="33" w:author="PR Preview" w:date="2026-01-01T00:00:00Z">
        <w:r>
          <w:delText xml:space="preserve">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GitHub Docs says: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“Avoid turns of phrase, idioms, and slang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that are specific to a particular region or country”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(GitHub 2026a)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t xml:space="preserve">Say exactly what you mean.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Do not use idioms, clichés, slang, jokes or sarcasm.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 idiom is a phrase whose meaning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different from the meanings of its words,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such as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“blow up”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for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“become very large”</w:t>
        </w:r>
      </w:ins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 reader who has not encountered the phrase before has to guess what it means.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reader who takes words literally may guess wrong.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 W3C guidance says: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“Use literal and concrete language”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“Do not use metaphors and similes unless you include an explanation”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(W3C Cognitive and Learning Disabilities Accessibility Task Force 2021, Use Literal Language)</w:t>
        </w:r>
      </w:ins>
      <w:ins w:id="73" w:author="PR Preview" w:date="2026-01-01T00:00:00Z">
        <w:r>
          <w:t xml:space="preserve">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GitHub Docs says: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“Avoid turns of phrase, idioms, and slang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that are specific to a particular region or country”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(GitHub 2026a)</w:t>
        </w:r>
      </w:ins>
      <w:ins w:id="82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ins w:id="83" w:author="PR Preview" w:date="2026-01-01T00:00:00Z">
        <w:r>
          <w:t xml:space="preserve">For a reader’s first contact with a term or notation, write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“encounter”</w:t>
        </w:r>
      </w:ins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Do not write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“meet”</w:t>
        </w:r>
      </w:ins>
      <w:ins w:id="91" w:author="PR Preview" w:date="2026-01-01T00:00:00Z">
        <w:r>
          <w:t xml:space="preserve">, which treats the idea as a person.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Do not write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“see”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either,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because it names one sensory modality,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and readers also listen to text or read it in braille.</w:t>
        </w:r>
      </w:ins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2026-10-26T08:30:26Z</dcterms:created>
  <dcterms:modified xsi:type="dcterms:W3CDTF">2026-10-26T08:30:26Z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