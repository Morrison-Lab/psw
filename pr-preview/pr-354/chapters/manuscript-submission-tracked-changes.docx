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Preparing a manuscript for submission</w:t>
      </w:r>
    </w:p>
    <w:p>
      <w:pPr>
        <w:pStyle w:val="Date"/>
      </w:pPr>
      <w:del w:id="1" w:author="PR Preview" w:date="2026-01-01T00:00:00Z">
        <w:r>
          <w:delText xml:space="preserve">Last modified: 2026-10-25 19:48:50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2026-10-26 01:14:04 (PDT)</w:t>
        </w:r>
      </w:ins>
    </w:p>
    <w:p>
      <w:pPr>
        <w:pStyle w:val="FirstParagraph"/>
      </w:pPr>
      <w:r>
        <w:t xml:space="preserve">This chapter collects the conventions that journals expect</w:t>
      </w:r>
      <w:r>
        <w:t xml:space="preserve"> </w:t>
      </w:r>
      <w:r>
        <w:t xml:space="preserve">of a research manuscript at submission.</w:t>
      </w:r>
      <w:r>
        <w:t xml:space="preserve"> </w:t>
      </w:r>
      <w:r>
        <w:t xml:space="preserve">Apply them by default, without waiting for a reviewer to ask.</w:t>
      </w:r>
    </w:p>
    <w:p>
      <w:pPr>
        <w:pStyle w:val="BodyText"/>
      </w:pPr>
      <w:r>
        <w:t xml:space="preserve">The target journal’s</w:t>
      </w:r>
      <w:r>
        <w:t xml:space="preserve"> </w:t>
      </w:r>
      <w:r>
        <w:rPr>
          <w:i/>
          <w:iCs/>
        </w:rPr>
        <w:t xml:space="preserve">Instructions for Authors</w:t>
      </w:r>
      <w:r>
        <w:t xml:space="preserve"> </w:t>
      </w:r>
      <w:r>
        <w:t xml:space="preserve">override everything here:</w:t>
      </w:r>
      <w:r>
        <w:t xml:space="preserve"> </w:t>
      </w:r>
      <w:r>
        <w:t xml:space="preserve">word limits, abstract headings, reference style,</w:t>
      </w:r>
      <w:r>
        <w:t xml:space="preserve"> </w:t>
      </w:r>
      <w:r>
        <w:t xml:space="preserve">where figures go, and file formats.</w:t>
      </w:r>
      <w:r>
        <w:t xml:space="preserve"> </w:t>
      </w:r>
      <w:r>
        <w:t xml:space="preserve">Read them first.</w:t>
      </w:r>
      <w:r>
        <w:t xml:space="preserve"> </w:t>
      </w:r>
      <w:r>
        <w:t xml:space="preserve">When no journal has been chosen yet,</w:t>
      </w:r>
      <w:r>
        <w:t xml:space="preserve"> </w:t>
      </w:r>
      <w:r>
        <w:t xml:space="preserve">use the defaults below.</w:t>
      </w:r>
      <w:r>
        <w:t xml:space="preserve"> </w:t>
      </w:r>
      <w:r>
        <w:t xml:space="preserve">They follow the</w:t>
      </w:r>
      <w:r>
        <w:t xml:space="preserve"> </w:t>
      </w:r>
      <w:hyperlink r:id="rId9">
        <w:r>
          <w:rPr>
            <w:rStyle w:val="Hyperlink"/>
          </w:rPr>
          <w:t xml:space="preserve">ICMJE Recommendations</w:t>
        </w:r>
      </w:hyperlink>
      <w:r>
        <w:t xml:space="preserve"> </w:t>
      </w:r>
      <w:r>
        <w:t xml:space="preserve">and the</w:t>
      </w:r>
      <w:r>
        <w:t xml:space="preserve"> </w:t>
      </w:r>
      <w:r>
        <w:rPr>
          <w:i/>
          <w:iCs/>
        </w:rPr>
        <w:t xml:space="preserve">AMA Manual of Style</w:t>
      </w:r>
      <w:r>
        <w:t xml:space="preserve">,</w:t>
      </w:r>
      <w:r>
        <w:t xml:space="preserve"> </w:t>
      </w:r>
      <w:r>
        <w:t xml:space="preserve">which most clinical and health-services journals use.</w:t>
      </w:r>
    </w:p>
    <w:bookmarkStart w:id="12" w:name="document-order"/>
    <w:p>
      <w:pPr>
        <w:pStyle w:val="Heading2"/>
      </w:pPr>
      <w:r>
        <w:t xml:space="preserve">1 Document order</w:t>
      </w:r>
    </w:p>
    <w:p>
      <w:pPr>
        <w:pStyle w:val="FirstParagraph"/>
      </w:pPr>
      <w:r>
        <w:t xml:space="preserve">Assemble the main document in this order:</w:t>
      </w:r>
    </w:p>
    <w:p>
      <w:pPr>
        <w:pStyle w:val="Compact"/>
        <w:numPr>
          <w:ilvl w:val="0"/>
          <w:numId w:val="1001"/>
        </w:numPr>
      </w:pPr>
      <w:r>
        <w:t xml:space="preserve">Title page.</w:t>
      </w:r>
    </w:p>
    <w:p>
      <w:pPr>
        <w:pStyle w:val="Compact"/>
        <w:numPr>
          <w:ilvl w:val="0"/>
          <w:numId w:val="1001"/>
        </w:numPr>
      </w:pPr>
      <w:r>
        <w:t xml:space="preserve">Structured abstract, then keywords and, if the journal uses them,</w:t>
      </w:r>
      <w:r>
        <w:t xml:space="preserve"> </w:t>
      </w:r>
      <w:r>
        <w:t xml:space="preserve">Key Points.</w:t>
      </w:r>
    </w:p>
    <w:p>
      <w:pPr>
        <w:pStyle w:val="Compact"/>
        <w:numPr>
          <w:ilvl w:val="0"/>
          <w:numId w:val="1001"/>
        </w:numPr>
      </w:pPr>
      <w:r>
        <w:t xml:space="preserve">Main text in IMRaD order:</w:t>
      </w:r>
      <w:r>
        <w:t xml:space="preserve"> </w:t>
      </w:r>
      <w:r>
        <w:t xml:space="preserve">Introduction, Methods, Results, Discussion</w:t>
      </w:r>
      <w:r>
        <w:t xml:space="preserve"> </w:t>
      </w:r>
      <w:r>
        <w:t xml:space="preserve">(with a limitations paragraph), and Conclusions.</w:t>
      </w:r>
      <w:r>
        <w:t xml:space="preserve"> </w:t>
      </w:r>
      <w:r>
        <w:t xml:space="preserve">See</w:t>
      </w:r>
      <w:r>
        <w:t xml:space="preserve"> </w:t>
      </w:r>
      <w:hyperlink r:id="rId10">
        <w:r>
          <w:rPr>
            <w:rStyle w:val="Hyperlink"/>
          </w:rPr>
          <w:t xml:space="preserve">Paper organization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Back matter:</w:t>
      </w:r>
    </w:p>
    <w:p>
      <w:pPr>
        <w:pStyle w:val="Compact"/>
        <w:numPr>
          <w:ilvl w:val="1"/>
          <w:numId w:val="1002"/>
        </w:numPr>
      </w:pPr>
      <w:r>
        <w:t xml:space="preserve">acknowledgments;</w:t>
      </w:r>
    </w:p>
    <w:p>
      <w:pPr>
        <w:pStyle w:val="Compact"/>
        <w:numPr>
          <w:ilvl w:val="1"/>
          <w:numId w:val="1002"/>
        </w:numPr>
      </w:pPr>
      <w:r>
        <w:t xml:space="preserve">author contributions;</w:t>
      </w:r>
    </w:p>
    <w:p>
      <w:pPr>
        <w:pStyle w:val="Compact"/>
        <w:numPr>
          <w:ilvl w:val="1"/>
          <w:numId w:val="1002"/>
        </w:numPr>
      </w:pPr>
      <w:r>
        <w:t xml:space="preserve">funding;</w:t>
      </w:r>
    </w:p>
    <w:p>
      <w:pPr>
        <w:pStyle w:val="Compact"/>
        <w:numPr>
          <w:ilvl w:val="1"/>
          <w:numId w:val="1002"/>
        </w:numPr>
      </w:pPr>
      <w:r>
        <w:t xml:space="preserve">conflict of interest disclosures;</w:t>
      </w:r>
    </w:p>
    <w:p>
      <w:pPr>
        <w:pStyle w:val="Compact"/>
        <w:numPr>
          <w:ilvl w:val="1"/>
          <w:numId w:val="1002"/>
        </w:numPr>
      </w:pPr>
      <w:r>
        <w:t xml:space="preserve">data and code availability; and</w:t>
      </w:r>
    </w:p>
    <w:p>
      <w:pPr>
        <w:pStyle w:val="Compact"/>
        <w:numPr>
          <w:ilvl w:val="1"/>
          <w:numId w:val="1002"/>
        </w:numPr>
      </w:pPr>
      <w:r>
        <w:t xml:space="preserve">the ethics statement.</w:t>
      </w:r>
    </w:p>
    <w:p>
      <w:pPr>
        <w:pStyle w:val="Compact"/>
        <w:numPr>
          <w:ilvl w:val="0"/>
          <w:numId w:val="1001"/>
        </w:numPr>
      </w:pPr>
      <w:r>
        <w:t xml:space="preserve">References.</w:t>
      </w:r>
    </w:p>
    <w:p>
      <w:pPr>
        <w:pStyle w:val="Compact"/>
        <w:numPr>
          <w:ilvl w:val="0"/>
          <w:numId w:val="1001"/>
        </w:numPr>
      </w:pPr>
      <w:r>
        <w:t xml:space="preserve">Tables, numbered in citation order.</w:t>
      </w:r>
    </w:p>
    <w:p>
      <w:pPr>
        <w:pStyle w:val="Compact"/>
        <w:numPr>
          <w:ilvl w:val="0"/>
          <w:numId w:val="1001"/>
        </w:numPr>
      </w:pPr>
      <w:r>
        <w:t xml:space="preserve">Figures, numbered in citation order.</w:t>
      </w:r>
    </w:p>
    <w:p>
      <w:pPr>
        <w:pStyle w:val="Compact"/>
        <w:numPr>
          <w:ilvl w:val="0"/>
          <w:numId w:val="1001"/>
        </w:numPr>
      </w:pPr>
      <w:r>
        <w:t xml:space="preserve">The supplement,</w:t>
      </w:r>
      <w:r>
        <w:t xml:space="preserve"> </w:t>
      </w:r>
      <w:r>
        <w:t xml:space="preserve">or a separate supplement file if the journal requires one.</w:t>
      </w:r>
    </w:p>
    <w:p>
      <w:pPr>
        <w:pStyle w:val="FirstParagraph"/>
      </w:pPr>
      <w:r>
        <w:t xml:space="preserve">Tables and figures go at the end of the main text, not inline.</w:t>
      </w:r>
      <w:r>
        <w:t xml:space="preserve"> </w:t>
      </w:r>
      <w:r>
        <w:t xml:space="preserve">For page breaks and caption placement,</w:t>
      </w:r>
      <w:r>
        <w:t xml:space="preserve"> </w:t>
      </w:r>
      <w:r>
        <w:t xml:space="preserve">follow</w:t>
      </w:r>
      <w:r>
        <w:t xml:space="preserve"> </w:t>
      </w:r>
      <w:hyperlink r:id="rId11">
        <w:r>
          <w:rPr>
            <w:rStyle w:val="Hyperlink"/>
          </w:rPr>
          <w:t xml:space="preserve">Manuscript layout for journal submission</w:t>
        </w:r>
      </w:hyperlink>
      <w:r>
        <w:t xml:space="preserve"> </w:t>
      </w:r>
      <w:r>
        <w:t xml:space="preserve">in Paper organization.</w:t>
      </w:r>
      <w:r>
        <w:t xml:space="preserve"> </w:t>
      </w:r>
      <w:r>
        <w:t xml:space="preserve">Some journals want figures uploaded as separate files,</w:t>
      </w:r>
      <w:r>
        <w:t xml:space="preserve"> </w:t>
      </w:r>
      <w:r>
        <w:t xml:space="preserve">with the figure legends listed after the references.</w:t>
      </w:r>
      <w:r>
        <w:t xml:space="preserve"> </w:t>
      </w:r>
      <w:r>
        <w:t xml:space="preserve">When that is the instruction, follow it,</w:t>
      </w:r>
      <w:r>
        <w:t xml:space="preserve"> </w:t>
      </w:r>
      <w:r>
        <w:t xml:space="preserve">and keep the end-of-document copies only for review drafts.</w:t>
      </w:r>
    </w:p>
    <w:bookmarkEnd w:id="12"/>
    <w:bookmarkStart w:id="15" w:name="title-page"/>
    <w:p>
      <w:pPr>
        <w:pStyle w:val="Heading2"/>
      </w:pPr>
      <w:r>
        <w:t xml:space="preserve">2 Title page</w:t>
      </w:r>
    </w:p>
    <w:p>
      <w:pPr>
        <w:pStyle w:val="FirstParagraph"/>
      </w:pPr>
      <w:r>
        <w:t xml:space="preserve">The title page carries:</w:t>
      </w:r>
    </w:p>
    <w:p>
      <w:pPr>
        <w:pStyle w:val="Compact"/>
        <w:numPr>
          <w:ilvl w:val="0"/>
          <w:numId w:val="1003"/>
        </w:numPr>
      </w:pPr>
      <w:r>
        <w:t xml:space="preserve">A specific, informative</w:t>
      </w:r>
      <w:r>
        <w:t xml:space="preserve"> </w:t>
      </w:r>
      <w:r>
        <w:rPr>
          <w:b/>
          <w:bCs/>
        </w:rPr>
        <w:t xml:space="preserve">title</w:t>
      </w:r>
      <w:r>
        <w:t xml:space="preserve"> </w:t>
      </w:r>
      <w:r>
        <w:t xml:space="preserve">that names the population,</w:t>
      </w:r>
      <w:r>
        <w:t xml:space="preserve"> </w:t>
      </w:r>
      <w:r>
        <w:t xml:space="preserve">the exposure or intervention, the outcome,</w:t>
      </w:r>
      <w:r>
        <w:t xml:space="preserve"> </w:t>
      </w:r>
      <w:r>
        <w:t xml:space="preserve">and the design where they fit.</w:t>
      </w:r>
      <w:r>
        <w:t xml:space="preserve"> </w:t>
      </w:r>
      <w:r>
        <w:t xml:space="preserve">Avoid abbreviations, questions, and puns,</w:t>
      </w:r>
      <w:r>
        <w:t xml:space="preserve"> </w:t>
      </w:r>
      <w:r>
        <w:t xml:space="preserve">and check the character limit.</w:t>
      </w:r>
    </w:p>
    <w:p>
      <w:pPr>
        <w:pStyle w:val="Compact"/>
        <w:numPr>
          <w:ilvl w:val="0"/>
          <w:numId w:val="1003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running head</w:t>
      </w:r>
      <w:r>
        <w:t xml:space="preserve"> </w:t>
      </w:r>
      <w:r>
        <w:t xml:space="preserve">(short title), if the journal asks for one.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Authors</w:t>
      </w:r>
      <w:r>
        <w:t xml:space="preserve">: full names, degrees if required, affiliations,</w:t>
      </w:r>
      <w:r>
        <w:t xml:space="preserve"> </w:t>
      </w:r>
      <w:r>
        <w:t xml:space="preserve">and ORCID iDs.</w:t>
      </w:r>
      <w:r>
        <w:t xml:space="preserve"> </w:t>
      </w:r>
      <w:r>
        <w:t xml:space="preserve">The authors agree on the byline order among themselves.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corresponding author</w:t>
      </w:r>
      <w:r>
        <w:t xml:space="preserve">’s name, postal address, and email.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Word counts</w:t>
      </w:r>
      <w:r>
        <w:t xml:space="preserve"> </w:t>
      </w:r>
      <w:r>
        <w:t xml:space="preserve">for the abstract and the main text.</w:t>
      </w:r>
      <w:r>
        <w:t xml:space="preserve"> </w:t>
      </w:r>
      <w:r>
        <w:t xml:space="preserve">The main-text count usually runs from the Introduction through the</w:t>
      </w:r>
      <w:r>
        <w:t xml:space="preserve"> </w:t>
      </w:r>
      <w:r>
        <w:t xml:space="preserve">Discussion and excludes the abstract, references, tables,</w:t>
      </w:r>
      <w:r>
        <w:t xml:space="preserve"> </w:t>
      </w:r>
      <w:r>
        <w:t xml:space="preserve">and figure legends.</w:t>
      </w:r>
    </w:p>
    <w:p>
      <w:pPr>
        <w:pStyle w:val="Compact"/>
        <w:numPr>
          <w:ilvl w:val="0"/>
          <w:numId w:val="1003"/>
        </w:numPr>
      </w:pPr>
      <w:r>
        <w:t xml:space="preserve">Counts of tables, figures, and references.</w:t>
      </w:r>
    </w:p>
    <w:p>
      <w:pPr>
        <w:pStyle w:val="Compact"/>
        <w:numPr>
          <w:ilvl w:val="0"/>
          <w:numId w:val="1003"/>
        </w:numPr>
      </w:pPr>
      <w:r>
        <w:t xml:space="preserve">A trial or protocol registration number, when one applies.</w:t>
      </w:r>
    </w:p>
    <w:p>
      <w:pPr>
        <w:pStyle w:val="FirstParagraph"/>
      </w:pPr>
      <w:r>
        <w:t xml:space="preserve">Authorship follows the four</w:t>
      </w:r>
      <w:r>
        <w:t xml:space="preserve"> </w:t>
      </w:r>
      <w:hyperlink r:id="rId13">
        <w:r>
          <w:rPr>
            <w:rStyle w:val="Hyperlink"/>
          </w:rPr>
          <w:t xml:space="preserve">ICMJE criteria</w:t>
        </w:r>
      </w:hyperlink>
      <w:r>
        <w:t xml:space="preserve">:</w:t>
      </w:r>
    </w:p>
    <w:p>
      <w:pPr>
        <w:pStyle w:val="Compact"/>
        <w:numPr>
          <w:ilvl w:val="0"/>
          <w:numId w:val="1004"/>
        </w:numPr>
      </w:pPr>
      <w:r>
        <w:t xml:space="preserve">a substantial contribution to conception, design,</w:t>
      </w:r>
      <w:r>
        <w:t xml:space="preserve"> </w:t>
      </w:r>
      <w:r>
        <w:t xml:space="preserve">data acquisition, or analysis;</w:t>
      </w:r>
    </w:p>
    <w:p>
      <w:pPr>
        <w:pStyle w:val="Compact"/>
        <w:numPr>
          <w:ilvl w:val="0"/>
          <w:numId w:val="1004"/>
        </w:numPr>
      </w:pPr>
      <w:r>
        <w:t xml:space="preserve">drafting the work or revising it critically;</w:t>
      </w:r>
    </w:p>
    <w:p>
      <w:pPr>
        <w:pStyle w:val="Compact"/>
        <w:numPr>
          <w:ilvl w:val="0"/>
          <w:numId w:val="1004"/>
        </w:numPr>
      </w:pPr>
      <w:r>
        <w:t xml:space="preserve">final approval of the version to be published; and</w:t>
      </w:r>
    </w:p>
    <w:p>
      <w:pPr>
        <w:pStyle w:val="Compact"/>
        <w:numPr>
          <w:ilvl w:val="0"/>
          <w:numId w:val="1004"/>
        </w:numPr>
      </w:pPr>
      <w:r>
        <w:t xml:space="preserve">agreement to be accountable for the work.</w:t>
      </w:r>
    </w:p>
    <w:p>
      <w:pPr>
        <w:pStyle w:val="FirstParagraph"/>
      </w:pPr>
      <w:r>
        <w:t xml:space="preserve">Contributors who do not meet all four go in the acknowledgments,</w:t>
      </w:r>
      <w:r>
        <w:t xml:space="preserve"> </w:t>
      </w:r>
      <w:r>
        <w:t xml:space="preserve">with their permission.</w:t>
      </w:r>
      <w:r>
        <w:t xml:space="preserve"> </w:t>
      </w:r>
      <w:r>
        <w:t xml:space="preserve">When the journal asks for contribution statements,</w:t>
      </w:r>
      <w:r>
        <w:t xml:space="preserve"> </w:t>
      </w:r>
      <w:r>
        <w:t xml:space="preserve">use the</w:t>
      </w:r>
      <w:r>
        <w:t xml:space="preserve"> </w:t>
      </w:r>
      <w:hyperlink r:id="rId14">
        <w:r>
          <w:rPr>
            <w:rStyle w:val="Hyperlink"/>
          </w:rPr>
          <w:t xml:space="preserve">CRediT taxonomy</w:t>
        </w:r>
      </w:hyperlink>
      <w:r>
        <w:t xml:space="preserve">.</w:t>
      </w:r>
    </w:p>
    <w:bookmarkEnd w:id="15"/>
    <w:bookmarkStart w:id="17" w:name="abstract"/>
    <w:p>
      <w:pPr>
        <w:pStyle w:val="Heading2"/>
      </w:pPr>
      <w:r>
        <w:t xml:space="preserve">3 Abstract</w:t>
      </w:r>
    </w:p>
    <w:p>
      <w:pPr>
        <w:pStyle w:val="Compact"/>
        <w:numPr>
          <w:ilvl w:val="0"/>
          <w:numId w:val="1005"/>
        </w:numPr>
      </w:pPr>
      <w:r>
        <w:t xml:space="preserve">Use a</w:t>
      </w:r>
      <w:r>
        <w:t xml:space="preserve"> </w:t>
      </w:r>
      <w:r>
        <w:rPr>
          <w:b/>
          <w:bCs/>
        </w:rPr>
        <w:t xml:space="preserve">structured</w:t>
      </w:r>
      <w:r>
        <w:t xml:space="preserve"> </w:t>
      </w:r>
      <w:r>
        <w:t xml:space="preserve">abstract with the journal’s headings.</w:t>
      </w:r>
      <w:r>
        <w:t xml:space="preserve"> </w:t>
      </w:r>
      <w:r>
        <w:t xml:space="preserve">A generic set is Background, Objective, Methods, Results,</w:t>
      </w:r>
      <w:r>
        <w:t xml:space="preserve"> </w:t>
      </w:r>
      <w:r>
        <w:t xml:space="preserve">and Conclusions.</w:t>
      </w:r>
      <w:r>
        <w:t xml:space="preserve"> </w:t>
      </w:r>
      <w:r>
        <w:t xml:space="preserve">Clinical journals often split Methods into</w:t>
      </w:r>
      <w:r>
        <w:t xml:space="preserve"> </w:t>
      </w:r>
      <w:r>
        <w:t xml:space="preserve">Design, Setting, and Participants;</w:t>
      </w:r>
      <w:r>
        <w:t xml:space="preserve"> </w:t>
      </w:r>
      <w:r>
        <w:t xml:space="preserve">Exposures; and Main Outcomes and Measures.</w:t>
      </w:r>
    </w:p>
    <w:p>
      <w:pPr>
        <w:pStyle w:val="Compact"/>
        <w:numPr>
          <w:ilvl w:val="0"/>
          <w:numId w:val="1005"/>
        </w:numPr>
      </w:pPr>
      <w:r>
        <w:t xml:space="preserve">Most limits fall between 250 and 350 words.</w:t>
      </w:r>
    </w:p>
    <w:p>
      <w:pPr>
        <w:pStyle w:val="Compact"/>
        <w:numPr>
          <w:ilvl w:val="0"/>
          <w:numId w:val="1005"/>
        </w:numPr>
      </w:pPr>
      <w:r>
        <w:t xml:space="preserve">The Results give the sample size</w:t>
      </w:r>
      <w:r>
        <w:t xml:space="preserve"> </w:t>
      </w:r>
      <w:r>
        <w:t xml:space="preserve">and the main effect estimates with their confidence intervals,</w:t>
      </w:r>
      <w:r>
        <w:t xml:space="preserve"> </w:t>
      </w:r>
      <w:r>
        <w:t xml:space="preserve">not only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values.</w:t>
      </w:r>
      <w:r>
        <w:t xml:space="preserve"> </w:t>
      </w:r>
      <w:r>
        <w:t xml:space="preserve">Phrase each effect estimate as an estimate</w:t>
      </w:r>
      <w:r>
        <w:t xml:space="preserve"> </w:t>
      </w:r>
      <w:r>
        <w:t xml:space="preserve">(</w:t>
      </w:r>
      <w:r>
        <w:t xml:space="preserve">“we estimated that …”</w:t>
      </w:r>
      <w:r>
        <w:t xml:space="preserve">),</w:t>
      </w:r>
      <w:r>
        <w:t xml:space="preserve"> </w:t>
      </w:r>
      <w:r>
        <w:t xml:space="preserve">per</w:t>
      </w:r>
      <w:r>
        <w:t xml:space="preserve"> </w:t>
      </w:r>
      <w:hyperlink w:anchor="statistics-and-numbers">
        <w:r>
          <w:rPr>
            <w:rStyle w:val="Hyperlink"/>
          </w:rPr>
          <w:t xml:space="preserve">Statistics and numbers</w:t>
        </w:r>
      </w:hyperlink>
      <w:r>
        <w:t xml:space="preserve">.</w:t>
      </w:r>
      <w:r>
        <w:t xml:space="preserve"> </w:t>
      </w:r>
      <w:r>
        <w:t xml:space="preserve">Report the primary outcome first.</w:t>
      </w:r>
    </w:p>
    <w:p>
      <w:pPr>
        <w:pStyle w:val="Compact"/>
        <w:numPr>
          <w:ilvl w:val="0"/>
          <w:numId w:val="1005"/>
        </w:numPr>
      </w:pPr>
      <w:r>
        <w:t xml:space="preserve">The Conclusions follow from the results and match the design.</w:t>
      </w:r>
      <w:r>
        <w:t xml:space="preserve"> </w:t>
      </w:r>
      <w:r>
        <w:t xml:space="preserve">Use causal language only when the identification strategy supports it,</w:t>
      </w:r>
      <w:r>
        <w:t xml:space="preserve"> </w:t>
      </w:r>
      <w:r>
        <w:t xml:space="preserve">and name that strategy.</w:t>
      </w:r>
    </w:p>
    <w:p>
      <w:pPr>
        <w:pStyle w:val="Compact"/>
        <w:numPr>
          <w:ilvl w:val="0"/>
          <w:numId w:val="1005"/>
        </w:numPr>
      </w:pPr>
      <w:r>
        <w:t xml:space="preserve">Leave out citations, undefined abbreviations,</w:t>
      </w:r>
      <w:r>
        <w:t xml:space="preserve"> </w:t>
      </w:r>
      <w:r>
        <w:t xml:space="preserve">and references to tables or figures.</w:t>
      </w:r>
    </w:p>
    <w:p>
      <w:pPr>
        <w:pStyle w:val="Compact"/>
        <w:numPr>
          <w:ilvl w:val="0"/>
          <w:numId w:val="1005"/>
        </w:numPr>
      </w:pPr>
      <w:r>
        <w:t xml:space="preserve">Give 3 to 6 keywords,</w:t>
      </w:r>
      <w:r>
        <w:t xml:space="preserve"> </w:t>
      </w:r>
      <w:r>
        <w:t xml:space="preserve">preferably</w:t>
      </w:r>
      <w:r>
        <w:t xml:space="preserve"> </w:t>
      </w:r>
      <w:hyperlink r:id="rId16">
        <w:r>
          <w:rPr>
            <w:rStyle w:val="Hyperlink"/>
          </w:rPr>
          <w:t xml:space="preserve">MeSH</w:t>
        </w:r>
      </w:hyperlink>
      <w:r>
        <w:t xml:space="preserve"> </w:t>
      </w:r>
      <w:r>
        <w:t xml:space="preserve">terms.</w:t>
      </w:r>
    </w:p>
    <w:bookmarkEnd w:id="17"/>
    <w:bookmarkStart w:id="23" w:name="main-text"/>
    <w:p>
      <w:pPr>
        <w:pStyle w:val="Heading2"/>
      </w:pPr>
      <w:r>
        <w:t xml:space="preserve">4 Main text</w:t>
      </w:r>
    </w:p>
    <w:bookmarkStart w:id="18" w:name="introduction"/>
    <w:p>
      <w:pPr>
        <w:pStyle w:val="Heading3"/>
      </w:pPr>
      <w:r>
        <w:t xml:space="preserve">4.1 Introduction</w:t>
      </w:r>
    </w:p>
    <w:p>
      <w:pPr>
        <w:pStyle w:val="FirstParagraph"/>
      </w:pPr>
      <w:r>
        <w:t xml:space="preserve">Three short paragraphs are usually enough:</w:t>
      </w:r>
      <w:r>
        <w:t xml:space="preserve"> </w:t>
      </w:r>
      <w:r>
        <w:t xml:space="preserve">what is known, the gap, and the objective or hypothesis.</w:t>
      </w:r>
      <w:r>
        <w:t xml:space="preserve"> </w:t>
      </w:r>
      <w:r>
        <w:t xml:space="preserve">End with a sentence that states the aim.</w:t>
      </w:r>
      <w:r>
        <w:t xml:space="preserve"> </w:t>
      </w:r>
      <w:r>
        <w:t xml:space="preserve">Do not preview the results.</w:t>
      </w:r>
    </w:p>
    <w:bookmarkEnd w:id="18"/>
    <w:bookmarkStart w:id="19" w:name="methods"/>
    <w:p>
      <w:pPr>
        <w:pStyle w:val="Heading3"/>
      </w:pPr>
      <w:r>
        <w:t xml:space="preserve">4.2 Methods</w:t>
      </w:r>
    </w:p>
    <w:p>
      <w:pPr>
        <w:pStyle w:val="FirstParagraph"/>
      </w:pPr>
      <w:r>
        <w:t xml:space="preserve">Give enough detail that another analyst could reproduce the analysis:</w:t>
      </w:r>
    </w:p>
    <w:p>
      <w:pPr>
        <w:pStyle w:val="Compact"/>
        <w:numPr>
          <w:ilvl w:val="0"/>
          <w:numId w:val="1006"/>
        </w:numPr>
      </w:pPr>
      <w:r>
        <w:t xml:space="preserve">study design and setting, with the dates of each period;</w:t>
      </w:r>
    </w:p>
    <w:p>
      <w:pPr>
        <w:pStyle w:val="Compact"/>
        <w:numPr>
          <w:ilvl w:val="0"/>
          <w:numId w:val="1006"/>
        </w:numPr>
      </w:pPr>
      <w:r>
        <w:t xml:space="preserve">data sources and how records were linked;</w:t>
      </w:r>
    </w:p>
    <w:p>
      <w:pPr>
        <w:pStyle w:val="Compact"/>
        <w:numPr>
          <w:ilvl w:val="0"/>
          <w:numId w:val="1006"/>
        </w:numPr>
      </w:pPr>
      <w:r>
        <w:t xml:space="preserve">participants: eligibility, exclusions with counts,</w:t>
      </w:r>
      <w:r>
        <w:t xml:space="preserve"> </w:t>
      </w:r>
      <w:r>
        <w:t xml:space="preserve">and a flow diagram when the exclusions are not trivial;</w:t>
      </w:r>
    </w:p>
    <w:p>
      <w:pPr>
        <w:pStyle w:val="Compact"/>
        <w:numPr>
          <w:ilvl w:val="0"/>
          <w:numId w:val="1006"/>
        </w:numPr>
      </w:pPr>
      <w:r>
        <w:t xml:space="preserve">the exposure or intervention, including its timing;</w:t>
      </w:r>
    </w:p>
    <w:p>
      <w:pPr>
        <w:pStyle w:val="Compact"/>
        <w:numPr>
          <w:ilvl w:val="0"/>
          <w:numId w:val="1006"/>
        </w:numPr>
      </w:pPr>
      <w:r>
        <w:t xml:space="preserve">primary and secondary outcomes, with units and how each was measured;</w:t>
      </w:r>
    </w:p>
    <w:p>
      <w:pPr>
        <w:pStyle w:val="Compact"/>
        <w:numPr>
          <w:ilvl w:val="0"/>
          <w:numId w:val="1006"/>
        </w:numPr>
      </w:pPr>
      <w:r>
        <w:t xml:space="preserve">covariates, and why they were included;</w:t>
      </w:r>
    </w:p>
    <w:p>
      <w:pPr>
        <w:pStyle w:val="Compact"/>
        <w:numPr>
          <w:ilvl w:val="0"/>
          <w:numId w:val="1006"/>
        </w:numPr>
      </w:pPr>
      <w:r>
        <w:t xml:space="preserve">the statistical analysis:</w:t>
      </w:r>
    </w:p>
    <w:p>
      <w:pPr>
        <w:pStyle w:val="Compact"/>
        <w:numPr>
          <w:ilvl w:val="1"/>
          <w:numId w:val="1007"/>
        </w:numPr>
      </w:pPr>
      <w:r>
        <w:t xml:space="preserve">the estimand;</w:t>
      </w:r>
    </w:p>
    <w:p>
      <w:pPr>
        <w:pStyle w:val="Compact"/>
        <w:numPr>
          <w:ilvl w:val="1"/>
          <w:numId w:val="1007"/>
        </w:numPr>
      </w:pPr>
      <w:r>
        <w:t xml:space="preserve">the model, its assumptions, and how they were checked;</w:t>
      </w:r>
    </w:p>
    <w:p>
      <w:pPr>
        <w:pStyle w:val="Compact"/>
        <w:numPr>
          <w:ilvl w:val="1"/>
          <w:numId w:val="1007"/>
        </w:numPr>
      </w:pPr>
      <w:r>
        <w:t xml:space="preserve">handling of missing data;</w:t>
      </w:r>
    </w:p>
    <w:p>
      <w:pPr>
        <w:pStyle w:val="Compact"/>
        <w:numPr>
          <w:ilvl w:val="1"/>
          <w:numId w:val="1007"/>
        </w:numPr>
      </w:pPr>
      <w:r>
        <w:t xml:space="preserve">clustering or other correlation;</w:t>
      </w:r>
    </w:p>
    <w:p>
      <w:pPr>
        <w:pStyle w:val="Compact"/>
        <w:numPr>
          <w:ilvl w:val="1"/>
          <w:numId w:val="1007"/>
        </w:numPr>
      </w:pPr>
      <w:r>
        <w:t xml:space="preserve">multiple comparisons;</w:t>
      </w:r>
    </w:p>
    <w:p>
      <w:pPr>
        <w:pStyle w:val="Compact"/>
        <w:numPr>
          <w:ilvl w:val="1"/>
          <w:numId w:val="1007"/>
        </w:numPr>
      </w:pPr>
      <w:r>
        <w:t xml:space="preserve">sensitivity analyses; and</w:t>
      </w:r>
    </w:p>
    <w:p>
      <w:pPr>
        <w:pStyle w:val="Compact"/>
        <w:numPr>
          <w:ilvl w:val="1"/>
          <w:numId w:val="1007"/>
        </w:numPr>
      </w:pPr>
      <w:r>
        <w:t xml:space="preserve">software, with versions;</w:t>
      </w:r>
    </w:p>
    <w:p>
      <w:pPr>
        <w:pStyle w:val="Compact"/>
        <w:numPr>
          <w:ilvl w:val="0"/>
          <w:numId w:val="1006"/>
        </w:numPr>
      </w:pPr>
      <w:r>
        <w:t xml:space="preserve">ethics approval or exemption, and consent or its waiver; and</w:t>
      </w:r>
    </w:p>
    <w:p>
      <w:pPr>
        <w:pStyle w:val="Compact"/>
        <w:numPr>
          <w:ilvl w:val="0"/>
          <w:numId w:val="1006"/>
        </w:numPr>
      </w:pPr>
      <w:r>
        <w:t xml:space="preserve">the reporting guideline that the paper follows.</w:t>
      </w:r>
    </w:p>
    <w:bookmarkEnd w:id="19"/>
    <w:bookmarkStart w:id="20" w:name="results"/>
    <w:p>
      <w:pPr>
        <w:pStyle w:val="Heading3"/>
      </w:pPr>
      <w:r>
        <w:t xml:space="preserve">4.3 Results</w:t>
      </w:r>
    </w:p>
    <w:p>
      <w:pPr>
        <w:pStyle w:val="Compact"/>
        <w:numPr>
          <w:ilvl w:val="0"/>
          <w:numId w:val="1008"/>
        </w:numPr>
      </w:pPr>
      <w:r>
        <w:t xml:space="preserve">Open with the analytic sample and its characteristics (Table 1).</w:t>
      </w:r>
    </w:p>
    <w:p>
      <w:pPr>
        <w:pStyle w:val="Compact"/>
        <w:numPr>
          <w:ilvl w:val="0"/>
          <w:numId w:val="1008"/>
        </w:numPr>
      </w:pPr>
      <w:r>
        <w:t xml:space="preserve">Report the primary outcome, then secondary outcomes,</w:t>
      </w:r>
      <w:r>
        <w:t xml:space="preserve"> </w:t>
      </w:r>
      <w:r>
        <w:t xml:space="preserve">then sensitivity analyses,</w:t>
      </w:r>
      <w:r>
        <w:t xml:space="preserve"> </w:t>
      </w:r>
      <w:r>
        <w:t xml:space="preserve">in the same order that the Methods introduced them.</w:t>
      </w:r>
    </w:p>
    <w:p>
      <w:pPr>
        <w:pStyle w:val="Compact"/>
        <w:numPr>
          <w:ilvl w:val="0"/>
          <w:numId w:val="1008"/>
        </w:numPr>
      </w:pPr>
      <w:r>
        <w:t xml:space="preserve">Report the numbers and save interpretation for the Discussion.</w:t>
      </w:r>
    </w:p>
    <w:p>
      <w:pPr>
        <w:pStyle w:val="Compact"/>
        <w:numPr>
          <w:ilvl w:val="0"/>
          <w:numId w:val="1008"/>
        </w:numPr>
      </w:pPr>
      <w:r>
        <w:t xml:space="preserve">Give the key estimates in the text and point to the table for the rest.</w:t>
      </w:r>
      <w:r>
        <w:t xml:space="preserve"> </w:t>
      </w:r>
      <w:r>
        <w:t xml:space="preserve">Do not restate every cell.</w:t>
      </w:r>
    </w:p>
    <w:p>
      <w:pPr>
        <w:pStyle w:val="Compact"/>
        <w:numPr>
          <w:ilvl w:val="0"/>
          <w:numId w:val="1008"/>
        </w:numPr>
      </w:pPr>
      <w:r>
        <w:t xml:space="preserve">Cite every table and figure in the text,</w:t>
      </w:r>
      <w:r>
        <w:t xml:space="preserve"> </w:t>
      </w:r>
      <w:r>
        <w:t xml:space="preserve">in numerical order, at its first relevant mention.</w:t>
      </w:r>
    </w:p>
    <w:bookmarkEnd w:id="20"/>
    <w:bookmarkStart w:id="21" w:name="discussion"/>
    <w:p>
      <w:pPr>
        <w:pStyle w:val="Heading3"/>
      </w:pPr>
      <w:r>
        <w:t xml:space="preserve">4.4 Discussion</w:t>
      </w:r>
    </w:p>
    <w:p>
      <w:pPr>
        <w:pStyle w:val="FirstParagraph"/>
      </w:pPr>
      <w:r>
        <w:t xml:space="preserve">A standard Discussion runs through:</w:t>
      </w:r>
    </w:p>
    <w:p>
      <w:pPr>
        <w:pStyle w:val="Compact"/>
        <w:numPr>
          <w:ilvl w:val="0"/>
          <w:numId w:val="1009"/>
        </w:numPr>
      </w:pPr>
      <w:r>
        <w:t xml:space="preserve">the principal findings, in one paragraph,</w:t>
      </w:r>
      <w:r>
        <w:t xml:space="preserve"> </w:t>
      </w:r>
      <w:r>
        <w:t xml:space="preserve">without repeating the numbers;</w:t>
      </w:r>
    </w:p>
    <w:p>
      <w:pPr>
        <w:pStyle w:val="Compact"/>
        <w:numPr>
          <w:ilvl w:val="0"/>
          <w:numId w:val="1009"/>
        </w:numPr>
      </w:pPr>
      <w:r>
        <w:t xml:space="preserve">comparison with prior work, with citations;</w:t>
      </w:r>
    </w:p>
    <w:p>
      <w:pPr>
        <w:pStyle w:val="Compact"/>
        <w:numPr>
          <w:ilvl w:val="0"/>
          <w:numId w:val="1009"/>
        </w:numPr>
      </w:pPr>
      <w:r>
        <w:t xml:space="preserve">interpretation and possible mechanisms, labeled as interpretation;</w:t>
      </w:r>
    </w:p>
    <w:p>
      <w:pPr>
        <w:pStyle w:val="Compact"/>
        <w:numPr>
          <w:ilvl w:val="0"/>
          <w:numId w:val="1009"/>
        </w:numPr>
      </w:pPr>
      <w:r>
        <w:t xml:space="preserve">limitations, each with its likely direction</w:t>
      </w:r>
      <w:r>
        <w:t xml:space="preserve"> </w:t>
      </w:r>
      <w:r>
        <w:t xml:space="preserve">and what was done about it,</w:t>
      </w:r>
      <w:r>
        <w:t xml:space="preserve"> </w:t>
      </w:r>
      <w:r>
        <w:t xml:space="preserve">covering whichever of these apply:</w:t>
      </w:r>
    </w:p>
    <w:p>
      <w:pPr>
        <w:pStyle w:val="Compact"/>
        <w:numPr>
          <w:ilvl w:val="1"/>
          <w:numId w:val="1010"/>
        </w:numPr>
      </w:pPr>
      <w:r>
        <w:t xml:space="preserve">confounding;</w:t>
      </w:r>
    </w:p>
    <w:p>
      <w:pPr>
        <w:pStyle w:val="Compact"/>
        <w:numPr>
          <w:ilvl w:val="1"/>
          <w:numId w:val="1010"/>
        </w:numPr>
      </w:pPr>
      <w:r>
        <w:t xml:space="preserve">selection;</w:t>
      </w:r>
    </w:p>
    <w:p>
      <w:pPr>
        <w:pStyle w:val="Compact"/>
        <w:numPr>
          <w:ilvl w:val="1"/>
          <w:numId w:val="1010"/>
        </w:numPr>
      </w:pPr>
      <w:r>
        <w:t xml:space="preserve">measurement;</w:t>
      </w:r>
    </w:p>
    <w:p>
      <w:pPr>
        <w:pStyle w:val="Compact"/>
        <w:numPr>
          <w:ilvl w:val="1"/>
          <w:numId w:val="1010"/>
        </w:numPr>
      </w:pPr>
      <w:r>
        <w:t xml:space="preserve">generalizability; and</w:t>
      </w:r>
    </w:p>
    <w:p>
      <w:pPr>
        <w:pStyle w:val="Compact"/>
        <w:numPr>
          <w:ilvl w:val="1"/>
          <w:numId w:val="1010"/>
        </w:numPr>
      </w:pPr>
      <w:r>
        <w:t xml:space="preserve">power; and</w:t>
      </w:r>
    </w:p>
    <w:p>
      <w:pPr>
        <w:pStyle w:val="Compact"/>
        <w:numPr>
          <w:ilvl w:val="0"/>
          <w:numId w:val="1009"/>
        </w:numPr>
      </w:pPr>
      <w:r>
        <w:t xml:space="preserve">implications for practice, policy, or research.</w:t>
      </w:r>
    </w:p>
    <w:bookmarkEnd w:id="21"/>
    <w:bookmarkStart w:id="22" w:name="conclusions"/>
    <w:p>
      <w:pPr>
        <w:pStyle w:val="Heading3"/>
      </w:pPr>
      <w:r>
        <w:t xml:space="preserve">4.5 Conclusions</w:t>
      </w:r>
    </w:p>
    <w:p>
      <w:pPr>
        <w:pStyle w:val="FirstParagraph"/>
      </w:pPr>
      <w:r>
        <w:t xml:space="preserve">Write two to four sentences that the data support,</w:t>
      </w:r>
      <w:r>
        <w:t xml:space="preserve"> </w:t>
      </w:r>
      <w:r>
        <w:t xml:space="preserve">with no new results.</w:t>
      </w:r>
    </w:p>
    <w:bookmarkEnd w:id="22"/>
    <w:bookmarkEnd w:id="23"/>
    <w:bookmarkStart w:id="26" w:name="reporting-guidelines"/>
    <w:p>
      <w:pPr>
        <w:pStyle w:val="Heading2"/>
      </w:pPr>
      <w:r>
        <w:t xml:space="preserve">5 Reporting guidelines</w:t>
      </w:r>
    </w:p>
    <w:p>
      <w:pPr>
        <w:pStyle w:val="FirstParagraph"/>
      </w:pPr>
      <w:r>
        <w:t xml:space="preserve">Find the guideline for the study design on the</w:t>
      </w:r>
      <w:r>
        <w:t xml:space="preserve"> </w:t>
      </w:r>
      <w:hyperlink r:id="rId24">
        <w:r>
          <w:rPr>
            <w:rStyle w:val="Hyperlink"/>
          </w:rPr>
          <w:t xml:space="preserve">EQUATOR Network</w:t>
        </w:r>
      </w:hyperlink>
      <w:r>
        <w:t xml:space="preserve">,</w:t>
      </w:r>
      <w:r>
        <w:t xml:space="preserve"> </w:t>
      </w:r>
      <w:r>
        <w:t xml:space="preserve">follow it while writing,</w:t>
      </w:r>
      <w:r>
        <w:t xml:space="preserve"> </w:t>
      </w:r>
      <w:r>
        <w:t xml:space="preserve">and submit the completed checklist if the journal asks for it.</w:t>
      </w:r>
      <w:r>
        <w:t xml:space="preserve"> </w:t>
      </w:r>
      <w:hyperlink w:anchor="tbl-reporting-guideline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the common ones.</w:t>
      </w:r>
      <w:r>
        <w:t xml:space="preserve"> </w:t>
      </w:r>
      <w:r>
        <w:t xml:space="preserve">Check the EQUATOR page for the current version before citing one.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tbl-reporting-guidelin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Common reporting guidelines by study design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Design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Guideline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Observational (cohort, case-control, cross-sectional)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STROBE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Observational, using routinely collected or EHR data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RECORD (extends STROBE)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Randomized trial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CONSORT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Trial protocol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SPIRIT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Systematic review or meta-analysis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PRISMA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Diagnostic accuracy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STARD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Prediction model, including machine learning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TRIPOD (TRIPOD+AI)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Quality improvement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SQUIRE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Economic evaluation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CHEERS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Qualitative research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SRQR or COREQ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Animal research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ARRIVE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Statistical reporting in general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SAMPL</w:t>
                  </w:r>
                </w:p>
              </w:tc>
            </w:tr>
          </w:tbl>
          <w:bookmarkEnd w:id="25"/>
          <w:p/>
        </w:tc>
      </w:tr>
    </w:tbl>
    <w:bookmarkEnd w:id="26"/>
    <w:bookmarkStart w:id="27" w:name="tables"/>
    <w:p>
      <w:pPr>
        <w:pStyle w:val="Heading2"/>
      </w:pPr>
      <w:r>
        <w:t xml:space="preserve">6 Tables</w:t>
      </w:r>
    </w:p>
    <w:p>
      <w:pPr>
        <w:pStyle w:val="Compact"/>
        <w:numPr>
          <w:ilvl w:val="0"/>
          <w:numId w:val="1011"/>
        </w:numPr>
      </w:pPr>
      <w:r>
        <w:t xml:space="preserve">Number every table in citation order (Table 1, Table 2, and so on),</w:t>
      </w:r>
      <w:r>
        <w:t xml:space="preserve"> </w:t>
      </w:r>
      <w:r>
        <w:t xml:space="preserve">and give every table a caption.</w:t>
      </w:r>
    </w:p>
    <w:p>
      <w:pPr>
        <w:pStyle w:val="Compact"/>
        <w:numPr>
          <w:ilvl w:val="0"/>
          <w:numId w:val="1011"/>
        </w:numPr>
      </w:pPr>
      <w:r>
        <w:t xml:space="preserve">Put the caption above the table.</w:t>
      </w:r>
      <w:r>
        <w:t xml:space="preserve"> </w:t>
      </w:r>
      <w:r>
        <w:t xml:space="preserve">It says what, who, where, and when, in one phrase.</w:t>
      </w:r>
    </w:p>
    <w:p>
      <w:pPr>
        <w:pStyle w:val="Compact"/>
        <w:numPr>
          <w:ilvl w:val="0"/>
          <w:numId w:val="1011"/>
        </w:numPr>
      </w:pPr>
      <w:r>
        <w:t xml:space="preserve">Make each table self-contained,</w:t>
      </w:r>
      <w:r>
        <w:t xml:space="preserve"> </w:t>
      </w:r>
      <w:r>
        <w:t xml:space="preserve">so that a reader can understand it without the text.</w:t>
      </w:r>
    </w:p>
    <w:p>
      <w:pPr>
        <w:pStyle w:val="Compact"/>
        <w:numPr>
          <w:ilvl w:val="0"/>
          <w:numId w:val="1011"/>
        </w:numPr>
      </w:pPr>
      <w:r>
        <w:t xml:space="preserve">Put units in the column headers,</w:t>
      </w:r>
      <w:r>
        <w:t xml:space="preserve"> </w:t>
      </w:r>
      <w:r>
        <w:t xml:space="preserve">and use the same units and decimal places down a column.</w:t>
      </w:r>
    </w:p>
    <w:p>
      <w:pPr>
        <w:pStyle w:val="Compact"/>
        <w:numPr>
          <w:ilvl w:val="0"/>
          <w:numId w:val="1011"/>
        </w:numPr>
      </w:pPr>
      <w:r>
        <w:t xml:space="preserve">Use horizontal rules only:</w:t>
      </w:r>
      <w:r>
        <w:t xml:space="preserve"> </w:t>
      </w:r>
      <w:r>
        <w:t xml:space="preserve">above the header, below the header, and at the bottom.</w:t>
      </w:r>
      <w:r>
        <w:t xml:space="preserve"> </w:t>
      </w:r>
      <w:r>
        <w:t xml:space="preserve">Avoid vertical rules, shading, and color</w:t>
      </w:r>
      <w:r>
        <w:t xml:space="preserve"> </w:t>
      </w:r>
      <w:r>
        <w:t xml:space="preserve">unless the journal allows them.</w:t>
      </w:r>
    </w:p>
    <w:p>
      <w:pPr>
        <w:pStyle w:val="Compact"/>
        <w:numPr>
          <w:ilvl w:val="0"/>
          <w:numId w:val="1011"/>
        </w:numPr>
      </w:pPr>
      <w:r>
        <w:t xml:space="preserve">Below the table, define every abbreviation it uses,</w:t>
      </w:r>
      <w:r>
        <w:t xml:space="preserve"> </w:t>
      </w:r>
      <w:r>
        <w:t xml:space="preserve">even ones already defined in the text.</w:t>
      </w:r>
      <w:r>
        <w:t xml:space="preserve"> </w:t>
      </w:r>
      <w:r>
        <w:t xml:space="preserve">Mark notes with superscript letters (a, b, c) in order of appearance,</w:t>
      </w:r>
      <w:r>
        <w:t xml:space="preserve"> </w:t>
      </w:r>
      <w:r>
        <w:t xml:space="preserve">and name the test or model behind each estimate or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value.</w:t>
      </w:r>
    </w:p>
    <w:p>
      <w:pPr>
        <w:pStyle w:val="Compact"/>
        <w:numPr>
          <w:ilvl w:val="0"/>
          <w:numId w:val="1011"/>
        </w:numPr>
      </w:pPr>
      <w:r>
        <w:t xml:space="preserve">Give denominators, as in</w:t>
      </w:r>
      <w:r>
        <w:t xml:space="preserve"> </w:t>
      </w:r>
      <w:r>
        <w:t xml:space="preserve">“45 (12.3%)”</w:t>
      </w:r>
      <w:r>
        <w:t xml:space="preserve">,</w:t>
      </w:r>
      <w:r>
        <w:t xml:space="preserve"> </w:t>
      </w:r>
      <w:r>
        <w:t xml:space="preserve">or put the group size in the column header.</w:t>
      </w:r>
    </w:p>
    <w:p>
      <w:pPr>
        <w:pStyle w:val="Compact"/>
        <w:numPr>
          <w:ilvl w:val="0"/>
          <w:numId w:val="1011"/>
        </w:numPr>
      </w:pPr>
      <w:r>
        <w:t xml:space="preserve">In a randomized trial, Table 1 has no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 for baseline</w:t>
      </w:r>
      <w:r>
        <w:t xml:space="preserve"> </w:t>
      </w:r>
      <w:r>
        <w:t xml:space="preserve">differences.</w:t>
      </w:r>
      <w:r>
        <w:t xml:space="preserve"> </w:t>
      </w:r>
      <w:r>
        <w:t xml:space="preserve">For observational comparisons,</w:t>
      </w:r>
      <w:r>
        <w:t xml:space="preserve"> </w:t>
      </w:r>
      <w:r>
        <w:t xml:space="preserve">standardized mean differences are more informative than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values.</w:t>
      </w:r>
    </w:p>
    <w:p>
      <w:pPr>
        <w:pStyle w:val="Compact"/>
        <w:numPr>
          <w:ilvl w:val="0"/>
          <w:numId w:val="1011"/>
        </w:numPr>
      </w:pPr>
      <w:r>
        <w:t xml:space="preserve">Make the table fit the page width.</w:t>
      </w:r>
      <w:r>
        <w:t xml:space="preserve"> </w:t>
      </w:r>
      <w:r>
        <w:t xml:space="preserve">Split a wide table or move it to the supplement.</w:t>
      </w:r>
    </w:p>
    <w:p>
      <w:pPr>
        <w:pStyle w:val="Compact"/>
        <w:numPr>
          <w:ilvl w:val="0"/>
          <w:numId w:val="1011"/>
        </w:numPr>
      </w:pPr>
      <w:r>
        <w:t xml:space="preserve">Keep the table’s footnotes with the table.</w:t>
      </w:r>
    </w:p>
    <w:bookmarkEnd w:id="27"/>
    <w:bookmarkStart w:id="29" w:name="figures"/>
    <w:p>
      <w:pPr>
        <w:pStyle w:val="Heading2"/>
      </w:pPr>
      <w:r>
        <w:t xml:space="preserve">7 Figures</w:t>
      </w:r>
    </w:p>
    <w:p>
      <w:pPr>
        <w:pStyle w:val="Compact"/>
        <w:numPr>
          <w:ilvl w:val="0"/>
          <w:numId w:val="1012"/>
        </w:numPr>
      </w:pPr>
      <w:r>
        <w:t xml:space="preserve">Number every figure in citation order,</w:t>
      </w:r>
      <w:r>
        <w:t xml:space="preserve"> </w:t>
      </w:r>
      <w:r>
        <w:t xml:space="preserve">and give every figure a caption.</w:t>
      </w:r>
    </w:p>
    <w:p>
      <w:pPr>
        <w:pStyle w:val="Compact"/>
        <w:numPr>
          <w:ilvl w:val="0"/>
          <w:numId w:val="1012"/>
        </w:numPr>
      </w:pPr>
      <w:r>
        <w:t xml:space="preserve">Put the legend below the figure:</w:t>
      </w:r>
      <w:r>
        <w:t xml:space="preserve"> </w:t>
      </w:r>
      <w:r>
        <w:t xml:space="preserve">a title phrase, then sentences that explain panels,</w:t>
      </w:r>
      <w:r>
        <w:t xml:space="preserve"> </w:t>
      </w:r>
      <w:r>
        <w:t xml:space="preserve">symbols, error bars (</w:t>
      </w:r>
      <w:r>
        <w:t xml:space="preserve">“Error bars indicate 95% CIs”</w:t>
      </w:r>
      <w:r>
        <w:t xml:space="preserve">),</w:t>
      </w:r>
      <w:r>
        <w:t xml:space="preserve"> </w:t>
      </w:r>
      <w:r>
        <w:t xml:space="preserve">and abbreviations.</w:t>
      </w:r>
    </w:p>
    <w:p>
      <w:pPr>
        <w:pStyle w:val="Compact"/>
        <w:numPr>
          <w:ilvl w:val="0"/>
          <w:numId w:val="1012"/>
        </w:numPr>
      </w:pPr>
      <w:r>
        <w:t xml:space="preserve">Label axes with units,</w:t>
      </w:r>
      <w:r>
        <w:t xml:space="preserve"> </w:t>
      </w:r>
      <w:r>
        <w:t xml:space="preserve">and use the same fonts across figures.</w:t>
      </w:r>
    </w:p>
    <w:p>
      <w:pPr>
        <w:pStyle w:val="Compact"/>
        <w:numPr>
          <w:ilvl w:val="0"/>
          <w:numId w:val="1012"/>
        </w:numPr>
      </w:pPr>
      <w:r>
        <w:t xml:space="preserve">Size each figure for the page.</w:t>
      </w:r>
      <w:r>
        <w:t xml:space="preserve"> </w:t>
      </w:r>
      <w:r>
        <w:t xml:space="preserve">The plot should fill the available width,</w:t>
      </w:r>
      <w:r>
        <w:t xml:space="preserve"> </w:t>
      </w:r>
      <w:r>
        <w:t xml:space="preserve">meaning the text width or the journal’s stated figure width,</w:t>
      </w:r>
      <w:r>
        <w:t xml:space="preserve"> </w:t>
      </w:r>
      <w:r>
        <w:t xml:space="preserve">with no large blank margins or empty space inside the image.</w:t>
      </w:r>
      <w:r>
        <w:t xml:space="preserve"> </w:t>
      </w:r>
      <w:r>
        <w:t xml:space="preserve">All of its text should meet the journal’s stated minimum size,</w:t>
      </w:r>
      <w:r>
        <w:t xml:space="preserve"> </w:t>
      </w:r>
      <w:r>
        <w:t xml:space="preserve">and in any case be about 8 points or larger at the printed size.</w:t>
      </w:r>
      <w:r>
        <w:t xml:space="preserve"> </w:t>
      </w:r>
      <w:r>
        <w:t xml:space="preserve">Set the figure’s width and height to that width</w:t>
      </w:r>
      <w:r>
        <w:t xml:space="preserve"> </w:t>
      </w:r>
      <w:r>
        <w:t xml:space="preserve">and an aspect ratio that fits the content,</w:t>
      </w:r>
      <w:r>
        <w:t xml:space="preserve"> </w:t>
      </w:r>
      <w:r>
        <w:t xml:space="preserve">rather than exporting at a default size</w:t>
      </w:r>
      <w:r>
        <w:t xml:space="preserve"> </w:t>
      </w:r>
      <w:r>
        <w:t xml:space="preserve">and letting the document shrink it.</w:t>
      </w:r>
      <w:r>
        <w:t xml:space="preserve"> </w:t>
      </w:r>
      <w:r>
        <w:t xml:space="preserve">In a Quarto document,</w:t>
      </w:r>
      <w:r>
        <w:t xml:space="preserve"> </w:t>
      </w:r>
      <w:r>
        <w:t xml:space="preserve">set these with the chunk options</w:t>
      </w:r>
      <w:r>
        <w:t xml:space="preserve"> </w:t>
      </w:r>
      <w:r>
        <w:rPr>
          <w:rStyle w:val="VerbatimChar"/>
        </w:rPr>
        <w:t xml:space="preserve">fig-width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fig-height</w:t>
      </w:r>
      <w:r>
        <w:t xml:space="preserve">.</w:t>
      </w:r>
      <w:r>
        <w:t xml:space="preserve"> </w:t>
      </w:r>
      <w:r>
        <w:t xml:space="preserve">Wide diagrams such as Sankey plots often fail the size rule:</w:t>
      </w:r>
      <w:r>
        <w:t xml:space="preserve"> </w:t>
      </w:r>
      <w:r>
        <w:t xml:space="preserve">the plot ends up tiny in a field of white space.</w:t>
      </w:r>
      <w:r>
        <w:t xml:space="preserve"> </w:t>
      </w:r>
      <w:r>
        <w:t xml:space="preserve">For a ggplot in R,</w:t>
      </w:r>
      <w:r>
        <w:t xml:space="preserve"> </w:t>
      </w:r>
      <w:r>
        <w:t xml:space="preserve">the</w:t>
      </w:r>
      <w:r>
        <w:t xml:space="preserve"> </w:t>
      </w:r>
      <w:hyperlink r:id="rId28">
        <w:r>
          <w:rPr>
            <w:rStyle w:val="Hyperlink"/>
          </w:rPr>
          <w:t xml:space="preserve">ggview</w:t>
        </w:r>
      </w:hyperlink>
      <w:r>
        <w:t xml:space="preserve"> </w:t>
      </w:r>
      <w:r>
        <w:t xml:space="preserve">package</w:t>
      </w:r>
      <w:r>
        <w:t xml:space="preserve"> </w:t>
      </w:r>
      <w:r>
        <w:t xml:space="preserve">previews the plot at its exact final width and height</w:t>
      </w:r>
      <w:r>
        <w:t xml:space="preserve"> </w:t>
      </w:r>
      <w:r>
        <w:t xml:space="preserve">(</w:t>
      </w:r>
      <w:r>
        <w:rPr>
          <w:rStyle w:val="VerbatimChar"/>
        </w:rPr>
        <w:t xml:space="preserve">canvas()</w:t>
      </w:r>
      <w:r>
        <w:t xml:space="preserve">) and saves it at that size (</w:t>
      </w:r>
      <w:r>
        <w:rPr>
          <w:rStyle w:val="VerbatimChar"/>
        </w:rPr>
        <w:t xml:space="preserve">save_ggplot()</w:t>
      </w:r>
      <w:r>
        <w:t xml:space="preserve">),</w:t>
      </w:r>
      <w:r>
        <w:t xml:space="preserve"> </w:t>
      </w:r>
      <w:r>
        <w:t xml:space="preserve">so you can fix the layout before rendering the document.</w:t>
      </w:r>
      <w:r>
        <w:t xml:space="preserve"> </w:t>
      </w:r>
      <w:r>
        <w:t xml:space="preserve">The preview needs the RStudio IDE;</w:t>
      </w:r>
      <w:r>
        <w:t xml:space="preserve"> </w:t>
      </w:r>
      <w:r>
        <w:t xml:space="preserve">in another editor, save the plot with</w:t>
      </w:r>
      <w:r>
        <w:t xml:space="preserve"> </w:t>
      </w:r>
      <w:r>
        <w:rPr>
          <w:rStyle w:val="VerbatimChar"/>
        </w:rPr>
        <w:t xml:space="preserve">save_ggplot()</w:t>
      </w:r>
      <w:r>
        <w:t xml:space="preserve"> </w:t>
      </w:r>
      <w:r>
        <w:t xml:space="preserve">and open the saved file instead.</w:t>
      </w:r>
      <w:r>
        <w:t xml:space="preserve"> </w:t>
      </w:r>
      <w:r>
        <w:t xml:space="preserve">Remove</w:t>
      </w:r>
      <w:r>
        <w:t xml:space="preserve"> </w:t>
      </w:r>
      <w:r>
        <w:rPr>
          <w:rStyle w:val="VerbatimChar"/>
        </w:rPr>
        <w:t xml:space="preserve">canvas()</w:t>
      </w:r>
      <w:r>
        <w:t xml:space="preserve"> </w:t>
      </w:r>
      <w:r>
        <w:t xml:space="preserve">from any plot that the document prints.</w:t>
      </w:r>
      <w:r>
        <w:t xml:space="preserve"> </w:t>
      </w:r>
      <w:r>
        <w:t xml:space="preserve">A printed plot that still carries it goes to the IDE’s viewer pane</w:t>
      </w:r>
      <w:r>
        <w:t xml:space="preserve"> </w:t>
      </w:r>
      <w:r>
        <w:t xml:space="preserve">instead of the document,</w:t>
      </w:r>
      <w:r>
        <w:t xml:space="preserve"> </w:t>
      </w:r>
      <w:r>
        <w:t xml:space="preserve">so the render either stops with an error</w:t>
      </w:r>
      <w:r>
        <w:t xml:space="preserve"> </w:t>
      </w:r>
      <w:r>
        <w:t xml:space="preserve">or leaves the figure out.</w:t>
      </w:r>
      <w:r>
        <w:t xml:space="preserve"> </w:t>
      </w:r>
      <w:r>
        <w:t xml:space="preserve">A plot saved with</w:t>
      </w:r>
      <w:r>
        <w:t xml:space="preserve"> </w:t>
      </w:r>
      <w:r>
        <w:rPr>
          <w:rStyle w:val="VerbatimChar"/>
        </w:rPr>
        <w:t xml:space="preserve">save_ggplot()</w:t>
      </w:r>
      <w:r>
        <w:t xml:space="preserve"> </w:t>
      </w:r>
      <w:r>
        <w:t xml:space="preserve">can keep its</w:t>
      </w:r>
      <w:r>
        <w:t xml:space="preserve"> </w:t>
      </w:r>
      <w:r>
        <w:rPr>
          <w:rStyle w:val="VerbatimChar"/>
        </w:rPr>
        <w:t xml:space="preserve">canvas()</w:t>
      </w:r>
      <w:r>
        <w:t xml:space="preserve">,</w:t>
      </w:r>
      <w:r>
        <w:t xml:space="preserve"> </w:t>
      </w:r>
      <w:r>
        <w:t xml:space="preserve">since that is where the saved size comes from.</w:t>
      </w:r>
      <w:r>
        <w:t xml:space="preserve"> </w:t>
      </w:r>
      <w:r>
        <w:t xml:space="preserve">Check each figure on the rendered page.</w:t>
      </w:r>
      <w:r>
        <w:t xml:space="preserve"> </w:t>
      </w:r>
      <w:r>
        <w:t xml:space="preserve">Figure text far smaller than the caption beneath it</w:t>
      </w:r>
      <w:r>
        <w:t xml:space="preserve"> </w:t>
      </w:r>
      <w:r>
        <w:t xml:space="preserve">is almost certainly below 8 points.</w:t>
      </w:r>
    </w:p>
    <w:p>
      <w:pPr>
        <w:pStyle w:val="Compact"/>
        <w:numPr>
          <w:ilvl w:val="0"/>
          <w:numId w:val="1012"/>
        </w:numPr>
      </w:pPr>
      <w:r>
        <w:t xml:space="preserve">Use colorblind-safe palettes.</w:t>
      </w:r>
      <w:r>
        <w:t xml:space="preserve"> </w:t>
      </w:r>
      <w:r>
        <w:t xml:space="preserve">Pair color with shape or line type,</w:t>
      </w:r>
      <w:r>
        <w:t xml:space="preserve"> </w:t>
      </w:r>
      <w:r>
        <w:t xml:space="preserve">so that color is never the only way to tell groups apart.</w:t>
      </w:r>
    </w:p>
    <w:p>
      <w:pPr>
        <w:pStyle w:val="Compact"/>
        <w:numPr>
          <w:ilvl w:val="0"/>
          <w:numId w:val="1012"/>
        </w:numPr>
      </w:pPr>
      <w:r>
        <w:t xml:space="preserve">Show the data where possible.</w:t>
      </w:r>
      <w:r>
        <w:t xml:space="preserve"> </w:t>
      </w:r>
      <w:r>
        <w:t xml:space="preserve">Points with intervals usually say more than bars of means.</w:t>
      </w:r>
      <w:r>
        <w:t xml:space="preserve"> </w:t>
      </w:r>
      <w:r>
        <w:t xml:space="preserve">When you do use bars, start the axis at zero.</w:t>
      </w:r>
    </w:p>
    <w:p>
      <w:pPr>
        <w:pStyle w:val="Compact"/>
        <w:numPr>
          <w:ilvl w:val="0"/>
          <w:numId w:val="1012"/>
        </w:numPr>
      </w:pPr>
      <w:r>
        <w:t xml:space="preserve">Save plots in a vector format (PDF, EPS, or SVG).</w:t>
      </w:r>
      <w:r>
        <w:t xml:space="preserve"> </w:t>
      </w:r>
      <w:r>
        <w:t xml:space="preserve">Save raster images at 300 dpi or more,</w:t>
      </w:r>
      <w:r>
        <w:t xml:space="preserve"> </w:t>
      </w:r>
      <w:r>
        <w:t xml:space="preserve">or 600 to 1200 dpi for line art.</w:t>
      </w:r>
    </w:p>
    <w:p>
      <w:pPr>
        <w:pStyle w:val="Compact"/>
        <w:numPr>
          <w:ilvl w:val="0"/>
          <w:numId w:val="1012"/>
        </w:numPr>
      </w:pPr>
      <w:r>
        <w:t xml:space="preserve">Label the panels of a multi-panel figure A, B, C,</w:t>
      </w:r>
      <w:r>
        <w:t xml:space="preserve"> </w:t>
      </w:r>
      <w:r>
        <w:t xml:space="preserve">and refer to them in the legend.</w:t>
      </w:r>
    </w:p>
    <w:p>
      <w:pPr>
        <w:pStyle w:val="Compact"/>
        <w:numPr>
          <w:ilvl w:val="0"/>
          <w:numId w:val="1012"/>
        </w:numPr>
      </w:pPr>
      <w:r>
        <w:t xml:space="preserve">Add alt text when the journal supports it.</w:t>
      </w:r>
    </w:p>
    <w:bookmarkEnd w:id="29"/>
    <w:bookmarkStart w:id="30" w:name="statistics-and-numbers"/>
    <w:p>
      <w:pPr>
        <w:pStyle w:val="Heading2"/>
      </w:pPr>
      <w:r>
        <w:t xml:space="preserve">8 Statistics and numbers</w:t>
      </w:r>
    </w:p>
    <w:p>
      <w:pPr>
        <w:pStyle w:val="Compact"/>
        <w:numPr>
          <w:ilvl w:val="0"/>
          <w:numId w:val="1013"/>
        </w:numPr>
      </w:pPr>
      <w:r>
        <w:t xml:space="preserve">Give each estimate with its 95% confidence interval,</w:t>
      </w:r>
      <w:r>
        <w:t xml:space="preserve"> </w:t>
      </w:r>
      <w:r>
        <w:t xml:space="preserve">in one consistent format,</w:t>
      </w:r>
      <w:r>
        <w:t xml:space="preserve"> </w:t>
      </w:r>
      <w:r>
        <w:t xml:space="preserve">such as</w:t>
      </w:r>
      <w:r>
        <w:t xml:space="preserve"> </w:t>
      </w:r>
      <w:r>
        <w:t xml:space="preserve">“0.82 (95% CI, 0.71 to 0.95)”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t xml:space="preserve">“to”</w:t>
      </w:r>
      <w:r>
        <w:t xml:space="preserve"> </w:t>
      </w:r>
      <w:r>
        <w:t xml:space="preserve">rather than a dash when a bound is negative.</w:t>
      </w:r>
    </w:p>
    <w:p>
      <w:pPr>
        <w:pStyle w:val="Compact"/>
        <w:numPr>
          <w:ilvl w:val="0"/>
          <w:numId w:val="1013"/>
        </w:numPr>
      </w:pPr>
      <w:r>
        <w:t xml:space="preserve">Describe an estimate as an estimate, in the abstract too.</w:t>
      </w:r>
      <w:r>
        <w:t xml:space="preserve"> </w:t>
      </w:r>
      <w:r>
        <w:t xml:space="preserve">Write</w:t>
      </w:r>
      <w:r>
        <w:t xml:space="preserve"> </w:t>
      </w:r>
      <w:r>
        <w:t xml:space="preserve">“Under the stated difference-in-differences assumptions,</w:t>
      </w:r>
      <w:r>
        <w:t xml:space="preserve"> </w:t>
      </w:r>
      <w:r>
        <w:t xml:space="preserve">we estimated that the intervention reduced time in notes</w:t>
      </w:r>
      <w:r>
        <w:t xml:space="preserve"> </w:t>
      </w:r>
      <w:r>
        <w:t xml:space="preserve">by 1.26 minutes (95% CI, 0.68 to 1.84)”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“Under the stated difference-in-differences assumptions,</w:t>
      </w:r>
      <w:r>
        <w:t xml:space="preserve"> </w:t>
      </w:r>
      <w:r>
        <w:t xml:space="preserve">the intervention reduced time in notes by 1.26 minutes”</w:t>
      </w:r>
      <w:r>
        <w:t xml:space="preserve">.</w:t>
      </w:r>
      <w:r>
        <w:t xml:space="preserve"> </w:t>
      </w:r>
      <w:r>
        <w:t xml:space="preserve">A point estimate stated as a bare fact</w:t>
      </w:r>
      <w:r>
        <w:t xml:space="preserve"> </w:t>
      </w:r>
      <w:r>
        <w:t xml:space="preserve">reads as a known value rather than as an estimate from the data.</w:t>
      </w:r>
    </w:p>
    <w:p>
      <w:pPr>
        <w:pStyle w:val="Compact"/>
        <w:numPr>
          <w:ilvl w:val="0"/>
          <w:numId w:val="1013"/>
        </w:numPr>
      </w:pPr>
      <w:r>
        <w:t xml:space="preserve">Report exact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 to 2 or 3 decimal places</w:t>
      </w:r>
      <w:r>
        <w:t xml:space="preserve"> </w:t>
      </w:r>
      <w:r>
        <w:t xml:space="preserve">(</w:t>
      </w:r>
      <w:r>
        <w:t xml:space="preserve">“</w:t>
      </w:r>
      <w:r>
        <w:rPr>
          <w:i/>
          <w:iCs/>
        </w:rPr>
        <w:t xml:space="preserve">P</w:t>
      </w:r>
      <w:r>
        <w:t xml:space="preserve"> </w:t>
      </w:r>
      <w:r>
        <w:t xml:space="preserve">= .03”</w:t>
      </w:r>
      <w:r>
        <w:t xml:space="preserve">), and</w:t>
      </w:r>
      <w:r>
        <w:t xml:space="preserve"> </w:t>
      </w:r>
      <w:r>
        <w:t xml:space="preserve">“</w:t>
      </w:r>
      <w:r>
        <w:rPr>
          <w:i/>
          <w:iCs/>
        </w:rPr>
        <w:t xml:space="preserve">P</w:t>
      </w:r>
      <w:r>
        <w:t xml:space="preserve"> </w:t>
      </w:r>
      <w:r>
        <w:t xml:space="preserve">&lt; .001”</w:t>
      </w:r>
      <w:r>
        <w:t xml:space="preserve"> </w:t>
      </w:r>
      <w:r>
        <w:t xml:space="preserve">below that.</w:t>
      </w:r>
      <w:r>
        <w:t xml:space="preserve"> </w:t>
      </w:r>
      <w:r>
        <w:t xml:space="preserve">AMA style uses a capital italic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and no leading zero.</w:t>
      </w:r>
      <w:r>
        <w:t xml:space="preserve"> </w:t>
      </w:r>
      <w:r>
        <w:t xml:space="preserve">Never write</w:t>
      </w:r>
      <w:r>
        <w:t xml:space="preserve"> </w:t>
      </w:r>
      <w:r>
        <w:t xml:space="preserve">“</w:t>
      </w:r>
      <w:r>
        <w:rPr>
          <w:i/>
          <w:iCs/>
        </w:rPr>
        <w:t xml:space="preserve">P</w:t>
      </w:r>
      <w:r>
        <w:t xml:space="preserve"> </w:t>
      </w:r>
      <w:r>
        <w:t xml:space="preserve">= 0.000”</w:t>
      </w:r>
      <w:r>
        <w:t xml:space="preserve"> </w:t>
      </w:r>
      <w:r>
        <w:t xml:space="preserve">or</w:t>
      </w:r>
      <w:r>
        <w:t xml:space="preserve"> </w:t>
      </w:r>
      <w:r>
        <w:t xml:space="preserve">“NS”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Lead with estimates and intervals, not significance.</w:t>
      </w:r>
      <w:r>
        <w:t xml:space="preserve"> </w:t>
      </w:r>
      <w:r>
        <w:t xml:space="preserve">Avoid</w:t>
      </w:r>
      <w:r>
        <w:t xml:space="preserve"> </w:t>
      </w:r>
      <w:r>
        <w:t xml:space="preserve">“trend toward significance”</w:t>
      </w:r>
      <w:r>
        <w:t xml:space="preserve"> </w:t>
      </w:r>
      <w:r>
        <w:t xml:space="preserve">and</w:t>
      </w:r>
      <w:r>
        <w:t xml:space="preserve"> </w:t>
      </w:r>
      <w:r>
        <w:t xml:space="preserve">“marginally significant”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only in its statistical sense.</w:t>
      </w:r>
    </w:p>
    <w:p>
      <w:pPr>
        <w:pStyle w:val="Compact"/>
        <w:numPr>
          <w:ilvl w:val="0"/>
          <w:numId w:val="1013"/>
        </w:numPr>
      </w:pPr>
      <w:r>
        <w:t xml:space="preserve">When an interval is wide, say that the estimate</w:t>
      </w:r>
      <w:r>
        <w:t xml:space="preserve"> </w:t>
      </w:r>
      <w:r>
        <w:rPr>
          <w:b/>
          <w:bCs/>
        </w:rPr>
        <w:t xml:space="preserve">had more uncertainty</w:t>
      </w:r>
      <w:r>
        <w:t xml:space="preserve">,</w:t>
      </w:r>
      <w:r>
        <w:t xml:space="preserve"> </w:t>
      </w:r>
      <w:r>
        <w:t xml:space="preserve">rather than calling it</w:t>
      </w:r>
      <w:r>
        <w:t xml:space="preserve"> </w:t>
      </w:r>
      <w:r>
        <w:t xml:space="preserve">“less precise”</w:t>
      </w:r>
      <w:r>
        <w:t xml:space="preserve"> </w:t>
      </w:r>
      <w:r>
        <w:t xml:space="preserve">or</w:t>
      </w:r>
      <w:r>
        <w:t xml:space="preserve"> </w:t>
      </w:r>
      <w:r>
        <w:t xml:space="preserve">“imprecise”</w:t>
      </w:r>
      <w:r>
        <w:t xml:space="preserve">.</w:t>
      </w:r>
      <w:r>
        <w:t xml:space="preserve"> </w:t>
      </w:r>
      <w:r>
        <w:t xml:space="preserve">An interval that crosses the null is compatible with both benefit</w:t>
      </w:r>
      <w:r>
        <w:t xml:space="preserve"> </w:t>
      </w:r>
      <w:r>
        <w:t xml:space="preserve">and harm, so say that too,</w:t>
      </w:r>
      <w:r>
        <w:t xml:space="preserve"> </w:t>
      </w:r>
      <w:r>
        <w:t xml:space="preserve">rather than reporting</w:t>
      </w:r>
      <w:r>
        <w:t xml:space="preserve"> </w:t>
      </w:r>
      <w:r>
        <w:t xml:space="preserve">“no effect”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Summarize roughly symmetric data with the mean (SD),</w:t>
      </w:r>
      <w:r>
        <w:t xml:space="preserve"> </w:t>
      </w:r>
      <w:r>
        <w:t xml:space="preserve">skewed data with the median (IQR),</w:t>
      </w:r>
      <w:r>
        <w:t xml:space="preserve"> </w:t>
      </w:r>
      <w:r>
        <w:t xml:space="preserve">and categorical data with counts and percentages.</w:t>
      </w:r>
    </w:p>
    <w:p>
      <w:pPr>
        <w:pStyle w:val="Compact"/>
        <w:numPr>
          <w:ilvl w:val="0"/>
          <w:numId w:val="1013"/>
        </w:numPr>
      </w:pPr>
      <w:r>
        <w:t xml:space="preserve">Report no more decimal places than the data support.</w:t>
      </w:r>
      <w:r>
        <w:t xml:space="preserve"> </w:t>
      </w:r>
      <w:r>
        <w:t xml:space="preserve">Give percentages to one decimal place,</w:t>
      </w:r>
      <w:r>
        <w:t xml:space="preserve"> </w:t>
      </w:r>
      <w:r>
        <w:t xml:space="preserve">or whole numbers when n &lt; 100,</w:t>
      </w:r>
      <w:r>
        <w:t xml:space="preserve"> </w:t>
      </w:r>
      <w:r>
        <w:t xml:space="preserve">and ratios to two decimal places.</w:t>
      </w:r>
      <w:r>
        <w:t xml:space="preserve"> </w:t>
      </w:r>
      <w:r>
        <w:t xml:space="preserve">Use the same precision for the same quantity everywhere,</w:t>
      </w:r>
      <w:r>
        <w:t xml:space="preserve"> </w:t>
      </w:r>
      <w:r>
        <w:t xml:space="preserve">and give a point estimate and both bounds of its interval</w:t>
      </w:r>
      <w:r>
        <w:t xml:space="preserve"> </w:t>
      </w:r>
      <w:r>
        <w:t xml:space="preserve">the same number of decimal places:</w:t>
      </w:r>
      <w:r>
        <w:t xml:space="preserve"> </w:t>
      </w:r>
      <w:r>
        <w:t xml:space="preserve">“1.26 (95% CI, 0.68 to 1.84)”</w:t>
      </w:r>
      <w:r>
        <w:t xml:space="preserve">, not</w:t>
      </w:r>
      <w:r>
        <w:t xml:space="preserve"> </w:t>
      </w:r>
      <w:r>
        <w:t xml:space="preserve">“1.26 (95% CI, 0.675 to 1.84)”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Spell out a number that begins a sentence,</w:t>
      </w:r>
      <w:r>
        <w:t xml:space="preserve"> </w:t>
      </w:r>
      <w:r>
        <w:t xml:space="preserve">or rewrite the sentence.</w:t>
      </w:r>
      <w:r>
        <w:t xml:space="preserve"> </w:t>
      </w:r>
      <w:r>
        <w:t xml:space="preserve">Use digits for measurements and statistics.</w:t>
      </w:r>
    </w:p>
    <w:p>
      <w:pPr>
        <w:pStyle w:val="Compact"/>
        <w:numPr>
          <w:ilvl w:val="0"/>
          <w:numId w:val="1013"/>
        </w:numPr>
      </w:pPr>
      <w:r>
        <w:t xml:space="preserve">Follow the journal’s conventions for units and thousands separators,</w:t>
      </w:r>
      <w:r>
        <w:t xml:space="preserve"> </w:t>
      </w:r>
      <w:r>
        <w:t xml:space="preserve">with a space between a number and its unit (</w:t>
      </w:r>
      <w:r>
        <w:t xml:space="preserve">“5 mg”</w:t>
      </w:r>
      <w:r>
        <w:t xml:space="preserve">).</w:t>
      </w:r>
    </w:p>
    <w:p>
      <w:pPr>
        <w:pStyle w:val="Compact"/>
        <w:numPr>
          <w:ilvl w:val="0"/>
          <w:numId w:val="1013"/>
        </w:numPr>
      </w:pPr>
      <w:r>
        <w:t xml:space="preserve">Name the estimand and the estimator for every effect,</w:t>
      </w:r>
      <w:r>
        <w:t xml:space="preserve"> </w:t>
      </w:r>
      <w:r>
        <w:t xml:space="preserve">for example</w:t>
      </w:r>
      <w:r>
        <w:t xml:space="preserve"> </w:t>
      </w:r>
      <w:r>
        <w:t xml:space="preserve">“the average treatment effect on the treated,</w:t>
      </w:r>
      <w:r>
        <w:t xml:space="preserve"> </w:t>
      </w:r>
      <w:r>
        <w:t xml:space="preserve">estimated with the Callaway and Sant’Anna</w:t>
      </w:r>
      <w:r>
        <w:t xml:space="preserve"> </w:t>
      </w:r>
      <w:r>
        <w:t xml:space="preserve">difference-in-differences estimator”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Make the numbers in the abstract, text, tables, and figures agree.</w:t>
      </w:r>
      <w:r>
        <w:t xml:space="preserve"> </w:t>
      </w:r>
      <w:r>
        <w:t xml:space="preserve">Generate every number that comes from the analysis</w:t>
      </w:r>
      <w:r>
        <w:t xml:space="preserve"> </w:t>
      </w:r>
      <w:r>
        <w:t xml:space="preserve">with code, such as an inline R expression in Quarto,</w:t>
      </w:r>
      <w:r>
        <w:t xml:space="preserve"> </w:t>
      </w:r>
      <w:r>
        <w:t xml:space="preserve">rather than typing it into the prose.</w:t>
      </w:r>
      <w:r>
        <w:t xml:space="preserve"> </w:t>
      </w:r>
      <w:r>
        <w:t xml:space="preserve">A typed number goes stale when the data or the analysis changes,</w:t>
      </w:r>
      <w:r>
        <w:t xml:space="preserve"> </w:t>
      </w:r>
      <w:r>
        <w:t xml:space="preserve">and nothing warns you that it no longer matches the tables.</w:t>
      </w:r>
    </w:p>
    <w:bookmarkEnd w:id="30"/>
    <w:bookmarkStart w:id="31" w:name="supplement"/>
    <w:p>
      <w:pPr>
        <w:pStyle w:val="Heading2"/>
      </w:pPr>
      <w:r>
        <w:t xml:space="preserve">9 Supplement</w:t>
      </w:r>
    </w:p>
    <w:p>
      <w:pPr>
        <w:pStyle w:val="Compact"/>
        <w:numPr>
          <w:ilvl w:val="0"/>
          <w:numId w:val="1014"/>
        </w:numPr>
      </w:pPr>
      <w:r>
        <w:t xml:space="preserve">Prepare the supplement as a separate document,</w:t>
      </w:r>
      <w:r>
        <w:t xml:space="preserve"> </w:t>
      </w:r>
      <w:r>
        <w:t xml:space="preserve">or as a clearly separated part after a page break.</w:t>
      </w:r>
      <w:r>
        <w:t xml:space="preserve"> </w:t>
      </w:r>
      <w:r>
        <w:t xml:space="preserve">Give it its own title page with the paper’s title and authors,</w:t>
      </w:r>
      <w:r>
        <w:t xml:space="preserve"> </w:t>
      </w:r>
      <w:r>
        <w:t xml:space="preserve">and a table of contents.</w:t>
      </w:r>
    </w:p>
    <w:p>
      <w:pPr>
        <w:pStyle w:val="Compact"/>
        <w:numPr>
          <w:ilvl w:val="0"/>
          <w:numId w:val="1014"/>
        </w:numPr>
      </w:pPr>
      <w:r>
        <w:t xml:space="preserve">Number its items in the journal’s scheme:</w:t>
      </w:r>
      <w:r>
        <w:t xml:space="preserve"> </w:t>
      </w:r>
      <w:r>
        <w:t xml:space="preserve">“eTable 1”</w:t>
      </w:r>
      <w:r>
        <w:t xml:space="preserve">,</w:t>
      </w:r>
      <w:r>
        <w:t xml:space="preserve"> </w:t>
      </w:r>
      <w:r>
        <w:t xml:space="preserve">“eFigure 1”</w:t>
      </w:r>
      <w:r>
        <w:t xml:space="preserve">, and</w:t>
      </w:r>
      <w:r>
        <w:t xml:space="preserve"> </w:t>
      </w:r>
      <w:r>
        <w:t xml:space="preserve">“eMethods”</w:t>
      </w:r>
      <w:r>
        <w:t xml:space="preserve"> </w:t>
      </w:r>
      <w:r>
        <w:t xml:space="preserve">in JAMA style,</w:t>
      </w:r>
      <w:r>
        <w:t xml:space="preserve"> </w:t>
      </w:r>
      <w:r>
        <w:t xml:space="preserve">or</w:t>
      </w:r>
      <w:r>
        <w:t xml:space="preserve"> </w:t>
      </w:r>
      <w:r>
        <w:t xml:space="preserve">“Table S1”</w:t>
      </w:r>
      <w:r>
        <w:t xml:space="preserve"> </w:t>
      </w:r>
      <w:r>
        <w:t xml:space="preserve">and</w:t>
      </w:r>
      <w:r>
        <w:t xml:space="preserve"> </w:t>
      </w:r>
      <w:r>
        <w:t xml:space="preserve">“Figure S1”</w:t>
      </w:r>
      <w:r>
        <w:t xml:space="preserve"> </w:t>
      </w:r>
      <w:r>
        <w:t xml:space="preserve">elsewhere.</w:t>
      </w:r>
      <w:r>
        <w:t xml:space="preserve"> </w:t>
      </w:r>
      <w:r>
        <w:t xml:space="preserve">The numbering and caption rules for the main text apply here too.</w:t>
      </w:r>
    </w:p>
    <w:p>
      <w:pPr>
        <w:pStyle w:val="Compact"/>
        <w:numPr>
          <w:ilvl w:val="0"/>
          <w:numId w:val="1014"/>
        </w:numPr>
      </w:pPr>
      <w:r>
        <w:t xml:space="preserve">Cite each supplement item from the main text, in order.</w:t>
      </w:r>
    </w:p>
    <w:p>
      <w:pPr>
        <w:pStyle w:val="Compact"/>
        <w:numPr>
          <w:ilvl w:val="0"/>
          <w:numId w:val="1014"/>
        </w:numPr>
      </w:pPr>
      <w:r>
        <w:t xml:space="preserve">Put these in the supplement:</w:t>
      </w:r>
    </w:p>
    <w:p>
      <w:pPr>
        <w:pStyle w:val="Compact"/>
        <w:numPr>
          <w:ilvl w:val="1"/>
          <w:numId w:val="1015"/>
        </w:numPr>
      </w:pPr>
      <w:r>
        <w:t xml:space="preserve">extended methods;</w:t>
      </w:r>
    </w:p>
    <w:p>
      <w:pPr>
        <w:pStyle w:val="Compact"/>
        <w:numPr>
          <w:ilvl w:val="1"/>
          <w:numId w:val="1015"/>
        </w:numPr>
      </w:pPr>
      <w:r>
        <w:t xml:space="preserve">full model output;</w:t>
      </w:r>
    </w:p>
    <w:p>
      <w:pPr>
        <w:pStyle w:val="Compact"/>
        <w:numPr>
          <w:ilvl w:val="1"/>
          <w:numId w:val="1015"/>
        </w:numPr>
      </w:pPr>
      <w:r>
        <w:t xml:space="preserve">sensitivity analyses;</w:t>
      </w:r>
    </w:p>
    <w:p>
      <w:pPr>
        <w:pStyle w:val="Compact"/>
        <w:numPr>
          <w:ilvl w:val="1"/>
          <w:numId w:val="1015"/>
        </w:numPr>
      </w:pPr>
      <w:r>
        <w:t xml:space="preserve">additional tables;</w:t>
      </w:r>
    </w:p>
    <w:p>
      <w:pPr>
        <w:pStyle w:val="Compact"/>
        <w:numPr>
          <w:ilvl w:val="1"/>
          <w:numId w:val="1015"/>
        </w:numPr>
      </w:pPr>
      <w:r>
        <w:t xml:space="preserve">code and software versions;</w:t>
      </w:r>
    </w:p>
    <w:p>
      <w:pPr>
        <w:pStyle w:val="Compact"/>
        <w:numPr>
          <w:ilvl w:val="1"/>
          <w:numId w:val="1015"/>
        </w:numPr>
      </w:pPr>
      <w:r>
        <w:t xml:space="preserve">data-processing details; and</w:t>
      </w:r>
    </w:p>
    <w:p>
      <w:pPr>
        <w:pStyle w:val="Compact"/>
        <w:numPr>
          <w:ilvl w:val="1"/>
          <w:numId w:val="1015"/>
        </w:numPr>
      </w:pPr>
      <w:r>
        <w:t xml:space="preserve">pipeline or audit notes,</w:t>
      </w:r>
      <w:r>
        <w:t xml:space="preserve"> </w:t>
      </w:r>
      <w:r>
        <w:t xml:space="preserve">such as data-quality checks, step-by-step exclusions,</w:t>
      </w:r>
      <w:r>
        <w:t xml:space="preserve"> </w:t>
      </w:r>
      <w:r>
        <w:t xml:space="preserve">and reconciliation with earlier reports.</w:t>
      </w:r>
    </w:p>
    <w:p>
      <w:pPr>
        <w:pStyle w:val="Compact"/>
        <w:numPr>
          <w:ilvl w:val="0"/>
          <w:numId w:val="1014"/>
        </w:numPr>
      </w:pPr>
      <w:r>
        <w:t xml:space="preserve">Hold the supplement to the same standard as the main text.</w:t>
      </w:r>
    </w:p>
    <w:bookmarkEnd w:id="31"/>
    <w:bookmarkStart w:id="32" w:name="abbreviations"/>
    <w:p>
      <w:pPr>
        <w:pStyle w:val="Heading2"/>
      </w:pPr>
      <w:r>
        <w:t xml:space="preserve">10 Abbreviations</w:t>
      </w:r>
    </w:p>
    <w:p>
      <w:pPr>
        <w:pStyle w:val="Compact"/>
        <w:numPr>
          <w:ilvl w:val="0"/>
          <w:numId w:val="1016"/>
        </w:numPr>
      </w:pPr>
      <w:r>
        <w:t xml:space="preserve">Define each abbreviation at its first use in the abstract,</w:t>
      </w:r>
      <w:r>
        <w:t xml:space="preserve"> </w:t>
      </w:r>
      <w:r>
        <w:t xml:space="preserve">again at its first use in the main text,</w:t>
      </w:r>
      <w:r>
        <w:t xml:space="preserve"> </w:t>
      </w:r>
      <w:r>
        <w:t xml:space="preserve">and use it consistently after that.</w:t>
      </w:r>
    </w:p>
    <w:p>
      <w:pPr>
        <w:pStyle w:val="Compact"/>
        <w:numPr>
          <w:ilvl w:val="0"/>
          <w:numId w:val="1016"/>
        </w:numPr>
      </w:pPr>
      <w:r>
        <w:t xml:space="preserve">Define abbreviations again in each table footnote and figure legend.</w:t>
      </w:r>
    </w:p>
    <w:p>
      <w:pPr>
        <w:pStyle w:val="Compact"/>
        <w:numPr>
          <w:ilvl w:val="0"/>
          <w:numId w:val="1016"/>
        </w:numPr>
      </w:pPr>
      <w:r>
        <w:t xml:space="preserve">Abbreviate only terms that appear several times,</w:t>
      </w:r>
      <w:r>
        <w:t xml:space="preserve"> </w:t>
      </w:r>
      <w:r>
        <w:t xml:space="preserve">and never in the title.</w:t>
      </w:r>
    </w:p>
    <w:p>
      <w:pPr>
        <w:pStyle w:val="Compact"/>
        <w:numPr>
          <w:ilvl w:val="0"/>
          <w:numId w:val="1016"/>
        </w:numPr>
      </w:pPr>
      <w:r>
        <w:t xml:space="preserve">Standard terms such as CI, SD, and IQR need no definition</w:t>
      </w:r>
      <w:r>
        <w:t xml:space="preserve"> </w:t>
      </w:r>
      <w:r>
        <w:t xml:space="preserve">in most journals.</w:t>
      </w:r>
      <w:r>
        <w:t xml:space="preserve"> </w:t>
      </w:r>
      <w:r>
        <w:t xml:space="preserve">Check the journal’s list.</w:t>
      </w:r>
    </w:p>
    <w:bookmarkEnd w:id="32"/>
    <w:bookmarkStart w:id="34" w:name="references"/>
    <w:p>
      <w:pPr>
        <w:pStyle w:val="Heading2"/>
      </w:pPr>
      <w:r>
        <w:t xml:space="preserve">11 References</w:t>
      </w:r>
    </w:p>
    <w:p>
      <w:pPr>
        <w:pStyle w:val="Compact"/>
        <w:numPr>
          <w:ilvl w:val="0"/>
          <w:numId w:val="1017"/>
        </w:numPr>
      </w:pPr>
      <w:r>
        <w:t xml:space="preserve">Use the journal’s reference style.</w:t>
      </w:r>
      <w:r>
        <w:t xml:space="preserve"> </w:t>
      </w:r>
      <w:r>
        <w:t xml:space="preserve">AMA and Vancouver, numbered in order of first citation,</w:t>
      </w:r>
      <w:r>
        <w:t xml:space="preserve"> </w:t>
      </w:r>
      <w:r>
        <w:t xml:space="preserve">are the usual defaults.</w:t>
      </w:r>
    </w:p>
    <w:p>
      <w:pPr>
        <w:pStyle w:val="Compact"/>
        <w:numPr>
          <w:ilvl w:val="0"/>
          <w:numId w:val="1017"/>
        </w:numPr>
      </w:pPr>
      <w:r>
        <w:t xml:space="preserve">Generate the reference list from a</w:t>
      </w:r>
      <w:r>
        <w:t xml:space="preserve"> </w:t>
      </w:r>
      <w:r>
        <w:rPr>
          <w:rStyle w:val="VerbatimChar"/>
        </w:rPr>
        <w:t xml:space="preserve">.bib</w:t>
      </w:r>
      <w:r>
        <w:t xml:space="preserve"> </w:t>
      </w:r>
      <w:r>
        <w:t xml:space="preserve">file with a CSL style,</w:t>
      </w:r>
      <w:r>
        <w:t xml:space="preserve"> </w:t>
      </w:r>
      <w:r>
        <w:t xml:space="preserve">rather than formatting it by hand.</w:t>
      </w:r>
    </w:p>
    <w:p>
      <w:pPr>
        <w:pStyle w:val="Compact"/>
        <w:numPr>
          <w:ilvl w:val="0"/>
          <w:numId w:val="1017"/>
        </w:numPr>
      </w:pPr>
      <w:r>
        <w:t xml:space="preserve">A citation inside a table or figure is numbered</w:t>
      </w:r>
      <w:r>
        <w:t xml:space="preserve"> </w:t>
      </w:r>
      <w:r>
        <w:t xml:space="preserve">at the point where that table or figure is first cited.</w:t>
      </w:r>
    </w:p>
    <w:p>
      <w:pPr>
        <w:pStyle w:val="Compact"/>
        <w:numPr>
          <w:ilvl w:val="0"/>
          <w:numId w:val="1017"/>
        </w:numPr>
      </w:pPr>
      <w:r>
        <w:t xml:space="preserve">Cite primary sources.</w:t>
      </w:r>
      <w:r>
        <w:t xml:space="preserve"> </w:t>
      </w:r>
      <w:r>
        <w:t xml:space="preserve">Check that every reference exists and supports the sentence it is</w:t>
      </w:r>
      <w:r>
        <w:t xml:space="preserve"> </w:t>
      </w:r>
      <w:r>
        <w:t xml:space="preserve">attached to, and check for retractions.</w:t>
      </w:r>
      <w:r>
        <w:t xml:space="preserve"> </w:t>
      </w:r>
      <w:r>
        <w:t xml:space="preserve">See</w:t>
      </w:r>
      <w:r>
        <w:t xml:space="preserve"> </w:t>
      </w:r>
      <w:hyperlink r:id="rId33">
        <w:r>
          <w:rPr>
            <w:rStyle w:val="Hyperlink"/>
          </w:rPr>
          <w:t xml:space="preserve">Citations and evidence</w:t>
        </w:r>
      </w:hyperlink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Include DOIs when the style allows them.</w:t>
      </w:r>
    </w:p>
    <w:p>
      <w:pPr>
        <w:pStyle w:val="Compact"/>
        <w:numPr>
          <w:ilvl w:val="0"/>
          <w:numId w:val="1017"/>
        </w:numPr>
      </w:pPr>
      <w:r>
        <w:t xml:space="preserve">Cite the software and R packages that the analysis relied on.</w:t>
      </w:r>
    </w:p>
    <w:bookmarkEnd w:id="34"/>
    <w:bookmarkStart w:id="37" w:name="prose"/>
    <w:p>
      <w:pPr>
        <w:pStyle w:val="Heading2"/>
      </w:pPr>
      <w:r>
        <w:t xml:space="preserve">12 Prose</w:t>
      </w:r>
    </w:p>
    <w:p>
      <w:pPr>
        <w:pStyle w:val="Compact"/>
        <w:numPr>
          <w:ilvl w:val="0"/>
          <w:numId w:val="1018"/>
        </w:numPr>
      </w:pPr>
      <w:r>
        <w:t xml:space="preserve">Follow the rest of this guide:</w:t>
      </w:r>
      <w:r>
        <w:t xml:space="preserve"> </w:t>
      </w:r>
      <w:r>
        <w:t xml:space="preserve">plain words, short sentences, and the active voice.</w:t>
      </w:r>
    </w:p>
    <w:p>
      <w:pPr>
        <w:pStyle w:val="Compact"/>
        <w:numPr>
          <w:ilvl w:val="0"/>
          <w:numId w:val="1018"/>
        </w:numPr>
      </w:pPr>
      <w:r>
        <w:t xml:space="preserve">Use the past tense for what was done and found</w:t>
      </w:r>
      <w:r>
        <w:t xml:space="preserve"> </w:t>
      </w:r>
      <w:r>
        <w:t xml:space="preserve">(Methods and Results)</w:t>
      </w:r>
      <w:r>
        <w:t xml:space="preserve"> </w:t>
      </w:r>
      <w:r>
        <w:t xml:space="preserve">and the present tense for established knowledge</w:t>
      </w:r>
      <w:r>
        <w:t xml:space="preserve"> </w:t>
      </w:r>
      <w:r>
        <w:t xml:space="preserve">and for what the findings mean.</w:t>
      </w:r>
    </w:p>
    <w:p>
      <w:pPr>
        <w:pStyle w:val="Compact"/>
        <w:numPr>
          <w:ilvl w:val="0"/>
          <w:numId w:val="1018"/>
        </w:numPr>
      </w:pPr>
      <w:r>
        <w:t xml:space="preserve">Match causal language to the design.</w:t>
      </w:r>
      <w:r>
        <w:t xml:space="preserve"> </w:t>
      </w:r>
      <w:r>
        <w:t xml:space="preserve">Write</w:t>
      </w:r>
      <w:r>
        <w:t xml:space="preserve"> </w:t>
      </w:r>
      <w:r>
        <w:t xml:space="preserve">“was associated with”</w:t>
      </w:r>
      <w:r>
        <w:t xml:space="preserve"> </w:t>
      </w:r>
      <w:r>
        <w:t xml:space="preserve">for associations,</w:t>
      </w:r>
      <w:r>
        <w:t xml:space="preserve"> </w:t>
      </w:r>
      <w:r>
        <w:t xml:space="preserve">and use causal verbs only when the design and its stated assumptions</w:t>
      </w:r>
      <w:r>
        <w:t xml:space="preserve"> </w:t>
      </w:r>
      <w:r>
        <w:t xml:space="preserve">justify them.</w:t>
      </w:r>
    </w:p>
    <w:p>
      <w:pPr>
        <w:pStyle w:val="Compact"/>
        <w:numPr>
          <w:ilvl w:val="0"/>
          <w:numId w:val="1018"/>
        </w:numPr>
      </w:pPr>
      <w:r>
        <w:t xml:space="preserve">Avoid stock phrases and</w:t>
      </w:r>
      <w:r>
        <w:t xml:space="preserve"> </w:t>
      </w:r>
      <w:hyperlink r:id="rId35">
        <w:r>
          <w:rPr>
            <w:rStyle w:val="Hyperlink"/>
          </w:rPr>
          <w:t xml:space="preserve">AI tells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t xml:space="preserve">“novel”</w:t>
      </w:r>
      <w:r>
        <w:t xml:space="preserve">,</w:t>
      </w:r>
      <w:r>
        <w:t xml:space="preserve"> </w:t>
      </w:r>
      <w:r>
        <w:t xml:space="preserve">“groundbreaking”</w:t>
      </w:r>
      <w:r>
        <w:t xml:space="preserve">,</w:t>
      </w:r>
      <w:r>
        <w:t xml:space="preserve"> </w:t>
      </w:r>
      <w:r>
        <w:t xml:space="preserve">“delve”</w:t>
      </w:r>
      <w:r>
        <w:t xml:space="preserve">,</w:t>
      </w:r>
      <w:r>
        <w:t xml:space="preserve"> </w:t>
      </w:r>
      <w:r>
        <w:t xml:space="preserve">“crucial”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“not just X but Y”</w:t>
      </w:r>
      <w:r>
        <w:t xml:space="preserve"> </w:t>
      </w:r>
      <w:r>
        <w:t xml:space="preserve">constructions.</w:t>
      </w:r>
      <w:r>
        <w:t xml:space="preserve"> </w:t>
      </w:r>
      <w:r>
        <w:t xml:space="preserve">See</w:t>
      </w:r>
      <w:r>
        <w:t xml:space="preserve"> </w:t>
      </w:r>
      <w:hyperlink r:id="rId36">
        <w:r>
          <w:rPr>
            <w:rStyle w:val="Hyperlink"/>
          </w:rPr>
          <w:t xml:space="preserve">Avoiding clichés</w:t>
        </w:r>
      </w:hyperlink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Keep pipeline, audit, and process notes out of the main text.</w:t>
      </w:r>
      <w:r>
        <w:t xml:space="preserve"> </w:t>
      </w:r>
      <w:r>
        <w:t xml:space="preserve">These belong in the supplement or nowhere:</w:t>
      </w:r>
    </w:p>
    <w:p>
      <w:pPr>
        <w:pStyle w:val="Compact"/>
        <w:numPr>
          <w:ilvl w:val="1"/>
          <w:numId w:val="1019"/>
        </w:numPr>
      </w:pPr>
      <w:r>
        <w:t xml:space="preserve">scripts and file names;</w:t>
      </w:r>
    </w:p>
    <w:p>
      <w:pPr>
        <w:pStyle w:val="Compact"/>
        <w:numPr>
          <w:ilvl w:val="1"/>
          <w:numId w:val="1019"/>
        </w:numPr>
      </w:pPr>
      <w:r>
        <w:t xml:space="preserve">variable names;</w:t>
      </w:r>
    </w:p>
    <w:p>
      <w:pPr>
        <w:pStyle w:val="Compact"/>
        <w:numPr>
          <w:ilvl w:val="1"/>
          <w:numId w:val="1019"/>
        </w:numPr>
      </w:pPr>
      <w:r>
        <w:t xml:space="preserve">merge requests and code versions;</w:t>
      </w:r>
    </w:p>
    <w:p>
      <w:pPr>
        <w:pStyle w:val="Compact"/>
        <w:numPr>
          <w:ilvl w:val="1"/>
          <w:numId w:val="1019"/>
        </w:numPr>
      </w:pPr>
      <w:r>
        <w:t xml:space="preserve">reviewer conversations;</w:t>
      </w:r>
    </w:p>
    <w:p>
      <w:pPr>
        <w:pStyle w:val="Compact"/>
        <w:numPr>
          <w:ilvl w:val="1"/>
          <w:numId w:val="1019"/>
        </w:numPr>
      </w:pPr>
      <w:r>
        <w:t xml:space="preserve">references to earlier drafts; and</w:t>
      </w:r>
    </w:p>
    <w:p>
      <w:pPr>
        <w:pStyle w:val="Compact"/>
        <w:numPr>
          <w:ilvl w:val="1"/>
          <w:numId w:val="1019"/>
        </w:numPr>
      </w:pPr>
      <w:r>
        <w:t xml:space="preserve">to-do notes.</w:t>
      </w:r>
    </w:p>
    <w:p>
      <w:pPr>
        <w:pStyle w:val="Compact"/>
        <w:numPr>
          <w:ilvl w:val="0"/>
          <w:numId w:val="1018"/>
        </w:numPr>
      </w:pPr>
      <w:r>
        <w:t xml:space="preserve">Use one term per concept throughout the paper.</w:t>
      </w:r>
    </w:p>
    <w:p>
      <w:pPr>
        <w:pStyle w:val="Compact"/>
        <w:numPr>
          <w:ilvl w:val="0"/>
          <w:numId w:val="1018"/>
        </w:numPr>
      </w:pPr>
      <w:r>
        <w:t xml:space="preserve">Define every group, period, and outcome before you use it.</w:t>
      </w:r>
    </w:p>
    <w:bookmarkEnd w:id="37"/>
    <w:bookmarkStart w:id="39" w:name="required-statements"/>
    <w:p>
      <w:pPr>
        <w:pStyle w:val="Heading2"/>
      </w:pPr>
      <w:r>
        <w:t xml:space="preserve">13 Required statements</w:t>
      </w:r>
    </w:p>
    <w:p>
      <w:pPr>
        <w:pStyle w:val="FirstParagraph"/>
      </w:pPr>
      <w:r>
        <w:t xml:space="preserve">Most journals require each of these,</w:t>
      </w:r>
      <w:r>
        <w:t xml:space="preserve"> </w:t>
      </w:r>
      <w:r>
        <w:t xml:space="preserve">either in the text or in the submission forms:</w:t>
      </w:r>
    </w:p>
    <w:p>
      <w:pPr>
        <w:pStyle w:val="Compact"/>
        <w:numPr>
          <w:ilvl w:val="0"/>
          <w:numId w:val="1020"/>
        </w:numPr>
      </w:pPr>
      <w:r>
        <w:t xml:space="preserve">funding sources and the funder’s role;</w:t>
      </w:r>
    </w:p>
    <w:p>
      <w:pPr>
        <w:pStyle w:val="Compact"/>
        <w:numPr>
          <w:ilvl w:val="0"/>
          <w:numId w:val="1020"/>
        </w:numPr>
      </w:pPr>
      <w:r>
        <w:t xml:space="preserve">conflict of interest disclosures, usually on the</w:t>
      </w:r>
      <w:r>
        <w:t xml:space="preserve"> </w:t>
      </w:r>
      <w:hyperlink r:id="rId38">
        <w:r>
          <w:rPr>
            <w:rStyle w:val="Hyperlink"/>
          </w:rPr>
          <w:t xml:space="preserve">ICMJE disclosure form</w:t>
        </w:r>
      </w:hyperlink>
      <w:r>
        <w:t xml:space="preserve">;</w:t>
      </w:r>
    </w:p>
    <w:p>
      <w:pPr>
        <w:pStyle w:val="Compact"/>
        <w:numPr>
          <w:ilvl w:val="0"/>
          <w:numId w:val="1020"/>
        </w:numPr>
      </w:pPr>
      <w:r>
        <w:t xml:space="preserve">ethics approval and consent;</w:t>
      </w:r>
    </w:p>
    <w:p>
      <w:pPr>
        <w:pStyle w:val="Compact"/>
        <w:numPr>
          <w:ilvl w:val="0"/>
          <w:numId w:val="1020"/>
        </w:numPr>
      </w:pPr>
      <w:r>
        <w:t xml:space="preserve">data availability and code availability;</w:t>
      </w:r>
    </w:p>
    <w:p>
      <w:pPr>
        <w:pStyle w:val="Compact"/>
        <w:numPr>
          <w:ilvl w:val="0"/>
          <w:numId w:val="1020"/>
        </w:numPr>
      </w:pPr>
      <w:r>
        <w:t xml:space="preserve">trial or protocol registration;</w:t>
      </w:r>
    </w:p>
    <w:p>
      <w:pPr>
        <w:pStyle w:val="Compact"/>
        <w:numPr>
          <w:ilvl w:val="0"/>
          <w:numId w:val="1020"/>
        </w:numPr>
      </w:pPr>
      <w:r>
        <w:t xml:space="preserve">use of AI tools in writing or analysis, if the journal’s policy asks;</w:t>
      </w:r>
      <w:r>
        <w:t xml:space="preserve"> </w:t>
      </w:r>
      <w:r>
        <w:t xml:space="preserve">and</w:t>
      </w:r>
    </w:p>
    <w:p>
      <w:pPr>
        <w:pStyle w:val="Compact"/>
        <w:numPr>
          <w:ilvl w:val="0"/>
          <w:numId w:val="1020"/>
        </w:numPr>
      </w:pPr>
      <w:r>
        <w:t xml:space="preserve">prior presentation or preprints.</w:t>
      </w:r>
    </w:p>
    <w:bookmarkEnd w:id="39"/>
    <w:bookmarkStart w:id="40" w:name="rendering-and-layout-in-quarto"/>
    <w:p>
      <w:pPr>
        <w:pStyle w:val="Heading2"/>
      </w:pPr>
      <w:r>
        <w:t xml:space="preserve">14 Rendering and layout in Quarto</w:t>
      </w:r>
    </w:p>
    <w:p>
      <w:pPr>
        <w:pStyle w:val="Compact"/>
        <w:numPr>
          <w:ilvl w:val="0"/>
          <w:numId w:val="1021"/>
        </w:numPr>
      </w:pPr>
      <w:r>
        <w:t xml:space="preserve">Render from source every time,</w:t>
      </w:r>
      <w:r>
        <w:t xml:space="preserve"> </w:t>
      </w:r>
      <w:r>
        <w:t xml:space="preserve">and never edit the output file by hand.</w:t>
      </w:r>
    </w:p>
    <w:p>
      <w:pPr>
        <w:pStyle w:val="Compact"/>
        <w:numPr>
          <w:ilvl w:val="0"/>
          <w:numId w:val="1021"/>
        </w:numPr>
      </w:pPr>
      <w:r>
        <w:t xml:space="preserve">Place page breaks and captions as described in</w:t>
      </w:r>
      <w:r>
        <w:t xml:space="preserve"> </w:t>
      </w:r>
      <w:hyperlink r:id="rId11">
        <w:r>
          <w:rPr>
            <w:rStyle w:val="Hyperlink"/>
          </w:rPr>
          <w:t xml:space="preserve">Manuscript layout for journal submission</w:t>
        </w:r>
      </w:hyperlink>
      <w:r>
        <w:t xml:space="preserve"> </w:t>
      </w:r>
      <w:r>
        <w:t xml:space="preserve">in Paper organization.</w:t>
      </w:r>
    </w:p>
    <w:p>
      <w:pPr>
        <w:pStyle w:val="Compact"/>
        <w:numPr>
          <w:ilvl w:val="0"/>
          <w:numId w:val="1021"/>
        </w:numPr>
      </w:pPr>
      <w:r>
        <w:t xml:space="preserve">Put table captions above (</w:t>
      </w:r>
      <w:r>
        <w:rPr>
          <w:rStyle w:val="VerbatimChar"/>
        </w:rPr>
        <w:t xml:space="preserve">tbl-cap-location: top</w:t>
      </w:r>
      <w:r>
        <w:t xml:space="preserve">)</w:t>
      </w:r>
      <w:r>
        <w:t xml:space="preserve"> </w:t>
      </w:r>
      <w:r>
        <w:t xml:space="preserve">and figure captions below (</w:t>
      </w:r>
      <w:r>
        <w:rPr>
          <w:rStyle w:val="VerbatimChar"/>
        </w:rPr>
        <w:t xml:space="preserve">fig-cap-location: bottom</w:t>
      </w:r>
      <w:r>
        <w:t xml:space="preserve">).</w:t>
      </w:r>
    </w:p>
    <w:p>
      <w:pPr>
        <w:pStyle w:val="Compact"/>
        <w:numPr>
          <w:ilvl w:val="0"/>
          <w:numId w:val="1021"/>
        </w:numPr>
      </w:pPr>
      <w:r>
        <w:t xml:space="preserve">Use double spacing, line numbers, and page numbers</w:t>
      </w:r>
      <w:r>
        <w:t xml:space="preserve"> </w:t>
      </w:r>
      <w:r>
        <w:t xml:space="preserve">if the journal asks for them.</w:t>
      </w:r>
    </w:p>
    <w:p>
      <w:pPr>
        <w:pStyle w:val="Compact"/>
        <w:numPr>
          <w:ilvl w:val="0"/>
          <w:numId w:val="1021"/>
        </w:numPr>
      </w:pPr>
      <w:r>
        <w:t xml:space="preserve">Check that every cross-reference resolves.</w:t>
      </w:r>
    </w:p>
    <w:bookmarkEnd w:id="40"/>
    <w:bookmarkStart w:id="41" w:name="submission-checklist"/>
    <w:p>
      <w:pPr>
        <w:pStyle w:val="Heading2"/>
      </w:pPr>
      <w:r>
        <w:t xml:space="preserve">15 Submission checklist</w:t>
      </w:r>
    </w:p>
    <w:p>
      <w:pPr>
        <w:pStyle w:val="FirstParagraph"/>
      </w:pPr>
      <w:r>
        <w:t xml:space="preserve">A document that renders without errors is not ready to submit.</w:t>
      </w:r>
      <w:r>
        <w:t xml:space="preserve"> </w:t>
      </w:r>
      <w:r>
        <w:t xml:space="preserve">The first item is a hard gate:</w:t>
      </w:r>
      <w:r>
        <w:t xml:space="preserve"> </w:t>
      </w:r>
      <w:r>
        <w:t xml:space="preserve">no one should call a manuscript ready,</w:t>
      </w:r>
      <w:r>
        <w:t xml:space="preserve"> </w:t>
      </w:r>
      <w:r>
        <w:t xml:space="preserve">or merge a change to it,</w:t>
      </w:r>
      <w:r>
        <w:t xml:space="preserve"> </w:t>
      </w:r>
      <w:r>
        <w:t xml:space="preserve">until someone has looked at every page of the current render.</w:t>
      </w:r>
      <w:r>
        <w:t xml:space="preserve"> </w:t>
      </w:r>
      <w:r>
        <w:t xml:space="preserve">Before calling a manuscript ready:</w:t>
      </w:r>
    </w:p>
    <w:p>
      <w:pPr>
        <w:pStyle w:val="Compact"/>
        <w:numPr>
          <w:ilvl w:val="0"/>
          <w:numId w:val="1022"/>
        </w:numPr>
      </w:pPr>
      <w:r>
        <w:t xml:space="preserve">Export the render to PDF and look at every page,</w:t>
      </w:r>
      <w:r>
        <w:t xml:space="preserve"> </w:t>
      </w:r>
      <w:r>
        <w:t xml:space="preserve">in both the main text and the supplement.</w:t>
      </w:r>
    </w:p>
    <w:p>
      <w:pPr>
        <w:pStyle w:val="Compact"/>
        <w:numPr>
          <w:ilvl w:val="0"/>
          <w:numId w:val="1022"/>
        </w:numPr>
      </w:pPr>
      <w:r>
        <w:t xml:space="preserve">Every table and figure has a number and a caption,</w:t>
      </w:r>
      <w:r>
        <w:t xml:space="preserve"> </w:t>
      </w:r>
      <w:r>
        <w:t xml:space="preserve">and the text cites each one in order.</w:t>
      </w:r>
    </w:p>
    <w:p>
      <w:pPr>
        <w:pStyle w:val="Compact"/>
        <w:numPr>
          <w:ilvl w:val="0"/>
          <w:numId w:val="1022"/>
        </w:numPr>
      </w:pPr>
      <w:r>
        <w:t xml:space="preserve">No caption is on a different page from its table or figure,</w:t>
      </w:r>
      <w:r>
        <w:t xml:space="preserve"> </w:t>
      </w:r>
      <w:r>
        <w:t xml:space="preserve">or split across a page break,</w:t>
      </w:r>
      <w:r>
        <w:t xml:space="preserve"> </w:t>
      </w:r>
      <w:r>
        <w:t xml:space="preserve">no table runs off the page,</w:t>
      </w:r>
      <w:r>
        <w:t xml:space="preserve"> </w:t>
      </w:r>
      <w:r>
        <w:t xml:space="preserve">no figure is cropped or blurry,</w:t>
      </w:r>
      <w:r>
        <w:t xml:space="preserve"> </w:t>
      </w:r>
      <w:r>
        <w:t xml:space="preserve">and every figure fills the available width without large blank margins,</w:t>
      </w:r>
      <w:r>
        <w:t xml:space="preserve"> </w:t>
      </w:r>
      <w:r>
        <w:t xml:space="preserve">with its smallest text about 8 points or larger.</w:t>
      </w:r>
    </w:p>
    <w:p>
      <w:pPr>
        <w:pStyle w:val="Compact"/>
        <w:numPr>
          <w:ilvl w:val="0"/>
          <w:numId w:val="1022"/>
        </w:numPr>
      </w:pPr>
      <w:r>
        <w:t xml:space="preserve">The tables and figures come after the references,</w:t>
      </w:r>
      <w:r>
        <w:t xml:space="preserve"> </w:t>
      </w:r>
      <w:r>
        <w:t xml:space="preserve">and a page break comes before the supplement.</w:t>
      </w:r>
    </w:p>
    <w:p>
      <w:pPr>
        <w:pStyle w:val="Compact"/>
        <w:numPr>
          <w:ilvl w:val="0"/>
          <w:numId w:val="1022"/>
        </w:numPr>
      </w:pPr>
      <w:r>
        <w:t xml:space="preserve">The output has no broken cross-references</w:t>
      </w:r>
      <w:r>
        <w:t xml:space="preserve"> </w:t>
      </w:r>
      <w:r>
        <w:t xml:space="preserve">(</w:t>
      </w:r>
      <w:r>
        <w:rPr>
          <w:rStyle w:val="VerbatimChar"/>
        </w:rPr>
        <w:t xml:space="preserve">??</w:t>
      </w:r>
      <w:r>
        <w:t xml:space="preserve">,</w:t>
      </w:r>
      <w:r>
        <w:t xml:space="preserve"> </w:t>
      </w:r>
      <w:r>
        <w:rPr>
          <w:rStyle w:val="VerbatimChar"/>
        </w:rPr>
        <w:t xml:space="preserve">@fig-</w:t>
      </w:r>
      <w:r>
        <w:t xml:space="preserve">,</w:t>
      </w:r>
      <w:r>
        <w:t xml:space="preserve"> </w:t>
      </w:r>
      <w:r>
        <w:rPr>
          <w:rStyle w:val="VerbatimChar"/>
        </w:rPr>
        <w:t xml:space="preserve">Table ?</w:t>
      </w:r>
      <w:r>
        <w:t xml:space="preserve">),</w:t>
      </w:r>
      <w:r>
        <w:t xml:space="preserve"> </w:t>
      </w:r>
      <w:r>
        <w:t xml:space="preserve">raw Markdown, code output, warnings,</w:t>
      </w:r>
      <w:r>
        <w:t xml:space="preserve"> </w:t>
      </w:r>
      <w:r>
        <w:t xml:space="preserve">or stray</w:t>
      </w:r>
      <w:r>
        <w:t xml:space="preserve"> </w:t>
      </w:r>
      <w:r>
        <w:t xml:space="preserve">“NA”</w:t>
      </w:r>
      <w:r>
        <w:t xml:space="preserve"> </w:t>
      </w:r>
      <w:r>
        <w:t xml:space="preserve">cells.</w:t>
      </w:r>
    </w:p>
    <w:p>
      <w:pPr>
        <w:pStyle w:val="Compact"/>
        <w:numPr>
          <w:ilvl w:val="0"/>
          <w:numId w:val="1022"/>
        </w:numPr>
      </w:pPr>
      <w:r>
        <w:t xml:space="preserve">The numbers in the abstract match the Results,</w:t>
      </w:r>
      <w:r>
        <w:t xml:space="preserve"> </w:t>
      </w:r>
      <w:r>
        <w:t xml:space="preserve">tables, and figures.</w:t>
      </w:r>
    </w:p>
    <w:p>
      <w:pPr>
        <w:pStyle w:val="Compact"/>
        <w:numPr>
          <w:ilvl w:val="0"/>
          <w:numId w:val="1022"/>
        </w:numPr>
      </w:pPr>
      <w:r>
        <w:t xml:space="preserve">Every abbreviation is defined at first use</w:t>
      </w:r>
      <w:r>
        <w:t xml:space="preserve"> </w:t>
      </w:r>
      <w:r>
        <w:t xml:space="preserve">in the abstract, the text, and each table and figure.</w:t>
      </w:r>
    </w:p>
    <w:p>
      <w:pPr>
        <w:pStyle w:val="Compact"/>
        <w:numPr>
          <w:ilvl w:val="0"/>
          <w:numId w:val="1022"/>
        </w:numPr>
      </w:pPr>
      <w:r>
        <w:t xml:space="preserve">Every estimate has a 95% CI,</w:t>
      </w:r>
      <w:r>
        <w:t xml:space="preserve"> </w:t>
      </w:r>
      <w:r>
        <w:t xml:space="preserve">is phrased as an estimate,</w:t>
      </w:r>
      <w:r>
        <w:t xml:space="preserve"> </w:t>
      </w:r>
      <w:r>
        <w:t xml:space="preserve">and shares its decimal places with its CI,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 and decimals follow</w:t>
      </w:r>
      <w:r>
        <w:t xml:space="preserve"> </w:t>
      </w:r>
      <w:hyperlink w:anchor="statistics-and-numbers">
        <w:r>
          <w:rPr>
            <w:rStyle w:val="Hyperlink"/>
          </w:rPr>
          <w:t xml:space="preserve">Statistics and numbers</w:t>
        </w:r>
      </w:hyperlink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The main text has no pipeline or audit notes,</w:t>
      </w:r>
      <w:r>
        <w:t xml:space="preserve"> </w:t>
      </w:r>
      <w:r>
        <w:t xml:space="preserve">file names, or to-do notes.</w:t>
      </w:r>
    </w:p>
    <w:p>
      <w:pPr>
        <w:pStyle w:val="Compact"/>
        <w:numPr>
          <w:ilvl w:val="0"/>
          <w:numId w:val="1022"/>
        </w:numPr>
      </w:pPr>
      <w:r>
        <w:t xml:space="preserve">The reporting-guideline checklist is complete,</w:t>
      </w:r>
      <w:r>
        <w:t xml:space="preserve"> </w:t>
      </w:r>
      <w:r>
        <w:t xml:space="preserve">with page numbers.</w:t>
      </w:r>
    </w:p>
    <w:p>
      <w:pPr>
        <w:pStyle w:val="Compact"/>
        <w:numPr>
          <w:ilvl w:val="0"/>
          <w:numId w:val="1022"/>
        </w:numPr>
      </w:pPr>
      <w:r>
        <w:t xml:space="preserve">Every reference resolves, appears in order,</w:t>
      </w:r>
      <w:r>
        <w:t xml:space="preserve"> </w:t>
      </w:r>
      <w:r>
        <w:t xml:space="preserve">and supports its sentence.</w:t>
      </w:r>
    </w:p>
    <w:p>
      <w:pPr>
        <w:pStyle w:val="Compact"/>
        <w:numPr>
          <w:ilvl w:val="0"/>
          <w:numId w:val="1022"/>
        </w:numPr>
      </w:pPr>
      <w:r>
        <w:t xml:space="preserve">The title page is complete:</w:t>
      </w:r>
      <w:r>
        <w:t xml:space="preserve"> </w:t>
      </w:r>
      <w:r>
        <w:t xml:space="preserve">authors, affiliations, corresponding author, and word counts.</w:t>
      </w:r>
    </w:p>
    <w:p>
      <w:pPr>
        <w:pStyle w:val="Compact"/>
        <w:numPr>
          <w:ilvl w:val="0"/>
          <w:numId w:val="1022"/>
        </w:numPr>
      </w:pPr>
      <w:r>
        <w:t xml:space="preserve">The required statements are present.</w:t>
      </w:r>
    </w:p>
    <w:p>
      <w:pPr>
        <w:pStyle w:val="Compact"/>
        <w:numPr>
          <w:ilvl w:val="0"/>
          <w:numId w:val="1022"/>
        </w:numPr>
      </w:pPr>
      <w:r>
        <w:t xml:space="preserve">The word, table, figure, and reference counts are within the</w:t>
      </w:r>
      <w:r>
        <w:t xml:space="preserve"> </w:t>
      </w:r>
      <w:r>
        <w:t xml:space="preserve">journal’s limits.</w:t>
      </w:r>
    </w:p>
    <w:p>
      <w:pPr>
        <w:pStyle w:val="Compact"/>
        <w:numPr>
          <w:ilvl w:val="0"/>
          <w:numId w:val="1022"/>
        </w:numPr>
      </w:pPr>
      <w:r>
        <w:t xml:space="preserve">The prose has been checked for</w:t>
      </w:r>
      <w:r>
        <w:t xml:space="preserve"> </w:t>
      </w:r>
      <w:hyperlink r:id="rId35">
        <w:r>
          <w:rPr>
            <w:rStyle w:val="Hyperlink"/>
          </w:rPr>
          <w:t xml:space="preserve">AI tells</w:t>
        </w:r>
      </w:hyperlink>
      <w:r>
        <w:t xml:space="preserve">,</w:t>
      </w:r>
      <w:r>
        <w:t xml:space="preserve"> </w:t>
      </w:r>
      <w:r>
        <w:t xml:space="preserve">and the claims and numbers have been fact-checked.</w:t>
      </w:r>
    </w:p>
    <w:p>
      <w:pPr>
        <w:pStyle w:val="Compact"/>
        <w:numPr>
          <w:ilvl w:val="0"/>
          <w:numId w:val="1022"/>
        </w:numPr>
      </w:pPr>
      <w:r>
        <w:t xml:space="preserve">The cover letter is drafted.</w:t>
      </w:r>
      <w:r>
        <w:t xml:space="preserve"> </w:t>
      </w:r>
      <w:r>
        <w:t xml:space="preserve">It states the question, the main finding, why this journal,</w:t>
      </w:r>
      <w:r>
        <w:t xml:space="preserve"> </w:t>
      </w:r>
      <w:r>
        <w:t xml:space="preserve">that the work is not under consideration elsewhere,</w:t>
      </w:r>
      <w:r>
        <w:t xml:space="preserve"> </w:t>
      </w:r>
      <w:r>
        <w:t xml:space="preserve">and any suggested or excluded reviewers.</w:t>
      </w:r>
    </w:p>
    <w:bookmarkEnd w:id="4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6" Type="http://schemas.openxmlformats.org/officeDocument/2006/relationships/hyperlink" Target="avoid-cliches.qmd" TargetMode="External"/><Relationship Id="rId35" Type="http://schemas.openxmlformats.org/officeDocument/2006/relationships/hyperlink" Target="avoid-cliches.qmd#def-ai-tell" TargetMode="External"/><Relationship Id="rId33" Type="http://schemas.openxmlformats.org/officeDocument/2006/relationships/hyperlink" Target="citations-evidence.qmd" TargetMode="External"/><Relationship Id="rId14" Type="http://schemas.openxmlformats.org/officeDocument/2006/relationships/hyperlink" Target="https://credit.niso.org/" TargetMode="External"/><Relationship Id="rId28" Type="http://schemas.openxmlformats.org/officeDocument/2006/relationships/hyperlink" Target="https://github.com/idmn/ggview" TargetMode="External"/><Relationship Id="rId16" Type="http://schemas.openxmlformats.org/officeDocument/2006/relationships/hyperlink" Target="https://meshb.nlm.nih.gov/" TargetMode="External"/><Relationship Id="rId24" Type="http://schemas.openxmlformats.org/officeDocument/2006/relationships/hyperlink" Target="https://www.equator-network.org/" TargetMode="External"/><Relationship Id="rId38" Type="http://schemas.openxmlformats.org/officeDocument/2006/relationships/hyperlink" Target="https://www.icmje.org/disclosure-of-interest/" TargetMode="External"/><Relationship Id="rId9" Type="http://schemas.openxmlformats.org/officeDocument/2006/relationships/hyperlink" Target="https://www.icmje.org/recommendations/" TargetMode="External"/><Relationship Id="rId13" Type="http://schemas.openxmlformats.org/officeDocument/2006/relationships/hyperlink" Target="https://www.icmje.org/recommendations/browse/roles-and-responsibilities/defining-the-role-of-authors-and-contributors.html" TargetMode="External"/><Relationship Id="rId10" Type="http://schemas.openxmlformats.org/officeDocument/2006/relationships/hyperlink" Target="paper-organization.qmd" TargetMode="External"/><Relationship Id="rId11" Type="http://schemas.openxmlformats.org/officeDocument/2006/relationships/hyperlink" Target="paper-organization.qmd#sec-submission-layout" TargetMode="External"/></Relationships>
</file>

<file path=word/_rels/footnotes.xml.rels><?xml version='1.0' encoding='UTF-8' standalone='yes'?>
<Relationships xmlns="http://schemas.openxmlformats.org/package/2006/relationships"><Relationship Id="rId36" Type="http://schemas.openxmlformats.org/officeDocument/2006/relationships/hyperlink" Target="avoid-cliches.qmd" TargetMode="External"/><Relationship Id="rId35" Type="http://schemas.openxmlformats.org/officeDocument/2006/relationships/hyperlink" Target="avoid-cliches.qmd#def-ai-tell" TargetMode="External"/><Relationship Id="rId33" Type="http://schemas.openxmlformats.org/officeDocument/2006/relationships/hyperlink" Target="citations-evidence.qmd" TargetMode="External"/><Relationship Id="rId14" Type="http://schemas.openxmlformats.org/officeDocument/2006/relationships/hyperlink" Target="https://credit.niso.org/" TargetMode="External"/><Relationship Id="rId28" Type="http://schemas.openxmlformats.org/officeDocument/2006/relationships/hyperlink" Target="https://github.com/idmn/ggview" TargetMode="External"/><Relationship Id="rId16" Type="http://schemas.openxmlformats.org/officeDocument/2006/relationships/hyperlink" Target="https://meshb.nlm.nih.gov/" TargetMode="External"/><Relationship Id="rId24" Type="http://schemas.openxmlformats.org/officeDocument/2006/relationships/hyperlink" Target="https://www.equator-network.org/" TargetMode="External"/><Relationship Id="rId38" Type="http://schemas.openxmlformats.org/officeDocument/2006/relationships/hyperlink" Target="https://www.icmje.org/disclosure-of-interest/" TargetMode="External"/><Relationship Id="rId9" Type="http://schemas.openxmlformats.org/officeDocument/2006/relationships/hyperlink" Target="https://www.icmje.org/recommendations/" TargetMode="External"/><Relationship Id="rId13" Type="http://schemas.openxmlformats.org/officeDocument/2006/relationships/hyperlink" Target="https://www.icmje.org/recommendations/browse/roles-and-responsibilities/defining-the-role-of-authors-and-contributors.html" TargetMode="External"/><Relationship Id="rId10" Type="http://schemas.openxmlformats.org/officeDocument/2006/relationships/hyperlink" Target="paper-organization.qmd" TargetMode="External"/><Relationship Id="rId11" Type="http://schemas.openxmlformats.org/officeDocument/2006/relationships/hyperlink" Target="paper-organization.qmd#sec-submission-layou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Preparing a manuscript for submission</dc:title>
  <dc:creator/>
  <cp:keywords/>
  <dcterms:created xsi:type="dcterms:W3CDTF">2026-10-26T08:18:16Z</dcterms:created>
  <dcterms:modified xsi:type="dcterms:W3CDTF">2026-10-26T08:18:16Z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2026-10-26 01:14:04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