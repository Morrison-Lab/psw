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del w:id="3" w:author="PR Preview" w:date="2026-01-01T00:00:00Z">
        <w:r>
          <w:delText xml:space="preserve">20 Talk about the ideas, not the notes</w:delText>
        </w:r>
      </w:del>
    </w:p>
    <w:p>
      <w:pPr>
        <w:pStyle w:val="Heading2"/>
      </w:pPr>
      <w:ins w:id="4" w:author="PR Preview" w:date="2026-01-01T00:00:00Z">
        <w:r>
          <w:t xml:space="preserve">20 Give each concept in a note sheet its own row</w:t>
        </w:r>
      </w:ins>
    </w:p>
    <w:p>
      <w:pPr>
        <w:pStyle w:val="FirstParagraph"/>
      </w:pPr>
      <w:ins w:id="5" w:author="PR Preview" w:date="2026-01-01T00:00:00Z">
        <w:r>
          <w:t xml:space="preserve">A note sheet is a reference table of formulas with brief labels and no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is one case of</w:t>
        </w:r>
      </w:ins>
      <w:ins w:id="8" w:author="PR Preview" w:date="2026-01-01T00:00:00Z">
        <w:r>
          <w:t xml:space="preserve"> </w:t>
        </w:r>
      </w:ins>
      <w:hyperlink w:anchor="Xb68f5757ebba706c680e7c5ed557ac14973d7af">
        <w:ins w:id="9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Give each concept its own row.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row holds one formula and one short label.</w:t>
        </w:r>
      </w:ins>
    </w:p>
    <w:p>
      <w:pPr>
        <w:pStyle w:val="Compact"/>
        <w:numPr>
          <w:ilvl w:val="0"/>
          <w:numId w:val="1017"/>
        </w:numPr>
      </w:pPr>
      <w:ins w:id="15" w:author="PR Preview" w:date="2026-01-01T00:00:00Z">
        <w:r>
          <w:t xml:space="preserve">Never put two definitions in one row.</w:t>
        </w:r>
      </w:ins>
    </w:p>
    <w:p>
      <w:pPr>
        <w:pStyle w:val="Compact"/>
        <w:numPr>
          <w:ilvl w:val="0"/>
          <w:numId w:val="1017"/>
        </w:numPr>
      </w:pPr>
      <w:ins w:id="16" w:author="PR Preview" w:date="2026-01-01T00:00:00Z">
        <w:r>
          <w:t xml:space="preserve">Never merge rows to save space.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Find the room another way, such as a smaller table font or a second table beside the first.</w:t>
        </w:r>
      </w:ins>
    </w:p>
    <w:p>
      <w:pPr>
        <w:pStyle w:val="Compact"/>
        <w:numPr>
          <w:ilvl w:val="0"/>
          <w:numId w:val="1017"/>
        </w:numPr>
      </w:pPr>
      <w:ins w:id="19" w:author="PR Preview" w:date="2026-01-01T00:00:00Z">
        <w:r>
          <w:t xml:space="preserve">Never put notation or assumptions inside a label.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Give each assumption its own row, and state the notation once in its own row.</w:t>
        </w:r>
      </w:ins>
    </w:p>
    <w:p>
      <w:pPr>
        <w:pStyle w:val="Compact"/>
        <w:numPr>
          <w:ilvl w:val="0"/>
          <w:numId w:val="1017"/>
        </w:numPr>
      </w:pPr>
      <w:ins w:id="22" w:author="PR Preview" w:date="2026-01-01T00:00:00Z">
        <w:r>
          <w:t xml:space="preserve">Write each formula in its most compact form,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built from pieces that have their own rows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(see</w:t>
        </w:r>
      </w:ins>
      <w:ins w:id="27" w:author="PR Preview" w:date="2026-01-01T00:00:00Z">
        <w:r>
          <w:t xml:space="preserve"> </w:t>
        </w:r>
      </w:ins>
      <w:hyperlink r:id="rId15">
        <w:ins w:id="28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29" w:author="PR Preview" w:date="2026-01-01T00:00:00Z">
        <w:r>
          <w:t xml:space="preserve">).</w:t>
        </w:r>
      </w:ins>
    </w:p>
    <w:p>
      <w:pPr>
        <w:pStyle w:val="FirstParagraph"/>
      </w:pPr>
      <w:ins w:id="30" w:author="PR Preview" w:date="2026-01-01T00:00:00Z">
        <w:r>
          <w:t xml:space="preserve">The same rule applies to every other reference table, such as a table of notation.</w:t>
        </w:r>
      </w:ins>
    </w:p>
    <w:bookmarkStart w:id="58" w:name="exm-note-sheet-row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5 (Splitting a merged row)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Row: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Dot product, sample mean</w:t>
        </w:r>
      </w:ins>
      <w:ins w:id="37" w:author="PR Preview" w:date="2026-01-01T00:00:00Z">
        <w:r>
          <w:t xml:space="preserve">, with both formulas in one cell.</w:t>
        </w:r>
      </w:ins>
    </w:p>
    <w:p>
      <w:pPr>
        <w:pStyle w:val="BlockText"/>
      </w:pPr>
      <w:ins w:id="38" w:author="PR Preview" w:date="2026-01-01T00:00:00Z">
        <w:r>
          <w:t xml:space="preserve">✅ Rows: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Dot product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 its formula, then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Sample mean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with its formula.</w:t>
        </w:r>
      </w:ins>
    </w:p>
    <w:p>
      <w:pPr>
        <w:pStyle w:val="FirstParagraph"/>
      </w:pPr>
      <w:ins w:id="47" w:author="PR Preview" w:date="2026-01-01T00:00:00Z">
        <w:r>
          <w:t xml:space="preserve">The ❌ row makes the reader find where one concept ends and the next begins.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✅ rows let the reader find one formula by one label.</w:t>
        </w:r>
      </w:ins>
    </w:p>
    <w:bookmarkEnd w:id="58"/>
    <w:bookmarkEnd w:id="59"/>
    <w:bookmarkStart w:id="60" w:name="talk-about-the-ideas-not-the-notes"/>
    <w:p>
      <w:pPr>
        <w:pStyle w:val="Heading2"/>
      </w:pPr>
      <w:ins w:id="50" w:author="PR Preview" w:date="2026-01-01T00:00:00Z">
        <w:r>
          <w:t xml:space="preserve">21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del w:id="51" w:author="PR Preview" w:date="2026-01-01T00:00:00Z">
        <w:r>
          <w:delText xml:space="preserve">21 Credit other courses without summarizing them</w:delText>
        </w:r>
      </w:del>
    </w:p>
    <w:p>
      <w:pPr>
        <w:pStyle w:val="Heading2"/>
      </w:pPr>
      <w:ins w:id="52" w:author="PR Preview" w:date="2026-01-01T00:00:00Z">
        <w:r>
          <w:t xml:space="preserve">22 Credit other courses without summarizing them</w:t>
        </w:r>
      </w:ins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del w:id="53" w:author="PR Preview" w:date="2026-01-01T00:00:00Z">
        <w:r>
          <w:delText xml:space="preserve">22 Rules that apply to all writing</w:delText>
        </w:r>
      </w:del>
    </w:p>
    <w:p>
      <w:pPr>
        <w:pStyle w:val="Heading2"/>
      </w:pPr>
      <w:ins w:id="54" w:author="PR Preview" w:date="2026-01-01T00:00:00Z">
        <w:r>
          <w:t xml:space="preserve">23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2026-10-26T08:19:28Z</dcterms:created>
  <dcterms:modified xsi:type="dcterms:W3CDTF">2026-10-26T08:19:28Z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