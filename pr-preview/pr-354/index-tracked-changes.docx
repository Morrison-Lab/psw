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2026-10-26 00:55:25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01:27:10 (PDT)</w:t>
        </w:r>
      </w:ins>
    </w:p>
    <w:bookmarkStart w:id="14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3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del w:id="3" w:author="PR Preview" w:date="2026-01-01T00:00:00Z">
        <w:r>
          <w:delText xml:space="preserve">The site’s CI tooling was copied from the</w:delText>
        </w:r>
      </w:del>
      <w:del w:id="4" w:author="PR Preview" w:date="2026-01-01T00:00:00Z">
        <w:r>
          <w:delText xml:space="preserve"> </w:delText>
        </w:r>
      </w:del>
      <w:hyperlink r:id="rId11">
        <w:del w:id="5" w:author="PR Preview" w:date="2026-01-01T00:00:00Z">
          <w:r>
            <w:rPr>
              <w:rStyle w:val="Hyperlink"/>
            </w:rPr>
            <w:delText xml:space="preserve">UCD-SERG lab manual</w:delText>
          </w:r>
        </w:del>
      </w:hyperlink>
      <w:del w:id="6" w:author="PR Preview" w:date="2026-01-01T00:00:00Z">
        <w:r>
          <w:delText xml:space="preserve">,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a fork of the</w:delText>
        </w:r>
      </w:del>
      <w:del w:id="9" w:author="PR Preview" w:date="2026-01-01T00:00:00Z">
        <w:r>
          <w:delText xml:space="preserve"> </w:delText>
        </w:r>
      </w:del>
      <w:hyperlink r:id="rId13">
        <w:del w:id="10" w:author="PR Preview" w:date="2026-01-01T00:00:00Z">
          <w:r>
            <w:rPr>
              <w:rStyle w:val="Hyperlink"/>
            </w:rPr>
            <w:delText xml:space="preserve">Benjamin-Chung Lab Manual</w:delText>
          </w:r>
        </w:del>
      </w:hyperlink>
      <w:del w:id="11" w:author="PR Preview" w:date="2026-01-01T00:00:00Z">
        <w:r>
          <w:delText xml:space="preserve">.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The site is built from the</w:delText>
        </w:r>
      </w:del>
      <w:del w:id="14" w:author="PR Preview" w:date="2026-01-01T00:00:00Z">
        <w:r>
          <w:delText xml:space="preserve"> </w:delText>
        </w:r>
      </w:del>
      <w:hyperlink r:id="rId12">
        <w:del w:id="15" w:author="PR Preview" w:date="2026-01-01T00:00:00Z">
          <w:r>
            <w:rPr>
              <w:rStyle w:val="Hyperlink"/>
            </w:rPr>
            <w:delText xml:space="preserve">qwt</w:delText>
          </w:r>
        </w:del>
      </w:hyperlink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website template.</w:delText>
        </w:r>
      </w:del>
    </w:p>
    <w:p>
      <w:pPr>
        <w:pStyle w:val="FirstParagraph"/>
      </w:pPr>
      <w:ins w:id="18" w:author="PR Preview" w:date="2026-01-01T00:00:00Z">
        <w:r>
          <w:t xml:space="preserve">The site’s CI tooling was written by Ezra Morrison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for the</w:t>
        </w:r>
      </w:ins>
      <w:ins w:id="21" w:author="PR Preview" w:date="2026-01-01T00:00:00Z">
        <w:r>
          <w:t xml:space="preserve"> </w:t>
        </w:r>
      </w:ins>
      <w:hyperlink r:id="rId11">
        <w:ins w:id="22" w:author="PR Preview" w:date="2026-01-01T00:00:00Z">
          <w:r>
            <w:rPr>
              <w:rStyle w:val="Hyperlink"/>
            </w:rPr>
            <w:t xml:space="preserve">UCD-SERG lab manual</w:t>
          </w:r>
        </w:ins>
      </w:hyperlink>
      <w:ins w:id="23" w:author="PR Preview" w:date="2026-01-01T00:00:00Z">
        <w:r>
          <w:t xml:space="preserve">.</w:t>
        </w:r>
      </w:ins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The site is built from the</w:t>
        </w:r>
      </w:ins>
      <w:ins w:id="26" w:author="PR Preview" w:date="2026-01-01T00:00:00Z">
        <w:r>
          <w:t xml:space="preserve"> </w:t>
        </w:r>
      </w:ins>
      <w:hyperlink r:id="rId12">
        <w:ins w:id="27" w:author="PR Preview" w:date="2026-01-01T00:00:00Z">
          <w:r>
            <w:rPr>
              <w:rStyle w:val="Hyperlink"/>
            </w:rPr>
            <w:t xml:space="preserve">qwt</w:t>
          </w:r>
        </w:ins>
      </w:hyperlink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website template.</w:t>
        </w:r>
      </w:ins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2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ucd-serg.github.io/lab-manual/" TargetMode="External"/><Relationship Id="rId13" Type="http://schemas.openxmlformats.org/officeDocument/2006/relationships/hyperlink" Target="https://jadebc.github.io/lab-manual/index.html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2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2026-10-26T08:31:41Z</dcterms:created>
  <dcterms:modified xsi:type="dcterms:W3CDTF">2026-10-26T08:31:41Z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01:27:10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