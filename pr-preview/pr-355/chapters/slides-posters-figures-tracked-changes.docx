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20:34:06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20:44:41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del w:id="3" w:author="PR Preview" w:date="2026-01-01T00:00:00Z">
        <w:r>
          <w:delText xml:space="preserve">Label the x-axis and y-axis clearly.</w:delText>
        </w:r>
      </w:del>
    </w:p>
    <w:p>
      <w:pPr>
        <w:pStyle w:val="Compact"/>
        <w:numPr>
          <w:ilvl w:val="0"/>
          <w:numId w:val="1005"/>
        </w:numPr>
      </w:pPr>
      <w:ins w:id="4" w:author="PR Preview" w:date="2026-01-01T00:00:00Z">
        <w:r>
          <w:t xml:space="preserve">Label the x-axis and y-axis clearly.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Name each quantity in plain words, and add its symbol only as an option: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“Probability,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$\prob$</w:t>
        </w:r>
      </w:ins>
      <w:ins w:id="11" w:author="PR Preview" w:date="2026-01-01T00:00:00Z">
        <w:r>
          <w:t xml:space="preserve">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“Log-odds,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$\logodds$</w:t>
        </w:r>
      </w:ins>
      <w:ins w:id="18" w:author="PR Preview" w:date="2026-01-01T00:00:00Z">
        <w:r>
          <w:t xml:space="preserve">”</w:t>
        </w:r>
      </w:ins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not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</w:t>
        </w:r>
      </w:ins>
      <w:ins w:id="24" w:author="PR Preview" w:date="2026-01-01T00:00:00Z">
        <w:r>
          <w:t xml:space="preserve">$\prob$</w:t>
        </w:r>
      </w:ins>
      <w:ins w:id="25" w:author="PR Preview" w:date="2026-01-01T00:00:00Z">
        <w:r>
          <w:t xml:space="preserve">”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or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</w:t>
        </w:r>
      </w:ins>
      <w:ins w:id="30" w:author="PR Preview" w:date="2026-01-01T00:00:00Z">
        <w:r>
          <w:t xml:space="preserve">$\logodds$</w:t>
        </w:r>
      </w:ins>
      <w:ins w:id="31" w:author="PR Preview" w:date="2026-01-01T00:00:00Z">
        <w:r>
          <w:t xml:space="preserve">”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alone,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not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“f(x)”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or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“x1”</w:t>
        </w:r>
      </w:ins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reader should not have to look up a symbol to know what an axis shows.</w:t>
        </w:r>
      </w:ins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2026-10-28T03:48:20Z</dcterms:created>
  <dcterms:modified xsi:type="dcterms:W3CDTF">2026-10-28T03:48:20Z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