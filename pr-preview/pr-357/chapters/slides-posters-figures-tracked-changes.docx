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ins w:id="3" w:author="PR Preview" w:date="2026-01-01T00:00:00Z">
        <w:r>
          <w:t xml:space="preserve">Open each caption with a sentence that says what the figure or table shows,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so a reader who sees only the figure or table learns its point without following a link.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cross-reference to the example or section that the figure or table illustrates may support that sentence,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either after the sentence or in parentheses within the sentence,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but the cross-reference never replaces the sentence.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Two captions for the same figure show the difference:</w:t>
        </w:r>
      </w:ins>
    </w:p>
    <w:p>
      <w:pPr>
        <w:pStyle w:val="Compact"/>
        <w:numPr>
          <w:ilvl w:val="0"/>
          <w:numId w:val="1004"/>
        </w:numPr>
      </w:pPr>
      <w:ins w:id="14" w:author="PR Preview" w:date="2026-01-01T00:00:00Z">
        <w:r>
          <w:t xml:space="preserve">Pointer only: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“The symmetry of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@exm-x</w:t>
        </w:r>
      </w:ins>
      <w:ins w:id="19" w:author="PR Preview" w:date="2026-01-01T00:00:00Z">
        <w:r>
          <w:t xml:space="preserve">.”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reader learns nothing until following the link.</w:t>
        </w:r>
      </w:ins>
    </w:p>
    <w:p>
      <w:pPr>
        <w:pStyle w:val="Compact"/>
        <w:numPr>
          <w:ilvl w:val="0"/>
          <w:numId w:val="1004"/>
        </w:numPr>
      </w:pPr>
      <w:ins w:id="22" w:author="PR Preview" w:date="2026-01-01T00:00:00Z">
        <w:r>
          <w:t xml:space="preserve">Self-contained: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“The logistic function at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as high as</w:t>
        </w:r>
      </w:ins>
      <w:ins w:id="28" w:author="PR Preview" w:date="2026-01-01T00:00:00Z">
        <w:r>
          <w:t xml:space="preserve"> </w:t>
        </w:r>
      </w:ins>
      <m:oMath>
        <m:r>
          <m:t>1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minus its value at</w:t>
        </w:r>
      </w:ins>
      <w:ins w:id="31" w:author="PR Preview" w:date="2026-01-01T00:00:00Z">
        <w:r>
          <w:t xml:space="preserve"> </w:t>
        </w:r>
      </w:ins>
      <m:oMath>
        <m:r>
          <m:t>2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</w:t>
        </w:r>
      </w:ins>
      <w:ins w:id="34" w:author="PR Preview" w:date="2026-01-01T00:00:00Z">
        <w:r>
          <w:rPr>
            <w:rStyle w:val="VerbatimChar"/>
          </w:rPr>
          <w:t xml:space="preserve">@exm-x</w:t>
        </w:r>
      </w:ins>
      <w:ins w:id="35" w:author="PR Preview" w:date="2026-01-01T00:00:00Z">
        <w:r>
          <w:t xml:space="preserve">).”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reader learns the point at once.</w:t>
        </w:r>
      </w:ins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2026-10-26T08:45:41Z</dcterms:created>
  <dcterms:modified xsi:type="dcterms:W3CDTF">2026-10-26T08:45:41Z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