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2026-10-25 19:48:50 (PDT)</w:delText>
        </w:r>
      </w:del>
    </w:p>
    <w:p>
      <w:pPr>
        <w:pStyle w:val="Date"/>
      </w:pPr>
      <w:ins w:id="2" w:author="PR Preview" w:date="2026-01-01T00:00:00Z">
        <w:r>
          <w:t xml:space="preserve">Last modified: 2026-10-26 00:58:55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2"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End w:id="42"/>
    <w:bookmarkStart w:id="48" w:name="write-to-communicate-not-to-impress"/>
    <w:p>
      <w:pPr>
        <w:pStyle w:val="Heading2"/>
      </w:pPr>
      <w:r>
        <w:t xml:space="preserve">14 Write to communicate, not to impress</w:t>
      </w:r>
    </w:p>
    <w:p>
      <w:pPr>
        <w:pStyle w:val="FirstParagraph"/>
      </w:pPr>
      <w:r>
        <w:t xml:space="preserve">Many rules in this chapter serve one aim:</w:t>
      </w:r>
      <w:r>
        <w:t xml:space="preserve"> </w:t>
      </w:r>
      <w:r>
        <w:t xml:space="preserve">the reader should reach your meaning without extra work.</w:t>
      </w:r>
      <w:r>
        <w:t xml:space="preserve"> </w:t>
      </w:r>
      <w:r>
        <w:t xml:space="preserve">A long word, a nested sentence or a crowded paragraph</w:t>
      </w:r>
      <w:r>
        <w:t xml:space="preserve"> </w:t>
      </w:r>
      <w:r>
        <w:t xml:space="preserve">can make a text sound more formal,</w:t>
      </w:r>
      <w:r>
        <w:t xml:space="preserve"> </w:t>
      </w:r>
      <w:r>
        <w:t xml:space="preserve">but it can add work for the reader</w:t>
      </w:r>
      <w:r>
        <w:t xml:space="preserve"> </w:t>
      </w:r>
      <w:r>
        <w:t xml:space="preserve">without adding to the meaning.</w:t>
      </w:r>
      <w:r>
        <w:t xml:space="preserve"> </w:t>
      </w:r>
      <w:r>
        <w:t xml:space="preserve">So at each level of the text,</w:t>
      </w:r>
      <w:r>
        <w:t xml:space="preserve"> </w:t>
      </w:r>
      <w:r>
        <w:t xml:space="preserve">choose the plainest form that still carries the full meaning:</w:t>
      </w:r>
    </w:p>
    <w:p>
      <w:pPr>
        <w:pStyle w:val="Compact"/>
        <w:numPr>
          <w:ilvl w:val="0"/>
          <w:numId w:val="1015"/>
        </w:numPr>
      </w:pPr>
      <w:r>
        <w:t xml:space="preserve">for words, see</w:t>
      </w:r>
      <w:r>
        <w:t xml:space="preserve"> </w:t>
      </w:r>
      <w:hyperlink r:id="rId43">
        <w:r>
          <w:rPr>
            <w:rStyle w:val="Hyperlink"/>
          </w:rPr>
          <w:t xml:space="preserve">Word choice</w:t>
        </w:r>
      </w:hyperlink>
      <w:r>
        <w:t xml:space="preserve">;</w:t>
      </w:r>
    </w:p>
    <w:p>
      <w:pPr>
        <w:pStyle w:val="Compact"/>
        <w:numPr>
          <w:ilvl w:val="0"/>
          <w:numId w:val="1015"/>
        </w:numPr>
      </w:pPr>
      <w:r>
        <w:t xml:space="preserve">for sentences, see</w:t>
      </w:r>
      <w:r>
        <w:t xml:space="preserve"> </w:t>
      </w:r>
      <w:hyperlink w:anchor="limit-complex-sentence-structures">
        <w:r>
          <w:rPr>
            <w:rStyle w:val="Hyperlink"/>
          </w:rPr>
          <w:t xml:space="preserve">Limit complex sentence structures</w:t>
        </w:r>
      </w:hyperlink>
      <w:r>
        <w:t xml:space="preserve">;</w:t>
      </w:r>
    </w:p>
    <w:p>
      <w:pPr>
        <w:pStyle w:val="Compact"/>
        <w:numPr>
          <w:ilvl w:val="0"/>
          <w:numId w:val="1015"/>
        </w:numPr>
      </w:pPr>
      <w:r>
        <w:t xml:space="preserve">for paragraphs, give each one a single topic,</w:t>
      </w:r>
      <w:r>
        <w:t xml:space="preserve"> </w:t>
      </w:r>
      <w:r>
        <w:t xml:space="preserve">as</w:t>
      </w:r>
      <w:r>
        <w:t xml:space="preserve"> </w:t>
      </w:r>
      <w:hyperlink r:id="rId44">
        <w:r>
          <w:rPr>
            <w:rStyle w:val="Hyperlink"/>
          </w:rPr>
          <w:t xml:space="preserve">Keep a predictable structure</w:t>
        </w:r>
      </w:hyperlink>
      <w:r>
        <w:t xml:space="preserve"> </w:t>
      </w:r>
      <w:r>
        <w:t xml:space="preserve">says;</w:t>
      </w:r>
    </w:p>
    <w:p>
      <w:pPr>
        <w:pStyle w:val="Compact"/>
        <w:numPr>
          <w:ilvl w:val="0"/>
          <w:numId w:val="1015"/>
        </w:numPr>
      </w:pPr>
      <w:r>
        <w:t xml:space="preserve">for mathematics, see</w:t>
      </w:r>
      <w:r>
        <w:t xml:space="preserve"> </w:t>
      </w:r>
      <w:hyperlink r:id="rId45">
        <w:r>
          <w:rPr>
            <w:rStyle w:val="Hyperlink"/>
          </w:rPr>
          <w:t xml:space="preserve">Making expressions concise</w:t>
        </w:r>
      </w:hyperlink>
      <w:r>
        <w:t xml:space="preserve">.</w:t>
      </w:r>
    </w:p>
    <w:bookmarkStart w:id="47" w:name="exm-communicate-not-impress"/>
    <w:p>
      <w:pPr>
        <w:pStyle w:val="FirstParagraph"/>
      </w:pPr>
      <w:r>
        <w:rPr>
          <w:b/>
          <w:bCs/>
        </w:rPr>
        <w:t xml:space="preserve">Example 11 (Rewriting a sentence written to sound formal)</w:t>
      </w:r>
      <w:r>
        <w:t xml:space="preserve"> </w:t>
      </w:r>
      <w:r>
        <w:t xml:space="preserve"> </w:t>
      </w:r>
    </w:p>
    <w:p>
      <w:pPr>
        <w:pStyle w:val="BlockText"/>
      </w:pPr>
      <w:r>
        <w:t xml:space="preserve">❌ It is imperative to acknowledge that, notwithstanding the methodological constraints</w:t>
      </w:r>
      <w:r>
        <w:t xml:space="preserve"> </w:t>
      </w:r>
      <w:r>
        <w:t xml:space="preserve">that were encountered in the course of the study,</w:t>
      </w:r>
      <w:r>
        <w:t xml:space="preserve"> </w:t>
      </w:r>
      <w:r>
        <w:t xml:space="preserve">the findings that were obtained are indicative of a substantial association</w:t>
      </w:r>
      <w:r>
        <w:t xml:space="preserve"> </w:t>
      </w:r>
      <w:r>
        <w:t xml:space="preserve">between the exposure and the outcome.</w:t>
      </w:r>
    </w:p>
    <w:p>
      <w:pPr>
        <w:pStyle w:val="BlockText"/>
      </w:pPr>
      <w:r>
        <w:t xml:space="preserve">✅ Despite the limits of the study’s methods,</w:t>
      </w:r>
      <w:r>
        <w:t xml:space="preserve"> </w:t>
      </w:r>
      <w:r>
        <w:t xml:space="preserve">the results suggest a substantial association between the exposure and the outcome.</w:t>
      </w:r>
    </w:p>
    <w:p>
      <w:pPr>
        <w:pStyle w:val="FirstParagraph"/>
      </w:pPr>
      <w:r>
        <w:t xml:space="preserve">The ✅ version drops</w:t>
      </w:r>
      <w:r>
        <w:t xml:space="preserve"> </w:t>
      </w:r>
      <w:r>
        <w:t xml:space="preserve">“It is imperative to acknowledge that”</w:t>
      </w:r>
      <w:r>
        <w:t xml:space="preserve">,</w:t>
      </w:r>
      <w:r>
        <w:t xml:space="preserve"> </w:t>
      </w:r>
      <w:r>
        <w:t xml:space="preserve">which only says that the next claim matters.</w:t>
      </w:r>
      <w:r>
        <w:t xml:space="preserve"> </w:t>
      </w:r>
      <w:r>
        <w:t xml:space="preserve">It replaces</w:t>
      </w:r>
      <w:r>
        <w:t xml:space="preserve"> </w:t>
      </w:r>
      <w:r>
        <w:t xml:space="preserve">“notwithstanding”</w:t>
      </w:r>
      <w:r>
        <w:t xml:space="preserve"> </w:t>
      </w:r>
      <w:r>
        <w:t xml:space="preserve">with</w:t>
      </w:r>
      <w:r>
        <w:t xml:space="preserve"> </w:t>
      </w:r>
      <w:r>
        <w:t xml:space="preserve">“despite”</w:t>
      </w:r>
      <w:r>
        <w:t xml:space="preserve"> </w:t>
      </w:r>
      <w:r>
        <w:t xml:space="preserve">and</w:t>
      </w:r>
      <w:r>
        <w:t xml:space="preserve"> </w:t>
      </w:r>
      <w:r>
        <w:t xml:space="preserve">“are indicative of”</w:t>
      </w:r>
      <w:r>
        <w:t xml:space="preserve"> </w:t>
      </w:r>
      <w:r>
        <w:t xml:space="preserve">with</w:t>
      </w:r>
      <w:r>
        <w:t xml:space="preserve"> </w:t>
      </w:r>
      <w:r>
        <w:t xml:space="preserve">“suggest”</w:t>
      </w:r>
      <w:r>
        <w:t xml:space="preserve">,</w:t>
      </w:r>
      <w:r>
        <w:t xml:space="preserve"> </w:t>
      </w:r>
      <w:r>
        <w:t xml:space="preserve">as</w:t>
      </w:r>
      <w:r>
        <w:t xml:space="preserve"> </w:t>
      </w:r>
      <w:hyperlink r:id="rId46">
        <w:r>
          <w:rPr>
            <w:rStyle w:val="Hyperlink"/>
          </w:rPr>
          <w:t xml:space="preserve">Replacing unnecessary jargon</w:t>
        </w:r>
      </w:hyperlink>
      <w:r>
        <w:t xml:space="preserve"> </w:t>
      </w:r>
      <w:r>
        <w:t xml:space="preserve">does for single words.</w:t>
      </w:r>
      <w:r>
        <w:t xml:space="preserve"> </w:t>
      </w:r>
      <w:r>
        <w:t xml:space="preserve">It puts the noun phrases in plainer words too:</w:t>
      </w:r>
      <w:r>
        <w:t xml:space="preserve"> </w:t>
      </w:r>
      <w:r>
        <w:t xml:space="preserve">“methodological constraints”</w:t>
      </w:r>
      <w:r>
        <w:t xml:space="preserve"> </w:t>
      </w:r>
      <w:r>
        <w:t xml:space="preserve">becomes</w:t>
      </w:r>
      <w:r>
        <w:t xml:space="preserve"> </w:t>
      </w:r>
      <w:r>
        <w:t xml:space="preserve">“the limits of the study’s methods”</w:t>
      </w:r>
      <w:r>
        <w:t xml:space="preserve">,</w:t>
      </w:r>
      <w:r>
        <w:t xml:space="preserve"> </w:t>
      </w:r>
      <w:r>
        <w:t xml:space="preserve">and</w:t>
      </w:r>
      <w:r>
        <w:t xml:space="preserve"> </w:t>
      </w:r>
      <w:r>
        <w:t xml:space="preserve">“findings”</w:t>
      </w:r>
      <w:r>
        <w:t xml:space="preserve"> </w:t>
      </w:r>
      <w:r>
        <w:t xml:space="preserve">becomes</w:t>
      </w:r>
      <w:r>
        <w:t xml:space="preserve"> </w:t>
      </w:r>
      <w:r>
        <w:t xml:space="preserve">“results”</w:t>
      </w:r>
      <w:r>
        <w:t xml:space="preserve">.</w:t>
      </w:r>
      <w:r>
        <w:t xml:space="preserve"> </w:t>
      </w:r>
      <w:r>
        <w:t xml:space="preserve">It also removes the relative clauses</w:t>
      </w:r>
      <w:r>
        <w:t xml:space="preserve"> </w:t>
      </w:r>
      <w:r>
        <w:t xml:space="preserve">“that were encountered in the course of the study”</w:t>
      </w:r>
      <w:r>
        <w:t xml:space="preserve"> </w:t>
      </w:r>
      <w:r>
        <w:t xml:space="preserve">and</w:t>
      </w:r>
      <w:r>
        <w:t xml:space="preserve"> </w:t>
      </w:r>
      <w:r>
        <w:t xml:space="preserve">“that were obtained”</w:t>
      </w:r>
      <w:r>
        <w:t xml:space="preserve">,</w:t>
      </w:r>
      <w:r>
        <w:t xml:space="preserve"> </w:t>
      </w:r>
      <w:r>
        <w:t xml:space="preserve">because a study’s constraints are ones it faced,</w:t>
      </w:r>
      <w:r>
        <w:t xml:space="preserve"> </w:t>
      </w:r>
      <w:r>
        <w:t xml:space="preserve">and its findings are ones it obtained.</w:t>
      </w:r>
    </w:p>
    <w:bookmarkEnd w:id="47"/>
    <w:bookmarkEnd w:id="48"/>
    <w:bookmarkStart w:id="56" w:name="examples-of-concise-writing"/>
    <w:p>
      <w:pPr>
        <w:pStyle w:val="Heading2"/>
      </w:pPr>
      <w:r>
        <w:t xml:space="preserve">15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55" w:name="refs"/>
    <w:bookmarkStart w:id="50"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49">
        <w:r>
          <w:rPr>
            <w:rStyle w:val="Hyperlink"/>
          </w:rPr>
          <w:t xml:space="preserve">https://www.gutenberg.org/ebooks/37134</w:t>
        </w:r>
      </w:hyperlink>
      <w:r>
        <w:t xml:space="preserve">.</w:t>
      </w:r>
    </w:p>
    <w:bookmarkEnd w:id="50"/>
    <w:bookmarkStart w:id="52"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1">
        <w:r>
          <w:rPr>
            <w:rStyle w:val="Hyperlink"/>
          </w:rPr>
          <w:t xml:space="preserve">https://en.wikipedia.org/wiki/Ernest_Hemingway#Writing_style</w:t>
        </w:r>
      </w:hyperlink>
      <w:r>
        <w:t xml:space="preserve">.</w:t>
      </w:r>
    </w:p>
    <w:bookmarkEnd w:id="52"/>
    <w:bookmarkStart w:id="54"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3">
        <w:r>
          <w:rPr>
            <w:rStyle w:val="Hyperlink"/>
          </w:rPr>
          <w:t xml:space="preserve">https://en.wikipedia.org/wiki/Julius_Caesar#Literary_works</w:t>
        </w:r>
      </w:hyperlink>
      <w:r>
        <w:t xml:space="preserve">.</w:t>
      </w:r>
    </w:p>
    <w:bookmarkEnd w:id="54"/>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51" Type="http://schemas.openxmlformats.org/officeDocument/2006/relationships/hyperlink" Target="https://en.wikipedia.org/wiki/Ernest_Hemingway#Writing_style" TargetMode="External"/><Relationship Id="rId53"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49"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44" Type="http://schemas.openxmlformats.org/officeDocument/2006/relationships/hyperlink" Target="inclusive-writing.qmd#keep-a-predictable-structure" TargetMode="External"/><Relationship Id="rId45" Type="http://schemas.openxmlformats.org/officeDocument/2006/relationships/hyperlink" Target="notation.qmd#making-expressions-concise" TargetMode="External"/><Relationship Id="rId17" Type="http://schemas.openxmlformats.org/officeDocument/2006/relationships/hyperlink" Target="teaching.qmd#talk-about-the-ideas-not-the-notes" TargetMode="External"/><Relationship Id="rId43" Type="http://schemas.openxmlformats.org/officeDocument/2006/relationships/hyperlink" Target="word-choice.qmd" TargetMode="External"/><Relationship Id="rId46" Type="http://schemas.openxmlformats.org/officeDocument/2006/relationships/hyperlink" Target="word-choice.qmd#exm-jargon" TargetMode="External"/></Relationships>
</file>

<file path=word/_rels/footnotes.xml.rels><?xml version='1.0' encoding='UTF-8' standalone='yes'?>
<Relationships xmlns="http://schemas.openxmlformats.org/package/2006/relationships"><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51" Type="http://schemas.openxmlformats.org/officeDocument/2006/relationships/hyperlink" Target="https://en.wikipedia.org/wiki/Ernest_Hemingway#Writing_style" TargetMode="External"/><Relationship Id="rId53"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49"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44" Type="http://schemas.openxmlformats.org/officeDocument/2006/relationships/hyperlink" Target="inclusive-writing.qmd#keep-a-predictable-structure" TargetMode="External"/><Relationship Id="rId45" Type="http://schemas.openxmlformats.org/officeDocument/2006/relationships/hyperlink" Target="notation.qmd#making-expressions-concise" TargetMode="External"/><Relationship Id="rId17" Type="http://schemas.openxmlformats.org/officeDocument/2006/relationships/hyperlink" Target="teaching.qmd#talk-about-the-ideas-not-the-notes" TargetMode="External"/><Relationship Id="rId43" Type="http://schemas.openxmlformats.org/officeDocument/2006/relationships/hyperlink" Target="word-choice.qmd" TargetMode="External"/><Relationship Id="rId46" Type="http://schemas.openxmlformats.org/officeDocument/2006/relationships/hyperlink" Target="word-choice.qmd#exm-jarg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2026-10-26T08:02:05Z</dcterms:created>
  <dcterms:modified xsi:type="dcterms:W3CDTF">2026-10-26T08:02:05Z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2026-10-26 00:58:55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