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01:01:16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ins w:id="3" w:author="PR Preview" w:date="2026-01-01T00:00:00Z">
        <w:r>
          <w:t xml:space="preserve">Write each expression in its most compact form,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built from named sub-pieces that are defined separately.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Use one form per expression, and keep it simple.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For example, write the expected squared error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as the squared bias plus the variance plus the irreducible error,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and define each of the three pieces on its own,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instead of expanding them inside the formula.</w:t>
        </w:r>
      </w:ins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2" w:name="Xcadec684a8c62d96e0cd09cc83a1974f58d7be5"/>
    <w:p>
      <w:pPr>
        <w:pStyle w:val="Heading2"/>
      </w:pPr>
      <w:del w:id="16" w:author="PR Preview" w:date="2026-01-01T00:00:00Z">
        <w:r>
          <w:delText xml:space="preserve">12 Writing out notational shorthands</w:delText>
        </w:r>
      </w:del>
    </w:p>
    <w:p>
      <w:pPr>
        <w:pStyle w:val="Heading2"/>
      </w:pPr>
      <w:ins w:id="17" w:author="PR Preview" w:date="2026-01-01T00:00:00Z">
        <w:r>
          <w:t xml:space="preserve">12 Using the notation that best represents the concept</w:t>
        </w:r>
      </w:ins>
    </w:p>
    <w:p>
      <w:pPr>
        <w:pStyle w:val="FirstParagraph"/>
      </w:pPr>
      <w:ins w:id="18" w:author="PR Preview" w:date="2026-01-01T00:00:00Z">
        <w:r>
          <w:t xml:space="preserve">Use the notation that best represents the concept being depicted.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Choose the symbol, the macro and the name by asking what the object is,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not by asking what is quicker to type or what the nearby text used.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A symbol that fits a different concept sends the reader to the wrong idea.</w:t>
        </w:r>
      </w:ins>
    </w:p>
    <w:p>
      <w:pPr>
        <w:pStyle w:val="BodyText"/>
      </w:pPr>
      <w:ins w:id="25" w:author="PR Preview" w:date="2026-01-01T00:00:00Z">
        <w:r>
          <w:t xml:space="preserve">The rules that follow are cases of this principle:</w:t>
        </w:r>
      </w:ins>
    </w:p>
    <w:p>
      <w:pPr>
        <w:pStyle w:val="Compact"/>
        <w:numPr>
          <w:ilvl w:val="0"/>
          <w:numId w:val="1013"/>
        </w:numPr>
      </w:pPr>
      <w:ins w:id="26" w:author="PR Preview" w:date="2026-01-01T00:00:00Z">
        <w:r>
          <w:t xml:space="preserve">The predictor matrix and the design matrix are different objects, so they get different symbols.</w:t>
        </w:r>
      </w:ins>
    </w:p>
    <w:p>
      <w:pPr>
        <w:pStyle w:val="Compact"/>
        <w:numPr>
          <w:ilvl w:val="0"/>
          <w:numId w:val="1013"/>
        </w:numPr>
      </w:pPr>
      <w:ins w:id="27" w:author="PR Preview" w:date="2026-01-01T00:00:00Z">
        <w:r>
          <w:t xml:space="preserve">The mean function is a mean, so it is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$\truemean$</w:t>
        </w:r>
      </w:ins>
      <w:ins w:id="30" w:author="PR Preview" w:date="2026-01-01T00:00:00Z">
        <w:r>
          <w:t xml:space="preserve">, not</w:t>
        </w:r>
      </w:ins>
      <w:ins w:id="31" w:author="PR Preview" w:date="2026-01-01T00:00:00Z">
        <w:r>
          <w:t xml:space="preserve"> </w:t>
        </w:r>
      </w:ins>
      <m:oMath>
        <m:r>
          <m:t>f</m:t>
        </m:r>
      </m:oMath>
      <w:ins w:id="3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3"/>
        </w:numPr>
      </w:pPr>
      <w:ins w:id="33" w:author="PR Preview" w:date="2026-01-01T00:00:00Z">
        <w:r>
          <w:t xml:space="preserve">The fitted prediction function is a prediction function, so it is named as one, not as a fitted mean function.</w:t>
        </w:r>
      </w:ins>
    </w:p>
    <w:p>
      <w:pPr>
        <w:pStyle w:val="Compact"/>
        <w:numPr>
          <w:ilvl w:val="0"/>
          <w:numId w:val="1013"/>
        </w:numPr>
      </w:pPr>
      <w:ins w:id="34" w:author="PR Preview" w:date="2026-01-01T00:00:00Z">
        <w:r>
          <w:t xml:space="preserve">A reference formula is a general statement, so it is written in its general form, not for one example.</w:t>
        </w:r>
      </w:ins>
    </w:p>
    <w:p>
      <w:pPr>
        <w:pStyle w:val="FirstParagraph"/>
      </w:pPr>
      <w:ins w:id="35" w:author="PR Preview" w:date="2026-01-01T00:00:00Z">
        <w:r>
          <w:t xml:space="preserve">When no rule covers a case, ask the same question: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which symbol, name and form best represents the concept here?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Then record the answer as a rule, with this principle as its reason.</w:t>
        </w:r>
      </w:ins>
    </w:p>
    <w:bookmarkEnd w:id="62"/>
    <w:bookmarkStart w:id="64" w:name="X9857f22a379a2f58c5963942aa246933a5ce6a5"/>
    <w:p>
      <w:pPr>
        <w:pStyle w:val="Heading2"/>
      </w:pPr>
      <w:ins w:id="40" w:author="PR Preview" w:date="2026-01-01T00:00:00Z">
        <w:r>
          <w:t xml:space="preserve">13 Writing the predictor and design matrices</w:t>
        </w:r>
      </w:ins>
    </w:p>
    <w:p>
      <w:pPr>
        <w:pStyle w:val="FirstParagraph"/>
      </w:pPr>
      <w:ins w:id="41" w:author="PR Preview" w:date="2026-01-01T00:00:00Z">
        <w:r>
          <w:t xml:space="preserve">Write a matrix in matrix styling, not in the plain italic of a scalar.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This holds for the predictor matrix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$\mX$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in every file you edit: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notes, assignments, solutions, slides and note sheets.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A plain italic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“X”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reads as a random variable or a single number.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In a group that uses shared macros (see</w:t>
        </w:r>
      </w:ins>
      <w:ins w:id="58" w:author="PR Preview" w:date="2026-01-01T00:00:00Z">
        <w:r>
          <w:t xml:space="preserve"> </w:t>
        </w:r>
      </w:ins>
      <w:hyperlink w:anchor="using-shared-macros">
        <w:ins w:id="59" w:author="PR Preview" w:date="2026-01-01T00:00:00Z">
          <w:r>
            <w:rPr>
              <w:rStyle w:val="Hyperlink"/>
            </w:rPr>
            <w:t xml:space="preserve">Using shared macros</w:t>
          </w:r>
        </w:ins>
      </w:hyperlink>
      <w:ins w:id="60" w:author="PR Preview" w:date="2026-01-01T00:00:00Z">
        <w:r>
          <w:t xml:space="preserve">),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write the predictor matrix with the matrix macro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rPr>
            <w:rStyle w:val="VerbatimChar"/>
          </w:rPr>
          <w:t xml:space="preserve">\mX</w:t>
        </w:r>
      </w:ins>
      <w:ins w:id="65" w:author="PR Preview" w:date="2026-01-01T00:00:00Z">
        <w:r>
          <w:t xml:space="preserve">.</w:t>
        </w:r>
      </w:ins>
    </w:p>
    <w:p>
      <w:pPr>
        <w:pStyle w:val="BodyText"/>
      </w:pPr>
      <w:ins w:id="66" w:author="PR Preview" w:date="2026-01-01T00:00:00Z">
        <w:r>
          <w:t xml:space="preserve">Keep two objects apart, because they are not the same matrix:</w:t>
        </w:r>
      </w:ins>
    </w:p>
    <w:p>
      <w:pPr>
        <w:pStyle w:val="Compact"/>
        <w:numPr>
          <w:ilvl w:val="0"/>
          <w:numId w:val="1014"/>
        </w:numPr>
      </w:pPr>
      <w:ins w:id="67" w:author="PR Preview" w:date="2026-01-01T00:00:00Z">
        <w:r>
          <w:t xml:space="preserve">The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rPr>
            <w:i/>
            <w:iCs/>
          </w:rPr>
          <w:t xml:space="preserve">predictor matrix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holds the raw inputs.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Its rows are the predictor vectors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$\vx_i$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of the</w:t>
        </w:r>
      </w:ins>
      <w:ins w:id="78" w:author="PR Preview" w:date="2026-01-01T00:00:00Z">
        <w:r>
          <w:t xml:space="preserve"> </w:t>
        </w:r>
      </w:ins>
      <m:oMath>
        <m:r>
          <m:t>n</m:t>
        </m:r>
      </m:oMath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observations.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Write it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rPr>
            <w:rStyle w:val="VerbatimChar"/>
          </w:rPr>
          <w:t xml:space="preserve">\mX</w:t>
        </w:r>
      </w:ins>
      <w:ins w:id="8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4"/>
        </w:numPr>
      </w:pPr>
      <w:ins w:id="86" w:author="PR Preview" w:date="2026-01-01T00:00:00Z">
        <w:r>
          <w:t xml:space="preserve">The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rPr>
            <w:i/>
            <w:iCs/>
          </w:rPr>
          <w:t xml:space="preserve">design matrix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holds the inputs after any feature map and the intercept trick.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Its rows are the design vectors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$\vfeatmap(\vx_i)$</w:t>
        </w:r>
      </w:ins>
      <w:ins w:id="95" w:author="PR Preview" w:date="2026-01-01T00:00:00Z">
        <w:r>
          <w:t xml:space="preserve">.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Write it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rPr>
            <w:rStyle w:val="VerbatimChar"/>
          </w:rPr>
          <w:t xml:space="preserve">\design(\mX)</w:t>
        </w:r>
      </w:ins>
      <w:ins w:id="100" w:author="PR Preview" w:date="2026-01-01T00:00:00Z">
        <w:r>
          <w:t xml:space="preserve">, or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rPr>
            <w:rStyle w:val="VerbatimChar"/>
          </w:rPr>
          <w:t xml:space="preserve">\design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for short.</w:t>
        </w:r>
      </w:ins>
    </w:p>
    <w:p>
      <w:pPr>
        <w:pStyle w:val="FirstParagraph"/>
      </w:pPr>
      <w:ins w:id="105" w:author="PR Preview" w:date="2026-01-01T00:00:00Z">
        <w:r>
          <w:t xml:space="preserve">The same split holds for one observation: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the predictor vector is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rPr>
            <w:rStyle w:val="VerbatimChar"/>
          </w:rPr>
          <w:t xml:space="preserve">\vx</w:t>
        </w:r>
      </w:ins>
      <w:ins w:id="110" w:author="PR Preview" w:date="2026-01-01T00:00:00Z">
        <w:r>
          <w:t xml:space="preserve">, and the design vector is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rPr>
            <w:rStyle w:val="VerbatimChar"/>
          </w:rPr>
          <w:t xml:space="preserve">\vfeatmap(\vx)</w:t>
        </w:r>
      </w:ins>
      <w:ins w:id="113" w:author="PR Preview" w:date="2026-01-01T00:00:00Z">
        <w:r>
          <w:t xml:space="preserve">.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Without a feature map or an intercept column,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the design matrix equals the predictor matrix, but say so rather than reuse one symbol for both.</w:t>
        </w:r>
      </w:ins>
    </w:p>
    <w:bookmarkStart w:id="63" w:name="exm-predictor-vs-design-matrix"/>
    <w:p>
      <w:pPr>
        <w:pStyle w:val="BodyText"/>
      </w:pPr>
      <w:ins w:id="118" w:author="PR Preview" w:date="2026-01-01T00:00:00Z">
        <w:r>
          <w:rPr>
            <w:b/>
            <w:bCs/>
          </w:rPr>
          <w:t xml:space="preserve">Example 24 (Predictor matrix and design matrix)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 </w:t>
        </w:r>
      </w:ins>
    </w:p>
    <w:p>
      <w:pPr>
        <w:pStyle w:val="BlockText"/>
      </w:pPr>
      <w:ins w:id="121" w:author="PR Preview" w:date="2026-01-01T00:00:00Z">
        <w:r>
          <w:t xml:space="preserve">❌ Let</w:t>
        </w:r>
      </w:ins>
      <w:ins w:id="122" w:author="PR Preview" w:date="2026-01-01T00:00:00Z">
        <w:r>
          <w:t xml:space="preserve"> </w:t>
        </w:r>
      </w:ins>
      <m:oMath>
        <m:r>
          <m:t>X</m:t>
        </m:r>
      </m:oMath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be the design matrix, and fit</w:t>
        </w:r>
      </w:ins>
      <w:ins w:id="12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ins w:id="126" w:author="PR Preview" w:date="2026-01-01T00:00:00Z">
        <w:r>
          <w:t xml:space="preserve">.</w:t>
        </w:r>
      </w:ins>
    </w:p>
    <w:p>
      <w:pPr>
        <w:pStyle w:val="BlockText"/>
      </w:pPr>
      <w:ins w:id="127" w:author="PR Preview" w:date="2026-01-01T00:00:00Z">
        <w:r>
          <w:t xml:space="preserve">✅ Let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$\mX$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be the predictor matrix and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$\design(\mX)$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the design matrix.</w:t>
        </w:r>
      </w:ins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The fitted coefficients solve the normal equations for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$\design(\mX)$</w:t>
        </w:r>
      </w:ins>
      <w:ins w:id="140" w:author="PR Preview" w:date="2026-01-01T00:00:00Z">
        <w:r>
          <w:t xml:space="preserve">.</w:t>
        </w:r>
      </w:ins>
    </w:p>
    <w:p>
      <w:pPr>
        <w:pStyle w:val="FirstParagraph"/>
      </w:pPr>
      <w:ins w:id="141" w:author="PR Preview" w:date="2026-01-01T00:00:00Z">
        <w:r>
          <w:t xml:space="preserve">The ✅ version shows which matrix holds the raw inputs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and which holds the columns the model uses.</w:t>
        </w:r>
      </w:ins>
    </w:p>
    <w:bookmarkEnd w:id="63"/>
    <w:bookmarkEnd w:id="64"/>
    <w:bookmarkStart w:id="66" w:name="stating-formulas-in-their-general-form"/>
    <w:p>
      <w:pPr>
        <w:pStyle w:val="Heading2"/>
      </w:pPr>
      <w:ins w:id="144" w:author="PR Preview" w:date="2026-01-01T00:00:00Z">
        <w:r>
          <w:t xml:space="preserve">14 Stating formulas in their general form</w:t>
        </w:r>
      </w:ins>
    </w:p>
    <w:p>
      <w:pPr>
        <w:pStyle w:val="FirstParagraph"/>
      </w:pPr>
      <w:ins w:id="145" w:author="PR Preview" w:date="2026-01-01T00:00:00Z">
        <w:r>
          <w:t xml:space="preserve">On a reference sheet, a formula sheet or a summary,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state each formula in its general form.</w:t>
        </w:r>
      </w:ins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Do not state it only for a specific example.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A reader looks a formula up to apply it to a new case,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and an example shows only one case.</w:t>
        </w:r>
      </w:ins>
    </w:p>
    <w:bookmarkStart w:id="65" w:name="exm-general-form-formula"/>
    <w:p>
      <w:pPr>
        <w:pStyle w:val="BodyText"/>
      </w:pPr>
      <w:ins w:id="154" w:author="PR Preview" w:date="2026-01-01T00:00:00Z">
        <w:r>
          <w:rPr>
            <w:b/>
            <w:bCs/>
          </w:rPr>
          <w:t xml:space="preserve">Example 25 (Stating the chain rule)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 </w:t>
        </w:r>
      </w:ins>
    </w:p>
    <w:p>
      <w:pPr>
        <w:pStyle w:val="BlockText"/>
      </w:pPr>
      <w:ins w:id="157" w:author="PR Preview" w:date="2026-01-01T00:00:00Z">
        <w:r>
          <w:t xml:space="preserve">❌</w:t>
        </w:r>
      </w:ins>
      <w:ins w:id="158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ins w:id="159" w:author="PR Preview" w:date="2026-01-01T00:00:00Z">
        <w:r>
          <w:t xml:space="preserve">✅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$\dif{f(u)}{w} = f'(u) \dif{u}{w}$</w:t>
        </w:r>
      </w:ins>
    </w:p>
    <w:p>
      <w:pPr>
        <w:pStyle w:val="FirstParagraph"/>
      </w:pPr>
      <w:ins w:id="162" w:author="PR Preview" w:date="2026-01-01T00:00:00Z">
        <w:r>
          <w:t xml:space="preserve">The ❌ line is the chain rule for squaring only.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The ✅ line holds for every differentiable</w:t>
        </w:r>
      </w:ins>
      <w:ins w:id="165" w:author="PR Preview" w:date="2026-01-01T00:00:00Z">
        <w:r>
          <w:t xml:space="preserve"> </w:t>
        </w:r>
      </w:ins>
      <m:oMath>
        <m:r>
          <m:t>f</m:t>
        </m:r>
      </m:oMath>
      <w:ins w:id="166" w:author="PR Preview" w:date="2026-01-01T00:00:00Z">
        <w:r>
          <w:t xml:space="preserve">,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and the squaring case follows by taking</w:t>
        </w:r>
      </w:ins>
      <w:ins w:id="16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ins w:id="170" w:author="PR Preview" w:date="2026-01-01T00:00:00Z">
        <w:r>
          <w:t xml:space="preserve">.</w:t>
        </w:r>
      </w:ins>
    </w:p>
    <w:bookmarkEnd w:id="65"/>
    <w:p>
      <w:pPr>
        <w:pStyle w:val="BodyText"/>
      </w:pPr>
      <w:ins w:id="171" w:author="PR Preview" w:date="2026-01-01T00:00:00Z">
        <w:r>
          <w:t xml:space="preserve">Put a specific case on the sheet only as a labeled example next to the general formula.</w:t>
        </w:r>
      </w:ins>
    </w:p>
    <w:bookmarkEnd w:id="66"/>
    <w:bookmarkStart w:id="68" w:name="X7f8c42fa04e60987c7b1508a72c3ab256e37ba7"/>
    <w:p>
      <w:pPr>
        <w:pStyle w:val="Heading2"/>
      </w:pPr>
      <w:ins w:id="172" w:author="PR Preview" w:date="2026-01-01T00:00:00Z">
        <w:r>
          <w:t xml:space="preserve">15 Writing the mean function and the prediction function</w:t>
        </w:r>
      </w:ins>
    </w:p>
    <w:p>
      <w:pPr>
        <w:pStyle w:val="FirstParagraph"/>
      </w:pPr>
      <w:ins w:id="173" w:author="PR Preview" w:date="2026-01-01T00:00:00Z">
        <w:r>
          <w:t xml:space="preserve">Write the mean function as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$\truemean$</w:t>
        </w:r>
      </w:ins>
      <w:ins w:id="176" w:author="PR Preview" w:date="2026-01-01T00:00:00Z">
        <w:r>
          <w:t xml:space="preserve">, not as</w:t>
        </w:r>
      </w:ins>
      <w:ins w:id="177" w:author="PR Preview" w:date="2026-01-01T00:00:00Z">
        <w:r>
          <w:t xml:space="preserve"> </w:t>
        </w:r>
      </w:ins>
      <m:oMath>
        <m:r>
          <m:t>f</m:t>
        </m:r>
      </m:oMath>
      <w:ins w:id="178" w:author="PR Preview" w:date="2026-01-01T00:00:00Z">
        <w:r>
          <w:t xml:space="preserve">.</w:t>
        </w:r>
      </w:ins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The mean function is the population mean of the outcome given the inputs,</w:t>
        </w:r>
      </w:ins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$\truemeanf{x}$</w:t>
        </w:r>
      </w:ins>
      <w:ins w:id="183" w:author="PR Preview" w:date="2026-01-01T00:00:00Z">
        <w:r>
          <w:t xml:space="preserve">.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In a group that uses shared macros (see</w:t>
        </w:r>
      </w:ins>
      <w:ins w:id="186" w:author="PR Preview" w:date="2026-01-01T00:00:00Z">
        <w:r>
          <w:t xml:space="preserve"> </w:t>
        </w:r>
      </w:ins>
      <w:hyperlink w:anchor="using-shared-macros">
        <w:ins w:id="187" w:author="PR Preview" w:date="2026-01-01T00:00:00Z">
          <w:r>
            <w:rPr>
              <w:rStyle w:val="Hyperlink"/>
            </w:rPr>
            <w:t xml:space="preserve">Using shared macros</w:t>
          </w:r>
        </w:ins>
      </w:hyperlink>
      <w:ins w:id="188" w:author="PR Preview" w:date="2026-01-01T00:00:00Z">
        <w:r>
          <w:t xml:space="preserve">),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write it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rPr>
            <w:rStyle w:val="VerbatimChar"/>
          </w:rPr>
          <w:t xml:space="preserve">\truemeanf{x}</w:t>
        </w:r>
      </w:ins>
      <w:ins w:id="193" w:author="PR Preview" w:date="2026-01-01T00:00:00Z">
        <w:r>
          <w:t xml:space="preserve">.</w:t>
        </w:r>
      </w:ins>
    </w:p>
    <w:p>
      <w:pPr>
        <w:pStyle w:val="BodyText"/>
      </w:pPr>
      <w:ins w:id="194" w:author="PR Preview" w:date="2026-01-01T00:00:00Z">
        <w:r>
          <w:t xml:space="preserve">Name the object you mean.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When the text refers to the fitted prediction function as a concept,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the rule that turns an input into a predicted outcome,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write the fitted prediction function, not the fitted mean function.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Write it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rPr>
            <w:rStyle w:val="VerbatimChar"/>
          </w:rPr>
          <w:t xml:space="preserve">\epredfnf{x}</w:t>
        </w:r>
      </w:ins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(symbol</w:t>
        </w:r>
      </w:ins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$\epredfn$</w:t>
        </w:r>
      </w:ins>
      <w:ins w:id="209" w:author="PR Preview" w:date="2026-01-01T00:00:00Z">
        <w:r>
          <w:t xml:space="preserve">) for an estimated one, or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rPr>
            <w:rStyle w:val="VerbatimChar"/>
          </w:rPr>
          <w:t xml:space="preserve">\predfnf{x}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(symbol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$\predfn$</w:t>
        </w:r>
      </w:ins>
      <w:ins w:id="216" w:author="PR Preview" w:date="2026-01-01T00:00:00Z">
        <w:r>
          <w:t xml:space="preserve">) for any prediction function.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Use the fitted or estimated mean function only where the text is about</w:t>
        </w:r>
      </w:ins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estimating the mean function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$\truemean$</w:t>
        </w:r>
      </w:ins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itself.</w:t>
        </w:r>
      </w:ins>
    </w:p>
    <w:bookmarkStart w:id="67" w:name="exm-mean-vs-prediction-function"/>
    <w:p>
      <w:pPr>
        <w:pStyle w:val="BodyText"/>
      </w:pPr>
      <w:ins w:id="225" w:author="PR Preview" w:date="2026-01-01T00:00:00Z">
        <w:r>
          <w:rPr>
            <w:b/>
            <w:bCs/>
          </w:rPr>
          <w:t xml:space="preserve">Example 26 (Mean function and fitted prediction function)</w:t>
        </w:r>
      </w:ins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 </w:t>
        </w:r>
      </w:ins>
    </w:p>
    <w:p>
      <w:pPr>
        <w:pStyle w:val="BlockText"/>
      </w:pPr>
      <w:ins w:id="228" w:author="PR Preview" w:date="2026-01-01T00:00:00Z">
        <w:r>
          <w:t xml:space="preserve">❌ The expected squared error of the fitted mean function at</w:t>
        </w:r>
      </w:ins>
      <w:ins w:id="229" w:author="PR Preview" w:date="2026-01-01T00:00:00Z">
        <w:r>
          <w:t xml:space="preserve"> </w:t>
        </w:r>
      </w:ins>
      <m:oMath>
        <m:r>
          <m:t>x</m:t>
        </m:r>
      </m:oMath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is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$\E{(y - \hat{f}(x))^2}$</w:t>
        </w:r>
      </w:ins>
      <w:ins w:id="234" w:author="PR Preview" w:date="2026-01-01T00:00:00Z">
        <w:r>
          <w:t xml:space="preserve">.</w:t>
        </w:r>
      </w:ins>
    </w:p>
    <w:p>
      <w:pPr>
        <w:pStyle w:val="BlockText"/>
      </w:pPr>
      <w:ins w:id="235" w:author="PR Preview" w:date="2026-01-01T00:00:00Z">
        <w:r>
          <w:t xml:space="preserve">✅ The expected squared error of the fitted prediction function at</w:t>
        </w:r>
      </w:ins>
      <w:ins w:id="236" w:author="PR Preview" w:date="2026-01-01T00:00:00Z">
        <w:r>
          <w:t xml:space="preserve"> </w:t>
        </w:r>
      </w:ins>
      <m:oMath>
        <m:r>
          <m:t>x</m:t>
        </m:r>
      </m:oMath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is</w:t>
        </w:r>
      </w:ins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$\E{\paren{\outvar - \epredfnf{x}}^2}$</w:t>
        </w:r>
      </w:ins>
      <w:ins w:id="241" w:author="PR Preview" w:date="2026-01-01T00:00:00Z">
        <w:r>
          <w:t xml:space="preserve">,</w:t>
        </w:r>
      </w:ins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and its bias is</w:t>
        </w:r>
      </w:ins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$\E{\epredfnf{x}} - \truemeanf{x}$</w:t>
        </w:r>
      </w:ins>
      <w:ins w:id="246" w:author="PR Preview" w:date="2026-01-01T00:00:00Z">
        <w:r>
          <w:t xml:space="preserve">.</w:t>
        </w:r>
      </w:ins>
    </w:p>
    <w:p>
      <w:pPr>
        <w:pStyle w:val="FirstParagraph"/>
      </w:pPr>
      <w:ins w:id="247" w:author="PR Preview" w:date="2026-01-01T00:00:00Z">
        <w:r>
          <w:t xml:space="preserve">The ✅ version names the fitted prediction function where the concept is a prediction,</w:t>
        </w:r>
      </w:ins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and keeps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$\truemean$</w:t>
        </w:r>
      </w:ins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for the mean it is compared with.</w:t>
        </w:r>
      </w:ins>
    </w:p>
    <w:bookmarkEnd w:id="67"/>
    <w:bookmarkEnd w:id="68"/>
    <w:bookmarkStart w:id="71" w:name="writing-out-notational-shorthands"/>
    <w:p>
      <w:pPr>
        <w:pStyle w:val="Heading2"/>
      </w:pPr>
      <w:ins w:id="254" w:author="PR Preview" w:date="2026-01-01T00:00:00Z">
        <w:r>
          <w:t xml:space="preserve">16 Writing out notational shorthands</w:t>
        </w:r>
      </w:ins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0" w:name="exm-notational-shorthand"/>
    <w:p>
      <w:pPr>
        <w:pStyle w:val="BodyText"/>
      </w:pPr>
      <w:del w:id="255" w:author="PR Preview" w:date="2026-01-01T00:00:00Z">
        <w:r>
          <w:rPr>
            <w:b/>
            <w:bCs/>
          </w:rPr>
          <w:delText xml:space="preserve">Example 24 (Writing out the limits of a sum and the range of an index)</w:delText>
        </w:r>
      </w:del>
      <w:del w:id="256" w:author="PR Preview" w:date="2026-01-01T00:00:00Z">
        <w:r>
          <w:delText xml:space="preserve"> </w:delText>
        </w:r>
      </w:del>
      <w:del w:id="257" w:author="PR Preview" w:date="2026-01-01T00:00:00Z">
        <w:r>
          <w:delText xml:space="preserve">For a discrete random variable</w:delText>
        </w:r>
      </w:del>
      <w:del w:id="258" w:author="PR Preview" w:date="2026-01-01T00:00:00Z">
        <w:r>
          <w:delText xml:space="preserve"> </w:delText>
        </w:r>
      </w:del>
      <m:oMath>
        <m:r>
          <m:t>X</m:t>
        </m:r>
      </m:oMath>
      <w:del w:id="259" w:author="PR Preview" w:date="2026-01-01T00:00:00Z">
        <w:r>
          <w:delText xml:space="preserve">:</w:delText>
        </w:r>
      </w:del>
    </w:p>
    <w:p>
      <w:pPr>
        <w:pStyle w:val="BodyText"/>
      </w:pPr>
      <w:ins w:id="260" w:author="PR Preview" w:date="2026-01-01T00:00:00Z">
        <w:r>
          <w:rPr>
            <w:b/>
            <w:bCs/>
          </w:rPr>
          <w:t xml:space="preserve">Example 27 (Writing out the limits of a sum and the range of an index)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For a discrete random variable</w:t>
        </w:r>
      </w:ins>
      <w:ins w:id="263" w:author="PR Preview" w:date="2026-01-01T00:00:00Z">
        <w:r>
          <w:t xml:space="preserve"> </w:t>
        </w:r>
      </w:ins>
      <m:oMath>
        <m:r>
          <m:t>X</m:t>
        </m:r>
      </m:oMath>
      <w:ins w:id="264" w:author="PR Preview" w:date="2026-01-01T00:00:00Z">
        <w:r>
          <w:t xml:space="preserve">:</w:t>
        </w:r>
      </w:ins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0"/>
    <w:bookmarkEnd w:id="71"/>
    <w:bookmarkStart w:id="76" w:name="stating-assumptions-before-using-them"/>
    <w:p>
      <w:pPr>
        <w:pStyle w:val="Heading2"/>
      </w:pPr>
      <w:del w:id="265" w:author="PR Preview" w:date="2026-01-01T00:00:00Z">
        <w:r>
          <w:delText xml:space="preserve">13 Stating assumptions before using them</w:delText>
        </w:r>
      </w:del>
    </w:p>
    <w:p>
      <w:pPr>
        <w:pStyle w:val="Heading2"/>
      </w:pPr>
      <w:ins w:id="266" w:author="PR Preview" w:date="2026-01-01T00:00:00Z">
        <w:r>
          <w:t xml:space="preserve">17 Stating assumptions before using them</w:t>
        </w:r>
      </w:ins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2" w:name="exm-assumptions-first"/>
    <w:p>
      <w:pPr>
        <w:pStyle w:val="BodyText"/>
      </w:pPr>
      <w:del w:id="267" w:author="PR Preview" w:date="2026-01-01T00:00:00Z">
        <w:r>
          <w:rPr>
            <w:b/>
            <w:bCs/>
          </w:rPr>
          <w:delText xml:space="preserve">Example 25 (Stating the restriction on</w:delText>
        </w:r>
      </w:del>
      <w:del w:id="268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</m:oMath>
      <w:del w:id="269" w:author="PR Preview" w:date="2026-01-01T00:00:00Z">
        <w:r>
          <w:rPr>
            <w:b/>
            <w:bCs/>
          </w:rPr>
          <w:delText xml:space="preserve"> </w:delText>
        </w:r>
      </w:del>
      <w:del w:id="270" w:author="PR Preview" w:date="2026-01-01T00:00:00Z">
        <w:r>
          <w:rPr>
            <w:b/>
            <w:bCs/>
          </w:rPr>
          <w:delText xml:space="preserve">before using it)</w:delText>
        </w:r>
      </w:del>
      <w:del w:id="271" w:author="PR Preview" w:date="2026-01-01T00:00:00Z">
        <w:r>
          <w:delText xml:space="preserve"> </w:delText>
        </w:r>
      </w:del>
      <w:del w:id="272" w:author="PR Preview" w:date="2026-01-01T00:00:00Z">
        <w:r>
          <w:delText xml:space="preserve">To show that</w:delText>
        </w:r>
      </w:del>
      <w:del w:id="27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2</m:t>
        </m:r>
      </m:oMath>
      <w:del w:id="274" w:author="PR Preview" w:date="2026-01-01T00:00:00Z">
        <w:r>
          <w:delText xml:space="preserve"> </w:delText>
        </w:r>
      </w:del>
      <w:del w:id="275" w:author="PR Preview" w:date="2026-01-01T00:00:00Z">
        <w:r>
          <w:delText xml:space="preserve">is a strict local minimizer of</w:delText>
        </w:r>
      </w:del>
      <w:del w:id="27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del w:id="277" w:author="PR Preview" w:date="2026-01-01T00:00:00Z">
        <w:r>
          <w:delText xml:space="preserve">,</w:delText>
        </w:r>
      </w:del>
      <w:del w:id="278" w:author="PR Preview" w:date="2026-01-01T00:00:00Z">
        <w:r>
          <w:delText xml:space="preserve"> </w:delText>
        </w:r>
      </w:del>
      <w:del w:id="279" w:author="PR Preview" w:date="2026-01-01T00:00:00Z">
        <w:r>
          <w:delText xml:space="preserve">we show that</w:delText>
        </w:r>
      </w:del>
      <w:del w:id="28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del w:id="281" w:author="PR Preview" w:date="2026-01-01T00:00:00Z">
        <w:r>
          <w:delText xml:space="preserve"> </w:delText>
        </w:r>
      </w:del>
      <w:del w:id="282" w:author="PR Preview" w:date="2026-01-01T00:00:00Z">
        <w:r>
          <w:delText xml:space="preserve">for every</w:delText>
        </w:r>
      </w:del>
      <w:del w:id="283" w:author="PR Preview" w:date="2026-01-01T00:00:00Z">
        <w:r>
          <w:delText xml:space="preserve"> </w:delText>
        </w:r>
      </w:del>
      <m:oMath>
        <m:r>
          <m:t>x</m:t>
        </m:r>
      </m:oMath>
      <w:del w:id="284" w:author="PR Preview" w:date="2026-01-01T00:00:00Z">
        <w:r>
          <w:delText xml:space="preserve"> </w:delText>
        </w:r>
      </w:del>
      <w:del w:id="285" w:author="PR Preview" w:date="2026-01-01T00:00:00Z">
        <w:r>
          <w:delText xml:space="preserve">near 2 other than 2 itself.</w:delText>
        </w:r>
      </w:del>
    </w:p>
    <w:p>
      <w:pPr>
        <w:pStyle w:val="BodyText"/>
      </w:pPr>
      <w:ins w:id="286" w:author="PR Preview" w:date="2026-01-01T00:00:00Z">
        <w:r>
          <w:rPr>
            <w:b/>
            <w:bCs/>
          </w:rPr>
          <w:t xml:space="preserve">Example 28 (Stating the restriction on</w:t>
        </w:r>
      </w:ins>
      <w:ins w:id="287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</m:oMath>
      <w:ins w:id="288" w:author="PR Preview" w:date="2026-01-01T00:00:00Z">
        <w:r>
          <w:rPr>
            <w:b/>
            <w:bCs/>
          </w:rPr>
          <w:t xml:space="preserve"> </w:t>
        </w:r>
      </w:ins>
      <w:ins w:id="289" w:author="PR Preview" w:date="2026-01-01T00:00:00Z">
        <w:r>
          <w:rPr>
            <w:b/>
            <w:bCs/>
          </w:rPr>
          <w:t xml:space="preserve">before using it)</w:t>
        </w:r>
      </w:ins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To show that</w:t>
        </w:r>
      </w:ins>
      <w:ins w:id="29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2</m:t>
        </m:r>
      </m:oMath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is a strict local minimizer of</w:t>
        </w:r>
      </w:ins>
      <w:ins w:id="29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296" w:author="PR Preview" w:date="2026-01-01T00:00:00Z">
        <w:r>
          <w:t xml:space="preserve">,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we show that</w:t>
        </w:r>
      </w:ins>
      <w:ins w:id="29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for every</w:t>
        </w:r>
      </w:ins>
      <w:ins w:id="302" w:author="PR Preview" w:date="2026-01-01T00:00:00Z">
        <w:r>
          <w:t xml:space="preserve"> </w:t>
        </w:r>
      </w:ins>
      <m:oMath>
        <m:r>
          <m:t>x</m:t>
        </m:r>
      </m:oMath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near 2 other than 2 itself.</w:t>
        </w:r>
      </w:ins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2"/>
    <w:bookmarkStart w:id="73" w:name="exm-assumptions-bullet-list"/>
    <w:p>
      <w:pPr>
        <w:pStyle w:val="BodyText"/>
      </w:pPr>
      <w:del w:id="305" w:author="PR Preview" w:date="2026-01-01T00:00:00Z">
        <w:r>
          <w:rPr>
            <w:b/>
            <w:bCs/>
          </w:rPr>
          <w:delText xml:space="preserve">Example 26 (Writing several assumptions as one list)</w:delText>
        </w:r>
      </w:del>
      <w:del w:id="306" w:author="PR Preview" w:date="2026-01-01T00:00:00Z">
        <w:r>
          <w:delText xml:space="preserve"> </w:delText>
        </w:r>
      </w:del>
      <w:del w:id="307" w:author="PR Preview" w:date="2026-01-01T00:00:00Z">
        <w:r>
          <w:delText xml:space="preserve"> </w:delText>
        </w:r>
      </w:del>
    </w:p>
    <w:p>
      <w:pPr>
        <w:pStyle w:val="BodyText"/>
      </w:pPr>
      <w:ins w:id="308" w:author="PR Preview" w:date="2026-01-01T00:00:00Z">
        <w:r>
          <w:rPr>
            <w:b/>
            <w:bCs/>
          </w:rPr>
          <w:t xml:space="preserve">Example 29 (Writing several assumptions as one list)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3"/>
    <w:bookmarkStart w:id="74" w:name="exm-notation-bullet-list"/>
    <w:p>
      <w:pPr>
        <w:pStyle w:val="BodyText"/>
      </w:pPr>
      <w:del w:id="311" w:author="PR Preview" w:date="2026-01-01T00:00:00Z">
        <w:r>
          <w:rPr>
            <w:b/>
            <w:bCs/>
          </w:rPr>
          <w:delText xml:space="preserve">Example 27 (Writing several names as one list)</w:delText>
        </w:r>
      </w:del>
      <w:del w:id="312" w:author="PR Preview" w:date="2026-01-01T00:00:00Z">
        <w:r>
          <w:delText xml:space="preserve"> </w:delText>
        </w:r>
      </w:del>
      <w:del w:id="313" w:author="PR Preview" w:date="2026-01-01T00:00:00Z">
        <w:r>
          <w:delText xml:space="preserve"> </w:delText>
        </w:r>
      </w:del>
    </w:p>
    <w:p>
      <w:pPr>
        <w:pStyle w:val="BodyText"/>
      </w:pPr>
      <w:ins w:id="314" w:author="PR Preview" w:date="2026-01-01T00:00:00Z">
        <w:r>
          <w:rPr>
            <w:b/>
            <w:bCs/>
          </w:rPr>
          <w:t xml:space="preserve">Example 30 (Writing several names as one list)</w:t>
        </w:r>
      </w:ins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4"/>
    <w:bookmarkStart w:id="75" w:name="exm-parametrization-is-notation"/>
    <w:p>
      <w:pPr>
        <w:pStyle w:val="BodyText"/>
      </w:pPr>
      <w:del w:id="317" w:author="PR Preview" w:date="2026-01-01T00:00:00Z">
        <w:r>
          <w:rPr>
            <w:b/>
            <w:bCs/>
          </w:rPr>
          <w:delText xml:space="preserve">Example 28 (Defining the noise is a parametrization, not an assumption)</w:delText>
        </w:r>
      </w:del>
      <w:del w:id="318" w:author="PR Preview" w:date="2026-01-01T00:00:00Z">
        <w:r>
          <w:delText xml:space="preserve"> </w:delText>
        </w:r>
      </w:del>
      <w:del w:id="319" w:author="PR Preview" w:date="2026-01-01T00:00:00Z">
        <w:r>
          <w:delText xml:space="preserve"> </w:delText>
        </w:r>
      </w:del>
    </w:p>
    <w:p>
      <w:pPr>
        <w:pStyle w:val="BodyText"/>
      </w:pPr>
      <w:ins w:id="320" w:author="PR Preview" w:date="2026-01-01T00:00:00Z">
        <w:r>
          <w:rPr>
            <w:b/>
            <w:bCs/>
          </w:rPr>
          <w:t xml:space="preserve">Example 31 (Defining the noise is a parametrization, not an assumption)</w:t>
        </w:r>
      </w:ins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20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2026-10-26T08:06:07Z</dcterms:created>
  <dcterms:modified xsi:type="dcterms:W3CDTF">2026-10-26T08:06:07Z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01:01:16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