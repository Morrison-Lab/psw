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01:01:16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del w:id="3" w:author="PR Preview" w:date="2026-01-01T00:00:00Z">
        <w:r>
          <w:delText xml:space="preserve">The site’s structure ultimately derives from the</w:delText>
        </w:r>
      </w:del>
      <w:del w:id="4" w:author="PR Preview" w:date="2026-01-01T00:00:00Z">
        <w:r>
          <w:delText xml:space="preserve"> </w:delText>
        </w:r>
      </w:del>
      <w:hyperlink r:id="rId12">
        <w:del w:id="5" w:author="PR Preview" w:date="2026-01-01T00:00:00Z">
          <w:r>
            <w:rPr>
              <w:rStyle w:val="Hyperlink"/>
            </w:rPr>
            <w:delText xml:space="preserve">Benjamin-Chung Lab Manual</w:delText>
          </w:r>
        </w:del>
      </w:hyperlink>
      <w:del w:id="6" w:author="PR Preview" w:date="2026-01-01T00:00:00Z">
        <w:r>
          <w:delText xml:space="preserve">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For further reading, see the</w:delText>
        </w:r>
      </w:del>
      <w:del w:id="9" w:author="PR Preview" w:date="2026-01-01T00:00:00Z">
        <w:r>
          <w:delText xml:space="preserve"> </w:delText>
        </w:r>
      </w:del>
      <w:hyperlink r:id="rId11">
        <w:del w:id="10" w:author="PR Preview" w:date="2026-01-01T00:00:00Z">
          <w:r>
            <w:rPr>
              <w:rStyle w:val="Hyperlink"/>
            </w:rPr>
            <w:delText xml:space="preserve">UCD-SERG lab manual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the</w:delText>
        </w:r>
      </w:del>
      <w:del w:id="13" w:author="PR Preview" w:date="2026-01-01T00:00:00Z">
        <w:r>
          <w:delText xml:space="preserve"> </w:delText>
        </w:r>
      </w:del>
      <w:hyperlink r:id="rId13">
        <w:del w:id="14" w:author="PR Preview" w:date="2026-01-01T00:00:00Z">
          <w:r>
            <w:rPr>
              <w:rStyle w:val="Hyperlink"/>
            </w:rPr>
            <w:delText xml:space="preserve">qwt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website template.</w:delText>
        </w:r>
      </w:del>
    </w:p>
    <w:p>
      <w:pPr>
        <w:pStyle w:val="FirstParagraph"/>
      </w:pPr>
      <w:ins w:id="17" w:author="PR Preview" w:date="2026-01-01T00:00:00Z">
        <w:r>
          <w:t xml:space="preserve">The site’s CI tooling was copied from the</w:t>
        </w:r>
      </w:ins>
      <w:ins w:id="18" w:author="PR Preview" w:date="2026-01-01T00:00:00Z">
        <w:r>
          <w:t xml:space="preserve"> </w:t>
        </w:r>
      </w:ins>
      <w:hyperlink r:id="rId11">
        <w:ins w:id="19" w:author="PR Preview" w:date="2026-01-01T00:00:00Z">
          <w:r>
            <w:rPr>
              <w:rStyle w:val="Hyperlink"/>
            </w:rPr>
            <w:t xml:space="preserve">UCD-SERG lab manual</w:t>
          </w:r>
        </w:ins>
      </w:hyperlink>
      <w:ins w:id="20" w:author="PR Preview" w:date="2026-01-01T00:00:00Z">
        <w:r>
          <w:t xml:space="preserve">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 fork of the</w:t>
        </w:r>
      </w:ins>
      <w:ins w:id="23" w:author="PR Preview" w:date="2026-01-01T00:00:00Z">
        <w:r>
          <w:t xml:space="preserve"> </w:t>
        </w:r>
      </w:ins>
      <w:hyperlink r:id="rId12">
        <w:ins w:id="24" w:author="PR Preview" w:date="2026-01-01T00:00:00Z">
          <w:r>
            <w:rPr>
              <w:rStyle w:val="Hyperlink"/>
            </w:rPr>
            <w:t xml:space="preserve">Benjamin-Chung Lab Manual</w:t>
          </w:r>
        </w:ins>
      </w:hyperlink>
      <w:ins w:id="25" w:author="PR Preview" w:date="2026-01-01T00:00:00Z">
        <w:r>
          <w:t xml:space="preserve">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 site is built from the</w:t>
        </w:r>
      </w:ins>
      <w:ins w:id="28" w:author="PR Preview" w:date="2026-01-01T00:00:00Z">
        <w:r>
          <w:t xml:space="preserve"> </w:t>
        </w:r>
      </w:ins>
      <w:hyperlink r:id="rId13">
        <w:ins w:id="29" w:author="PR Preview" w:date="2026-01-01T00:00:00Z">
          <w:r>
            <w:rPr>
              <w:rStyle w:val="Hyperlink"/>
            </w:rPr>
            <w:t xml:space="preserve">qwt</w:t>
          </w:r>
        </w:ins>
      </w:hyperlink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website template.</w:t>
        </w:r>
      </w:ins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2" Type="http://schemas.openxmlformats.org/officeDocument/2006/relationships/hyperlink" Target="https://jadebc.github.io/lab-manual/index.html" TargetMode="External"/><Relationship Id="rId11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2" Type="http://schemas.openxmlformats.org/officeDocument/2006/relationships/hyperlink" Target="https://jadebc.github.io/lab-manual/index.html" TargetMode="External"/><Relationship Id="rId11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2026-10-26T08:07:21Z</dcterms:created>
  <dcterms:modified xsi:type="dcterms:W3CDTF">2026-10-26T08:07:21Z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