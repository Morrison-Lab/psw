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00:55:25 (PDT)</w:delText>
        </w:r>
      </w:del>
    </w:p>
    <w:p>
      <w:pPr>
        <w:pStyle w:val="Date"/>
      </w:pPr>
      <w:ins w:id="2" w:author="PR Preview" w:date="2026-01-01T00:00:00Z">
        <w:r>
          <w:t xml:space="preserve">Last modified: 2026-10-26 01:23:50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2026-10-26T08:27:02Z</dcterms:created>
  <dcterms:modified xsi:type="dcterms:W3CDTF">2026-10-26T08:27:02Z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01:23:50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