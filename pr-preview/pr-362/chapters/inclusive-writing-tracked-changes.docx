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del w:id="3" w:author="PR Preview" w:date="2026-01-01T00:00:00Z">
        <w:r>
          <w:delText xml:space="preserve">Say exactly what you mean.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Do not use idioms, clichés, slang, jokes or sarcasm.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An idiom is a phrase whose meaning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different from the meanings of its words,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such as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“blow up”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for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“become very large”</w:delText>
        </w:r>
      </w:del>
      <w:del w:id="18" w:author="PR Preview" w:date="2026-01-01T00:00:00Z">
        <w:r>
          <w:delText xml:space="preserve">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 reader who has not met the phrase before has to guess what it means.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 reader who takes words literally may guess wrong.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The W3C guidance says: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“Use literal and concrete language”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and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“Do not use metaphors and similes unless you include an explanation”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(W3C Cognitive and Learning Disabilities Accessibility Task Force 2021, Use Literal Language)</w:delText>
        </w:r>
      </w:del>
      <w:del w:id="33" w:author="PR Preview" w:date="2026-01-01T00:00:00Z">
        <w:r>
          <w:delText xml:space="preserve">.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GitHub Docs says: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“Avoid turns of phrase, idioms, and slang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that are specific to a particular region or country”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(GitHub 2026a)</w:delText>
        </w:r>
      </w:del>
      <w:del w:id="42" w:author="PR Preview" w:date="2026-01-01T00:00:00Z">
        <w:r>
          <w:delText xml:space="preserve">.</w:delText>
        </w:r>
      </w:del>
    </w:p>
    <w:p>
      <w:pPr>
        <w:pStyle w:val="FirstParagraph"/>
      </w:pPr>
      <w:ins w:id="43" w:author="PR Preview" w:date="2026-01-01T00:00:00Z">
        <w:r>
          <w:t xml:space="preserve">Say exactly what you mean.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Do not use idioms, clichés, slang, jokes or sarcasm.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 idiom is a phrase whose meaning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is different from the meanings of its words,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such as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“blow up”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for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“become very large”</w:t>
        </w:r>
      </w:ins>
      <w:ins w:id="58" w:author="PR Preview" w:date="2026-01-01T00:00:00Z">
        <w:r>
          <w:t xml:space="preserve">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 reader who has not encountered the phrase before has to guess what it means.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 reader who takes words literally may guess wrong.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The W3C guidance says: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“Use literal and concrete language”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“Do not use metaphors and similes unless you include an explanation”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(W3C Cognitive and Learning Disabilities Accessibility Task Force 2021, Use Literal Language)</w:t>
        </w:r>
      </w:ins>
      <w:ins w:id="73" w:author="PR Preview" w:date="2026-01-01T00:00:00Z">
        <w:r>
          <w:t xml:space="preserve">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GitHub Docs says: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“Avoid turns of phrase, idioms, and slang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that are specific to a particular region or country”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(GitHub 2026a)</w:t>
        </w:r>
      </w:ins>
      <w:ins w:id="82" w:author="PR Preview" w:date="2026-01-01T00:00:00Z">
        <w:r>
          <w:t xml:space="preserve">.</w:t>
        </w:r>
      </w:ins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ins w:id="83" w:author="PR Preview" w:date="2026-01-01T00:00:00Z">
        <w:r>
          <w:t xml:space="preserve">For a reader’s first contact with a term or notation, write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“encounter”</w:t>
        </w:r>
      </w:ins>
      <w:ins w:id="86" w:author="PR Preview" w:date="2026-01-01T00:00:00Z">
        <w:r>
          <w:t xml:space="preserve">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Do not write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“meet”</w:t>
        </w:r>
      </w:ins>
      <w:ins w:id="91" w:author="PR Preview" w:date="2026-01-01T00:00:00Z">
        <w:r>
          <w:t xml:space="preserve">, which treats the idea as a person.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Do not write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“see”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either,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because it names one sensory modality,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and readers also listen to text or read it in braille.</w:t>
        </w:r>
      </w:ins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2026-10-26T08:27:40Z</dcterms:created>
  <dcterms:modified xsi:type="dcterms:W3CDTF">2026-10-26T08:27:40Z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