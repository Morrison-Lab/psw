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del w:id="3" w:author="PR Preview" w:date="2026-01-01T00:00:00Z">
        <w:r>
          <w:delText xml:space="preserve">Replacing a named quantity with its definition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one of the most important steps in a derivation.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It is where the general rules meet the specific problem,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 never skip it or merge it into the next step.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Give it its own line, justified 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“definition of …”</w:delText>
        </w:r>
      </w:del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same holds for a result from an earlier part of the same problem: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substitute it on its own line, and cite the part.</w:delText>
        </w:r>
      </w:del>
    </w:p>
    <w:p>
      <w:pPr>
        <w:pStyle w:val="FirstParagraph"/>
      </w:pPr>
      <w:ins w:id="19" w:author="PR Preview" w:date="2026-01-01T00:00:00Z">
        <w:r>
          <w:t xml:space="preserve">Replacing a named quantity with its definition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one of the most important steps in a derivation.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This replacement applies the general rules to the specific problem,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so never skip it or merge it into the next step.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Give it its own line, justified as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“definition of …”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 same holds for a result from an earlier part of the same problem: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substitute it on its own line, and cite the part.</w:t>
        </w:r>
      </w:ins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del w:id="35" w:author="PR Preview" w:date="2026-01-01T00:00:00Z">
        <w:r>
          <w:delText xml:space="preserve">A reader who meets the inner derivative first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does not yet know what it is for.</w:delText>
        </w:r>
      </w:del>
    </w:p>
    <w:p>
      <w:pPr>
        <w:pStyle w:val="FirstParagraph"/>
      </w:pPr>
      <w:ins w:id="38" w:author="PR Preview" w:date="2026-01-01T00:00:00Z">
        <w:r>
          <w:t xml:space="preserve">A reader who encounters the inner derivative first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does not yet know what it is for.</w:t>
        </w:r>
      </w:ins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del w:id="41" w:author="PR Preview" w:date="2026-01-01T00:00:00Z">
        <w:r>
          <w:delText xml:space="preserve">Macros are for the author, not the reader.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Reader-facing text, such as a lecture, a handout or a notation section,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describes the symbols that a macro prints and what they mean,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never names the macro that produced them.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List every symbol that the reader meets in the document’s notation table,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with its meaning.</w:delText>
        </w:r>
      </w:del>
    </w:p>
    <w:p>
      <w:pPr>
        <w:pStyle w:val="BodyText"/>
      </w:pPr>
      <w:ins w:id="52" w:author="PR Preview" w:date="2026-01-01T00:00:00Z">
        <w:r>
          <w:t xml:space="preserve">Macros are for the author, not the reader.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Reader-facing text, such as a lecture, a handout or a notation section,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describes the symbols that a macro prints and what they mean,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never names the macro that produced them.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List every symbol that the reader encounters in the document’s notation table,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with its meaning.</w:t>
        </w:r>
      </w:ins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ins w:id="63" w:author="PR Preview" w:date="2026-01-01T00:00:00Z">
        <w:r>
          <w:t xml:space="preserve">Write each expression in its most compact form,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built from named sub-pieces that are defined separately.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Use one form per expression, and keep it simple.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example, write the expected squared error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as the squared bias plus the variance plus the irreducible error,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 define each of the three pieces on its own,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del w:id="76" w:author="PR Preview" w:date="2026-01-01T00:00:00Z">
        <w:r>
          <w:delText xml:space="preserve">12 Writing out notational shorthands</w:delText>
        </w:r>
      </w:del>
    </w:p>
    <w:p>
      <w:pPr>
        <w:pStyle w:val="Heading2"/>
      </w:pPr>
      <w:ins w:id="77" w:author="PR Preview" w:date="2026-01-01T00:00:00Z">
        <w:r>
          <w:t xml:space="preserve">12 Using the notation that best represents the concept</w:t>
        </w:r>
      </w:ins>
    </w:p>
    <w:p>
      <w:pPr>
        <w:pStyle w:val="FirstParagraph"/>
      </w:pPr>
      <w:ins w:id="78" w:author="PR Preview" w:date="2026-01-01T00:00:00Z">
        <w:r>
          <w:t xml:space="preserve">Use the notation that best represents the concept being depicted.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Choose the symbol, the macro and the name by asking what the object is,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not by asking what is quicker to type or what the nearby text used.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 symbol that fits a different concept sends the reader to the wrong idea.</w:t>
        </w:r>
      </w:ins>
    </w:p>
    <w:p>
      <w:pPr>
        <w:pStyle w:val="BodyText"/>
      </w:pPr>
      <w:ins w:id="85" w:author="PR Preview" w:date="2026-01-01T00:00:00Z">
        <w:r>
          <w:t xml:space="preserve">The rules that follow are cases of this principle:</w:t>
        </w:r>
      </w:ins>
    </w:p>
    <w:p>
      <w:pPr>
        <w:pStyle w:val="Compact"/>
        <w:numPr>
          <w:ilvl w:val="0"/>
          <w:numId w:val="1013"/>
        </w:numPr>
      </w:pPr>
      <w:ins w:id="86" w:author="PR Preview" w:date="2026-01-01T00:00:00Z">
        <w:r>
          <w:t xml:space="preserve">The predictor matrix and the design matrix are different objects, so they get different symbols.</w:t>
        </w:r>
      </w:ins>
    </w:p>
    <w:p>
      <w:pPr>
        <w:pStyle w:val="Compact"/>
        <w:numPr>
          <w:ilvl w:val="0"/>
          <w:numId w:val="1013"/>
        </w:numPr>
      </w:pPr>
      <w:ins w:id="87" w:author="PR Preview" w:date="2026-01-01T00:00:00Z">
        <w:r>
          <w:t xml:space="preserve">The mean function is a mean, so it is</w:t>
        </w:r>
      </w:ins>
      <w:ins w:id="88" w:author="PR Preview" w:date="2026-01-01T00:00:00Z">
        <w:r>
          <w:t xml:space="preserve"> </w:t>
        </w:r>
      </w:ins>
      <m:oMath>
        <m:r>
          <m:t>μ</m:t>
        </m:r>
      </m:oMath>
      <w:ins w:id="89" w:author="PR Preview" w:date="2026-01-01T00:00:00Z">
        <w:r>
          <w:t xml:space="preserve">, not</w:t>
        </w:r>
      </w:ins>
      <w:ins w:id="90" w:author="PR Preview" w:date="2026-01-01T00:00:00Z">
        <w:r>
          <w:t xml:space="preserve"> </w:t>
        </w:r>
      </w:ins>
      <m:oMath>
        <m:r>
          <m:t>f</m:t>
        </m:r>
      </m:oMath>
      <w:ins w:id="9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92" w:author="PR Preview" w:date="2026-01-01T00:00:00Z">
        <w:r>
          <w:t xml:space="preserve">The fitted prediction function is a prediction function, so it is named as one, not as a fitted mean function.</w:t>
        </w:r>
      </w:ins>
    </w:p>
    <w:p>
      <w:pPr>
        <w:pStyle w:val="Compact"/>
        <w:numPr>
          <w:ilvl w:val="0"/>
          <w:numId w:val="1013"/>
        </w:numPr>
      </w:pPr>
      <w:ins w:id="93" w:author="PR Preview" w:date="2026-01-01T00:00:00Z">
        <w:r>
          <w:t xml:space="preserve">A reference formula is a general statement, so it is written in its general form, not for one example.</w:t>
        </w:r>
      </w:ins>
    </w:p>
    <w:p>
      <w:pPr>
        <w:pStyle w:val="FirstParagraph"/>
      </w:pPr>
      <w:ins w:id="94" w:author="PR Preview" w:date="2026-01-01T00:00:00Z">
        <w:r>
          <w:t xml:space="preserve">When no rule covers a case, ask the same question: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which symbol, name and form best represents the concept here?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Then record the answer as a rule, with this principle as its reason.</w:t>
        </w:r>
      </w:ins>
    </w:p>
    <w:bookmarkEnd w:id="62"/>
    <w:bookmarkStart w:id="64" w:name="X9857f22a379a2f58c5963942aa246933a5ce6a5"/>
    <w:p>
      <w:pPr>
        <w:pStyle w:val="Heading2"/>
      </w:pPr>
      <w:ins w:id="99" w:author="PR Preview" w:date="2026-01-01T00:00:00Z">
        <w:r>
          <w:t xml:space="preserve">13 Writing the predictor and design matrices</w:t>
        </w:r>
      </w:ins>
    </w:p>
    <w:p>
      <w:pPr>
        <w:pStyle w:val="FirstParagraph"/>
      </w:pPr>
      <w:ins w:id="100" w:author="PR Preview" w:date="2026-01-01T00:00:00Z">
        <w:r>
          <w:t xml:space="preserve">Write a matrix in matrix styling, not in the plain italic of a scalar.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This holds for the predictor matrix</w:t>
        </w:r>
      </w:ins>
      <w:ins w:id="103" w:author="PR Preview" w:date="2026-01-01T00:00:00Z">
        <w:r>
          <w:t xml:space="preserve"> </w:t>
        </w:r>
      </w:ins>
      <m:oMath>
        <m:r>
          <m:t>X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in every file you edit: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notes, assignments, solutions, slides and note sheets.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 plain</w:t>
        </w:r>
      </w:ins>
      <w:ins w:id="110" w:author="PR Preview" w:date="2026-01-01T00:00:00Z">
        <w:r>
          <w:t xml:space="preserve"> </w:t>
        </w:r>
      </w:ins>
      <m:oMath>
        <m: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reads as a random variable or a single number.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 a group that uses shared macros (see</w:t>
        </w:r>
      </w:ins>
      <w:ins w:id="115" w:author="PR Preview" w:date="2026-01-01T00:00:00Z">
        <w:r>
          <w:t xml:space="preserve"> </w:t>
        </w:r>
      </w:ins>
      <w:hyperlink w:anchor="using-shared-macros">
        <w:ins w:id="116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117" w:author="PR Preview" w:date="2026-01-01T00:00:00Z">
        <w:r>
          <w:t xml:space="preserve">),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write the predictor matrix with the matrix macro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rStyle w:val="VerbatimChar"/>
          </w:rPr>
          <w:t xml:space="preserve">\mX</w:t>
        </w:r>
      </w:ins>
      <w:ins w:id="122" w:author="PR Preview" w:date="2026-01-01T00:00:00Z">
        <w:r>
          <w:t xml:space="preserve">.</w:t>
        </w:r>
      </w:ins>
    </w:p>
    <w:p>
      <w:pPr>
        <w:pStyle w:val="BodyText"/>
      </w:pPr>
      <w:ins w:id="123" w:author="PR Preview" w:date="2026-01-01T00:00:00Z">
        <w:r>
          <w:t xml:space="preserve">Keep two objects apart, because they are not the same matrix:</w:t>
        </w:r>
      </w:ins>
    </w:p>
    <w:p>
      <w:pPr>
        <w:pStyle w:val="Compact"/>
        <w:numPr>
          <w:ilvl w:val="0"/>
          <w:numId w:val="1014"/>
        </w:numPr>
      </w:pPr>
      <w:ins w:id="124" w:author="PR Preview" w:date="2026-01-01T00:00:00Z">
        <w:r>
          <w:t xml:space="preserve">The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i/>
            <w:iCs/>
          </w:rPr>
          <w:t xml:space="preserve">predictor matrix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holds the raw inputs.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Its rows are the predictor vectors</w:t>
        </w:r>
      </w:ins>
      <w:ins w:id="1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the</w:t>
        </w:r>
      </w:ins>
      <w:ins w:id="134" w:author="PR Preview" w:date="2026-01-01T00:00:00Z">
        <w:r>
          <w:t xml:space="preserve"> </w:t>
        </w:r>
      </w:ins>
      <m:oMath>
        <m:r>
          <m:t>n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observations.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Write it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rStyle w:val="VerbatimChar"/>
          </w:rPr>
          <w:t xml:space="preserve">\mX</w:t>
        </w:r>
      </w:ins>
      <w:ins w:id="1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142" w:author="PR Preview" w:date="2026-01-01T00:00:00Z">
        <w:r>
          <w:t xml:space="preserve">The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i/>
            <w:iCs/>
          </w:rPr>
          <w:t xml:space="preserve">design matrix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holds the inputs after any feature map and the intercept trick.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Its rows are the design vectors</w:t>
        </w:r>
      </w:ins>
      <w:ins w:id="1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ϕ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50" w:author="PR Preview" w:date="2026-01-01T00:00:00Z">
        <w:r>
          <w:t xml:space="preserve">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Write it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rStyle w:val="VerbatimChar"/>
          </w:rPr>
          <w:t xml:space="preserve">\design(\mX)</w:t>
        </w:r>
      </w:ins>
      <w:ins w:id="155" w:author="PR Preview" w:date="2026-01-01T00:00:00Z">
        <w:r>
          <w:t xml:space="preserve">, or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rStyle w:val="VerbatimChar"/>
          </w:rPr>
          <w:t xml:space="preserve">\design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short.</w:t>
        </w:r>
      </w:ins>
    </w:p>
    <w:p>
      <w:pPr>
        <w:pStyle w:val="FirstParagraph"/>
      </w:pPr>
      <w:ins w:id="160" w:author="PR Preview" w:date="2026-01-01T00:00:00Z">
        <w:r>
          <w:t xml:space="preserve">The same split holds for one observation: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predictor vector is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rStyle w:val="VerbatimChar"/>
          </w:rPr>
          <w:t xml:space="preserve">\vx</w:t>
        </w:r>
      </w:ins>
      <w:ins w:id="165" w:author="PR Preview" w:date="2026-01-01T00:00:00Z">
        <w:r>
          <w:t xml:space="preserve">, and the design vector is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rStyle w:val="VerbatimChar"/>
          </w:rPr>
          <w:t xml:space="preserve">\vfeatmap(\vx)</w:t>
        </w:r>
      </w:ins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Without a feature map or an intercept column,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the design matrix equals the predictor matrix, but say so rather than reuse one symbol for both.</w:t>
        </w:r>
      </w:ins>
    </w:p>
    <w:bookmarkStart w:id="63" w:name="exm-predictor-vs-design-matrix"/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Example 24 (Predictor matrix and design matrix)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 </w:t>
        </w:r>
      </w:ins>
    </w:p>
    <w:p>
      <w:pPr>
        <w:pStyle w:val="BlockText"/>
      </w:pPr>
      <w:ins w:id="176" w:author="PR Preview" w:date="2026-01-01T00:00:00Z">
        <w:r>
          <w:t xml:space="preserve">❌ Let</w:t>
        </w:r>
      </w:ins>
      <w:ins w:id="177" w:author="PR Preview" w:date="2026-01-01T00:00:00Z">
        <w:r>
          <w:t xml:space="preserve"> </w:t>
        </w:r>
      </w:ins>
      <m:oMath>
        <m:r>
          <m:t>X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the design matrix, and fit</w:t>
        </w:r>
      </w:ins>
      <w:ins w:id="18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ins w:id="181" w:author="PR Preview" w:date="2026-01-01T00:00:00Z">
        <w:r>
          <w:t xml:space="preserve">.</w:t>
        </w:r>
      </w:ins>
    </w:p>
    <w:p>
      <w:pPr>
        <w:pStyle w:val="BlockText"/>
      </w:pPr>
      <w:ins w:id="182" w:author="PR Preview" w:date="2026-01-01T00:00:00Z">
        <w:r>
          <w:t xml:space="preserve">✅ Let</w:t>
        </w:r>
      </w:ins>
      <w:ins w:id="18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be the predictor matrix and</w:t>
        </w:r>
      </w:ins>
      <w:ins w:id="18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 design matrix.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fitted coefficients solve the normal equations for</w:t>
        </w:r>
      </w:ins>
      <w:ins w:id="19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92" w:author="PR Preview" w:date="2026-01-01T00:00:00Z">
        <w:r>
          <w:t xml:space="preserve">.</w:t>
        </w:r>
      </w:ins>
    </w:p>
    <w:p>
      <w:pPr>
        <w:pStyle w:val="FirstParagraph"/>
      </w:pPr>
      <w:ins w:id="193" w:author="PR Preview" w:date="2026-01-01T00:00:00Z">
        <w:r>
          <w:t xml:space="preserve">The ✅ version shows which matrix holds the raw inputs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which holds the columns the model uses.</w:t>
        </w:r>
      </w:ins>
    </w:p>
    <w:bookmarkEnd w:id="63"/>
    <w:bookmarkEnd w:id="64"/>
    <w:bookmarkStart w:id="66" w:name="stating-formulas-in-their-general-form"/>
    <w:p>
      <w:pPr>
        <w:pStyle w:val="Heading2"/>
      </w:pPr>
      <w:ins w:id="196" w:author="PR Preview" w:date="2026-01-01T00:00:00Z">
        <w:r>
          <w:t xml:space="preserve">14 Stating formulas in their general form</w:t>
        </w:r>
      </w:ins>
    </w:p>
    <w:p>
      <w:pPr>
        <w:pStyle w:val="FirstParagraph"/>
      </w:pPr>
      <w:ins w:id="197" w:author="PR Preview" w:date="2026-01-01T00:00:00Z">
        <w:r>
          <w:t xml:space="preserve">On a reference sheet, a formula sheet or a summary,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state each formula in its general form.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Do not state it only for a specific example.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 reader looks a formula up to apply it to a new case,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 an example shows only one case.</w:t>
        </w:r>
      </w:ins>
    </w:p>
    <w:bookmarkStart w:id="65" w:name="exm-general-form-formula"/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Example 25 (Stating the chain rule)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 </w:t>
        </w:r>
      </w:ins>
    </w:p>
    <w:p>
      <w:pPr>
        <w:pStyle w:val="BlockText"/>
      </w:pPr>
      <w:ins w:id="209" w:author="PR Preview" w:date="2026-01-01T00:00:00Z">
        <w:r>
          <w:t xml:space="preserve">❌</w:t>
        </w:r>
      </w:ins>
      <w:ins w:id="2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ins w:id="211" w:author="PR Preview" w:date="2026-01-01T00:00:00Z">
        <w:r>
          <w:t xml:space="preserve">✅</w:t>
        </w:r>
      </w:ins>
      <w:ins w:id="21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ins w:id="213" w:author="PR Preview" w:date="2026-01-01T00:00:00Z">
        <w:r>
          <w:t xml:space="preserve">The ❌ line is the chain rule for squaring only.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 ✅ line holds for every differentiable</w:t>
        </w:r>
      </w:ins>
      <w:ins w:id="216" w:author="PR Preview" w:date="2026-01-01T00:00:00Z">
        <w:r>
          <w:t xml:space="preserve"> </w:t>
        </w:r>
      </w:ins>
      <m:oMath>
        <m:r>
          <m:t>f</m:t>
        </m:r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 the squaring case follows by taking</w:t>
        </w:r>
      </w:ins>
      <w:ins w:id="2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ins w:id="221" w:author="PR Preview" w:date="2026-01-01T00:00:00Z">
        <w:r>
          <w:t xml:space="preserve">.</w:t>
        </w:r>
      </w:ins>
    </w:p>
    <w:bookmarkEnd w:id="65"/>
    <w:p>
      <w:pPr>
        <w:pStyle w:val="BodyText"/>
      </w:pPr>
      <w:ins w:id="222" w:author="PR Preview" w:date="2026-01-01T00:00:00Z">
        <w:r>
          <w:t xml:space="preserve">Put a specific case on the sheet only as a labeled example next to the general formula.</w:t>
        </w:r>
      </w:ins>
    </w:p>
    <w:bookmarkEnd w:id="66"/>
    <w:bookmarkStart w:id="68" w:name="X7f8c42fa04e60987c7b1508a72c3ab256e37ba7"/>
    <w:p>
      <w:pPr>
        <w:pStyle w:val="Heading2"/>
      </w:pPr>
      <w:ins w:id="223" w:author="PR Preview" w:date="2026-01-01T00:00:00Z">
        <w:r>
          <w:t xml:space="preserve">15 Writing the mean function and the prediction function</w:t>
        </w:r>
      </w:ins>
    </w:p>
    <w:p>
      <w:pPr>
        <w:pStyle w:val="FirstParagraph"/>
      </w:pPr>
      <w:ins w:id="224" w:author="PR Preview" w:date="2026-01-01T00:00:00Z">
        <w:r>
          <w:t xml:space="preserve">Write the mean function as</w:t>
        </w:r>
      </w:ins>
      <w:ins w:id="225" w:author="PR Preview" w:date="2026-01-01T00:00:00Z">
        <w:r>
          <w:t xml:space="preserve"> </w:t>
        </w:r>
      </w:ins>
      <m:oMath>
        <m:r>
          <m:t>μ</m:t>
        </m:r>
      </m:oMath>
      <w:ins w:id="226" w:author="PR Preview" w:date="2026-01-01T00:00:00Z">
        <w:r>
          <w:t xml:space="preserve">, not as</w:t>
        </w:r>
      </w:ins>
      <w:ins w:id="227" w:author="PR Preview" w:date="2026-01-01T00:00:00Z">
        <w:r>
          <w:t xml:space="preserve"> </w:t>
        </w:r>
      </w:ins>
      <m:oMath>
        <m:r>
          <m:t>f</m:t>
        </m:r>
      </m:oMath>
      <w:ins w:id="228" w:author="PR Preview" w:date="2026-01-01T00:00:00Z">
        <w:r>
          <w:t xml:space="preserve">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mean function is the population mean of the outcome given the inputs,</w:t>
        </w:r>
      </w:ins>
      <w:ins w:id="2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In a group that uses shared macros (see</w:t>
        </w:r>
      </w:ins>
      <w:ins w:id="235" w:author="PR Preview" w:date="2026-01-01T00:00:00Z">
        <w:r>
          <w:t xml:space="preserve"> </w:t>
        </w:r>
      </w:ins>
      <w:hyperlink w:anchor="using-shared-macros">
        <w:ins w:id="236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237" w:author="PR Preview" w:date="2026-01-01T00:00:00Z">
        <w:r>
          <w:t xml:space="preserve">),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write it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rStyle w:val="VerbatimChar"/>
          </w:rPr>
          <w:t xml:space="preserve">\truemeanf{x}</w:t>
        </w:r>
      </w:ins>
      <w:ins w:id="242" w:author="PR Preview" w:date="2026-01-01T00:00:00Z">
        <w:r>
          <w:t xml:space="preserve">.</w:t>
        </w:r>
      </w:ins>
    </w:p>
    <w:p>
      <w:pPr>
        <w:pStyle w:val="BodyText"/>
      </w:pPr>
      <w:ins w:id="243" w:author="PR Preview" w:date="2026-01-01T00:00:00Z">
        <w:r>
          <w:t xml:space="preserve">Name the object you mean.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When the text refers to the fitted prediction function as a concept,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 rule that turns an input into a predicted outcome,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write the fitted prediction function, not the fitted mean function.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Write it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rStyle w:val="VerbatimChar"/>
          </w:rPr>
          <w:t xml:space="preserve">\epredfnf{x}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(symbol</w:t>
        </w:r>
      </w:ins>
      <w:ins w:id="2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g</m:t>
            </m:r>
          </m:e>
        </m:acc>
      </m:oMath>
      <w:ins w:id="257" w:author="PR Preview" w:date="2026-01-01T00:00:00Z">
        <w:r>
          <w:t xml:space="preserve">) for an estimated one, or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rStyle w:val="VerbatimChar"/>
          </w:rPr>
          <w:t xml:space="preserve">\predfnf{x}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(symbol</w:t>
        </w:r>
      </w:ins>
      <w:ins w:id="262" w:author="PR Preview" w:date="2026-01-01T00:00:00Z">
        <w:r>
          <w:t xml:space="preserve"> </w:t>
        </w:r>
      </w:ins>
      <m:oMath>
        <m:r>
          <m:t>g</m:t>
        </m:r>
      </m:oMath>
      <w:ins w:id="263" w:author="PR Preview" w:date="2026-01-01T00:00:00Z">
        <w:r>
          <w:t xml:space="preserve">) for any prediction function.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Use the fitted or estimated mean function only where the text is about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estimating the mean function</w:t>
        </w:r>
      </w:ins>
      <w:ins w:id="268" w:author="PR Preview" w:date="2026-01-01T00:00:00Z">
        <w:r>
          <w:t xml:space="preserve"> </w:t>
        </w:r>
      </w:ins>
      <m:oMath>
        <m:r>
          <m:t>μ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itself.</w:t>
        </w:r>
      </w:ins>
    </w:p>
    <w:bookmarkStart w:id="67" w:name="exm-mean-vs-prediction-function"/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Example 26 (Mean function and fitted prediction function)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 </w:t>
        </w:r>
      </w:ins>
    </w:p>
    <w:p>
      <w:pPr>
        <w:pStyle w:val="BlockText"/>
      </w:pPr>
      <w:ins w:id="274" w:author="PR Preview" w:date="2026-01-01T00:00:00Z">
        <w:r>
          <w:t xml:space="preserve">❌ The expected squared error of the fitted mean function at</w:t>
        </w:r>
      </w:ins>
      <w:ins w:id="275" w:author="PR Preview" w:date="2026-01-01T00:00:00Z">
        <w:r>
          <w:t xml:space="preserve"> </w:t>
        </w:r>
      </w:ins>
      <m:oMath>
        <m:r>
          <m:t>x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$\E{(y - \hat{f}(x))^2}$</w:t>
        </w:r>
      </w:ins>
      <w:ins w:id="280" w:author="PR Preview" w:date="2026-01-01T00:00:00Z">
        <w:r>
          <w:t xml:space="preserve">.</w:t>
        </w:r>
      </w:ins>
    </w:p>
    <w:p>
      <w:pPr>
        <w:pStyle w:val="BlockText"/>
      </w:pPr>
      <w:ins w:id="281" w:author="PR Preview" w:date="2026-01-01T00:00:00Z">
        <w:r>
          <w:t xml:space="preserve">✅ The expected squared error of the fitted prediction function at</w:t>
        </w:r>
      </w:ins>
      <w:ins w:id="282" w:author="PR Preview" w:date="2026-01-01T00:00:00Z">
        <w:r>
          <w:t xml:space="preserve"> </w:t>
        </w:r>
      </w:ins>
      <m:oMath>
        <m:r>
          <m:t>x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$\E{(y - \hat{g}(x))^2}$</w:t>
        </w:r>
      </w:ins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and its bias is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$\E{\hat{g}(x)} - \mu(x)$</w:t>
        </w:r>
      </w:ins>
      <w:ins w:id="292" w:author="PR Preview" w:date="2026-01-01T00:00:00Z">
        <w:r>
          <w:t xml:space="preserve">.</w:t>
        </w:r>
      </w:ins>
    </w:p>
    <w:p>
      <w:pPr>
        <w:pStyle w:val="FirstParagraph"/>
      </w:pPr>
      <w:ins w:id="293" w:author="PR Preview" w:date="2026-01-01T00:00:00Z">
        <w:r>
          <w:t xml:space="preserve">The ✅ version names the fitted prediction function where the concept is a prediction,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and keeps</w:t>
        </w:r>
      </w:ins>
      <w:ins w:id="296" w:author="PR Preview" w:date="2026-01-01T00:00:00Z">
        <w:r>
          <w:t xml:space="preserve"> </w:t>
        </w:r>
      </w:ins>
      <m:oMath>
        <m:r>
          <m:t>μ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for the mean it is compared with.</w:t>
        </w:r>
      </w:ins>
    </w:p>
    <w:bookmarkEnd w:id="67"/>
    <w:bookmarkEnd w:id="68"/>
    <w:bookmarkStart w:id="71" w:name="writing-out-notational-shorthands"/>
    <w:p>
      <w:pPr>
        <w:pStyle w:val="Heading2"/>
      </w:pPr>
      <w:ins w:id="299" w:author="PR Preview" w:date="2026-01-01T00:00:00Z">
        <w:r>
          <w:t xml:space="preserve">16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del w:id="300" w:author="PR Preview" w:date="2026-01-01T00:00:00Z">
        <w:r>
          <w:rPr>
            <w:b/>
            <w:bCs/>
          </w:rPr>
          <w:delText xml:space="preserve">Example 24 (Writing out the limits of a sum and the range of an index)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For a discrete random variable</w:delText>
        </w:r>
      </w:del>
      <w:del w:id="303" w:author="PR Preview" w:date="2026-01-01T00:00:00Z">
        <w:r>
          <w:delText xml:space="preserve"> </w:delText>
        </w:r>
      </w:del>
      <m:oMath>
        <m:r>
          <m:t>X</m:t>
        </m:r>
      </m:oMath>
      <w:del w:id="304" w:author="PR Preview" w:date="2026-01-01T00:00:00Z">
        <w:r>
          <w:delText xml:space="preserve">:</w:delText>
        </w:r>
      </w:del>
    </w:p>
    <w:p>
      <w:pPr>
        <w:pStyle w:val="BodyText"/>
      </w:pPr>
      <w:ins w:id="305" w:author="PR Preview" w:date="2026-01-01T00:00:00Z">
        <w:r>
          <w:rPr>
            <w:b/>
            <w:bCs/>
          </w:rPr>
          <w:t xml:space="preserve">Example 27 (Writing out the limits of a sum and the range of an index)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For a discrete random variable</w:t>
        </w:r>
      </w:ins>
      <w:ins w:id="308" w:author="PR Preview" w:date="2026-01-01T00:00:00Z">
        <w:r>
          <w:t xml:space="preserve"> </w:t>
        </w:r>
      </w:ins>
      <m:oMath>
        <m:r>
          <m:t>X</m:t>
        </m:r>
      </m:oMath>
      <w:ins w:id="309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del w:id="310" w:author="PR Preview" w:date="2026-01-01T00:00:00Z">
        <w:r>
          <w:delText xml:space="preserve">13 Stating assumptions before using them</w:delText>
        </w:r>
      </w:del>
    </w:p>
    <w:p>
      <w:pPr>
        <w:pStyle w:val="Heading2"/>
      </w:pPr>
      <w:ins w:id="311" w:author="PR Preview" w:date="2026-01-01T00:00:00Z">
        <w:r>
          <w:t xml:space="preserve">17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Example 25 (Stating the restriction on</w:delText>
        </w:r>
      </w:del>
      <w:del w:id="31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314" w:author="PR Preview" w:date="2026-01-01T00:00:00Z">
        <w:r>
          <w:rPr>
            <w:b/>
            <w:bCs/>
          </w:rPr>
          <w:delText xml:space="preserve"> </w:delText>
        </w:r>
      </w:del>
      <w:del w:id="315" w:author="PR Preview" w:date="2026-01-01T00:00:00Z">
        <w:r>
          <w:rPr>
            <w:b/>
            <w:bCs/>
          </w:rPr>
          <w:delText xml:space="preserve">before using it)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To show that</w:delText>
        </w:r>
      </w:del>
      <w:del w:id="31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a strict local minimizer of</w:delText>
        </w:r>
      </w:del>
      <w:del w:id="3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we show that</w:delText>
        </w:r>
      </w:del>
      <w:del w:id="3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for every</w:delText>
        </w:r>
      </w:del>
      <w:del w:id="328" w:author="PR Preview" w:date="2026-01-01T00:00:00Z">
        <w:r>
          <w:delText xml:space="preserve"> </w:delText>
        </w:r>
      </w:del>
      <m:oMath>
        <m:r>
          <m:t>x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Example 28 (Stating the restriction on</w:t>
        </w:r>
      </w:ins>
      <w:ins w:id="33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333" w:author="PR Preview" w:date="2026-01-01T00:00:00Z">
        <w:r>
          <w:rPr>
            <w:b/>
            <w:bCs/>
          </w:rPr>
          <w:t xml:space="preserve"> </w:t>
        </w:r>
      </w:ins>
      <w:ins w:id="334" w:author="PR Preview" w:date="2026-01-01T00:00:00Z">
        <w:r>
          <w:rPr>
            <w:b/>
            <w:bCs/>
          </w:rPr>
          <w:t xml:space="preserve">before using it)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To show that</w:t>
        </w:r>
      </w:ins>
      <w:ins w:id="3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is a strict local minimizer of</w:t>
        </w:r>
      </w:ins>
      <w:ins w:id="3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we show that</w:t>
        </w:r>
      </w:ins>
      <w:ins w:id="3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for every</w:t>
        </w:r>
      </w:ins>
      <w:ins w:id="347" w:author="PR Preview" w:date="2026-01-01T00:00:00Z">
        <w:r>
          <w:t xml:space="preserve"> </w:t>
        </w:r>
      </w:ins>
      <m:oMath>
        <m:r>
          <m:t>x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Example 26 (Writing several assumptions as one list)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 </w:delText>
        </w:r>
      </w:del>
    </w:p>
    <w:p>
      <w:pPr>
        <w:pStyle w:val="BodyText"/>
      </w:pPr>
      <w:ins w:id="353" w:author="PR Preview" w:date="2026-01-01T00:00:00Z">
        <w:r>
          <w:rPr>
            <w:b/>
            <w:bCs/>
          </w:rPr>
          <w:t xml:space="preserve">Example 29 (Writing several assumptions as one list)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Example 27 (Writing several names as one list)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 </w:delText>
        </w:r>
      </w:del>
    </w:p>
    <w:p>
      <w:pPr>
        <w:pStyle w:val="BodyText"/>
      </w:pPr>
      <w:ins w:id="359" w:author="PR Preview" w:date="2026-01-01T00:00:00Z">
        <w:r>
          <w:rPr>
            <w:b/>
            <w:bCs/>
          </w:rPr>
          <w:t xml:space="preserve">Example 30 (Writing several names as one list)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28 (Defining the noise is a parametrization, not an assumption)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 </w:delText>
        </w:r>
      </w:del>
    </w:p>
    <w:p>
      <w:pPr>
        <w:pStyle w:val="BodyText"/>
      </w:pPr>
      <w:ins w:id="365" w:author="PR Preview" w:date="2026-01-01T00:00:00Z">
        <w:r>
          <w:rPr>
            <w:b/>
            <w:bCs/>
          </w:rPr>
          <w:t xml:space="preserve">Example 31 (Defining the noise is a parametrization, not an assumption)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2026-10-26T08:28:21Z</dcterms:created>
  <dcterms:modified xsi:type="dcterms:W3CDTF">2026-10-26T08:28:21Z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