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del w:id="3" w:author="PR Preview" w:date="2026-01-01T00:00:00Z">
        <w:r>
          <w:delText xml:space="preserve">Fix a forward reference by moving the content ahead of the pointer,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that each definition or result precedes the sentences that use it.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Then change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“below”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to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“above”</w:delText>
        </w:r>
      </w:del>
      <w:del w:id="14" w:author="PR Preview" w:date="2026-01-01T00:00:00Z">
        <w:r>
          <w:delText xml:space="preserve">, or delete the directional word.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Do not fix a forward reference by removing the hyperlink to the later definition or theorem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while leaving the term in the sentence: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sentence still uses a concept the reader has not met,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the reader also loses the link to its definition.</w:delText>
        </w:r>
      </w:del>
    </w:p>
    <w:p>
      <w:pPr>
        <w:pStyle w:val="BodyText"/>
      </w:pPr>
      <w:ins w:id="23" w:author="PR Preview" w:date="2026-01-01T00:00:00Z">
        <w:r>
          <w:t xml:space="preserve">Fix a forward reference by moving the content ahead of the pointer,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so that each definition or result precedes the sentences that use it.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Then change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“below”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to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“above”</w:t>
        </w:r>
      </w:ins>
      <w:ins w:id="34" w:author="PR Preview" w:date="2026-01-01T00:00:00Z">
        <w:r>
          <w:t xml:space="preserve">, or delete the directional word.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Do not fix a forward reference by removing the hyperlink to the later definition or theorem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while leaving the term in the sentence: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sentence still uses a concept the reader has not encountered,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the reader also loses the link to its definition.</w:t>
        </w:r>
      </w:ins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del w:id="43" w:author="PR Preview" w:date="2026-01-01T00:00:00Z">
        <w:r>
          <w:delText xml:space="preserve">A sentence that names a figure or table placed beside it, such as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“Table 2 shows the estimates”</w:delText>
        </w:r>
      </w:del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reader meets the table at once.</w:delText>
        </w:r>
      </w:del>
    </w:p>
    <w:p>
      <w:pPr>
        <w:pStyle w:val="Compact"/>
        <w:numPr>
          <w:ilvl w:val="0"/>
          <w:numId w:val="1010"/>
        </w:numPr>
      </w:pPr>
      <w:ins w:id="49" w:author="PR Preview" w:date="2026-01-01T00:00:00Z">
        <w:r>
          <w:t xml:space="preserve">A sentence that names a figure or table placed beside it, such as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“Table 2 shows the estimates”</w:t>
        </w:r>
      </w:ins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reader encounters the table at once.</w:t>
        </w:r>
      </w:ins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2026-10-26T08:28:33Z</dcterms:created>
  <dcterms:modified xsi:type="dcterms:W3CDTF">2026-10-26T08:28:33Z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