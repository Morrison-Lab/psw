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del w:id="3" w:author="PR Preview" w:date="2026-01-01T00:00:00Z">
        <w:r>
          <w:delText xml:space="preserve">A word that names a technical concept keeps that one meaning on every page.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Two fields often use the same word for different concepts.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 a reader meets the word in its second sense,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they must stop and work out which concept the sentence means.</w:delText>
        </w:r>
      </w:del>
    </w:p>
    <w:p>
      <w:pPr>
        <w:pStyle w:val="FirstParagraph"/>
      </w:pPr>
      <w:ins w:id="10" w:author="PR Preview" w:date="2026-01-01T00:00:00Z">
        <w:r>
          <w:t xml:space="preserve">A word that names a technical concept keeps that one meaning on every page.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Two fields often use the same word for different concepts.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When a reader encounters the word in its second sense,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they must stop and work out which concept the sentence means.</w:t>
        </w:r>
      </w:ins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2026-10-26T08:29:20Z</dcterms:created>
  <dcterms:modified xsi:type="dcterms:W3CDTF">2026-10-26T08:29:20Z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