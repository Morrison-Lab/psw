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01:23:50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p>
      <w:pPr>
        <w:pStyle w:val="Heading2"/>
      </w:pPr>
      <w:del w:id="3" w:author="PR Preview" w:date="2026-01-01T00:00:00Z">
        <w:r>
          <w:delText xml:space="preserve">0.1 Acknowledgments</w:delText>
        </w:r>
      </w:del>
    </w:p>
    <w:p>
      <w:pPr>
        <w:pStyle w:val="FirstParagraph"/>
      </w:pPr>
      <w:del w:id="4" w:author="PR Preview" w:date="2026-01-01T00:00:00Z">
        <w:r>
          <w:delText xml:space="preserve">The site’s CI tooling was copied from the</w:delText>
        </w:r>
      </w:del>
      <w:del w:id="5" w:author="PR Preview" w:date="2026-01-01T00:00:00Z">
        <w:r>
          <w:delText xml:space="preserve"> </w:delText>
        </w:r>
      </w:del>
      <w:hyperlink r:id="rId11">
        <w:del w:id="6" w:author="PR Preview" w:date="2026-01-01T00:00:00Z">
          <w:r>
            <w:rPr>
              <w:rStyle w:val="Hyperlink"/>
            </w:rPr>
            <w:delText xml:space="preserve">UCD-SERG lab manual</w:delText>
          </w:r>
        </w:del>
      </w:hyperlink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 fork of the</w:delText>
        </w:r>
      </w:del>
      <w:del w:id="10" w:author="PR Preview" w:date="2026-01-01T00:00:00Z">
        <w:r>
          <w:delText xml:space="preserve"> </w:delText>
        </w:r>
      </w:del>
      <w:hyperlink r:id="rId12">
        <w:del w:id="11" w:author="PR Preview" w:date="2026-01-01T00:00:00Z">
          <w:r>
            <w:rPr>
              <w:rStyle w:val="Hyperlink"/>
            </w:rPr>
            <w:delText xml:space="preserve">Benjamin-Chung Lab Manual</w:delText>
          </w:r>
        </w:del>
      </w:hyperlink>
      <w:del w:id="12" w:author="PR Preview" w:date="2026-01-01T00:00:00Z">
        <w:r>
          <w:delText xml:space="preserve">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The site is built from the</w:delText>
        </w:r>
      </w:del>
      <w:del w:id="15" w:author="PR Preview" w:date="2026-01-01T00:00:00Z">
        <w:r>
          <w:delText xml:space="preserve"> </w:delText>
        </w:r>
      </w:del>
      <w:hyperlink r:id="rId13">
        <w:del w:id="16" w:author="PR Preview" w:date="2026-01-01T00:00:00Z">
          <w:r>
            <w:rPr>
              <w:rStyle w:val="Hyperlink"/>
            </w:rPr>
            <w:delText xml:space="preserve">qwt</w:delText>
          </w:r>
        </w:del>
      </w:hyperlink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website template.</w:delText>
        </w:r>
      </w:del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ucd-serg.github.io/lab-manual/" TargetMode="External"/><Relationship Id="rId12" Type="http://schemas.openxmlformats.org/officeDocument/2006/relationships/hyperlink" Target="https://jadebc.github.io/lab-manual/index.html" TargetMode="External"/><Relationship Id="rId13" Type="http://schemas.openxmlformats.org/officeDocument/2006/relationships/hyperlink" Target="https://github.com/Morrison-Lab/qwt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2026-10-26T08:29:33Z</dcterms:created>
  <dcterms:modified xsi:type="dcterms:W3CDTF">2026-10-26T08:29:33Z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