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del w:id="3" w:author="PR Preview" w:date="2026-01-01T00:00:00Z">
        <w:r>
          <w:delText xml:space="preserve">12 Present R results with modern packages</w:delText>
        </w:r>
      </w:del>
    </w:p>
    <w:p>
      <w:pPr>
        <w:pStyle w:val="Heading2"/>
      </w:pPr>
      <w:ins w:id="4" w:author="PR Preview" w:date="2026-01-01T00:00:00Z">
        <w:r>
          <w:t xml:space="preserve">12 Keep each step’s code in one chunk, and put parallel chunks in a language tabset</w:t>
        </w:r>
      </w:ins>
    </w:p>
    <w:p>
      <w:pPr>
        <w:pStyle w:val="FirstParagraph"/>
      </w:pPr>
      <w:ins w:id="5" w:author="PR Preview" w:date="2026-01-01T00:00:00Z">
        <w:r>
          <w:t xml:space="preserve">This rule applies to every executed code chunk in teaching materials,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every course and every teaching repository, in every language.</w:t>
        </w:r>
      </w:ins>
    </w:p>
    <w:p>
      <w:pPr>
        <w:pStyle w:val="Compact"/>
        <w:numPr>
          <w:ilvl w:val="0"/>
          <w:numId w:val="1009"/>
        </w:numPr>
      </w:pPr>
      <w:ins w:id="8" w:author="PR Preview" w:date="2026-01-01T00:00:00Z">
        <w:r>
          <w:t xml:space="preserve">Put parallel versions of one computation in one language tabset, never one chunk after another.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 reader should see one language at a time.</w:t>
        </w:r>
      </w:ins>
    </w:p>
    <w:p>
      <w:pPr>
        <w:pStyle w:val="Compact"/>
        <w:numPr>
          <w:ilvl w:val="0"/>
          <w:numId w:val="1009"/>
        </w:numPr>
      </w:pPr>
      <w:ins w:id="11" w:author="PR Preview" w:date="2026-01-01T00:00:00Z">
        <w:r>
          <w:t xml:space="preserve">Write one chunk for each step of the computation.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 figure’s code is one chunk, even when it takes ten lines.</w:t>
        </w:r>
      </w:ins>
    </w:p>
    <w:p>
      <w:pPr>
        <w:pStyle w:val="Compact"/>
        <w:numPr>
          <w:ilvl w:val="0"/>
          <w:numId w:val="1009"/>
        </w:numPr>
      </w:pPr>
      <w:ins w:id="14" w:author="PR Preview" w:date="2026-01-01T00:00:00Z">
        <w:r>
          <w:t xml:space="preserve">Split a chunk only for a reason that the reader can see:</w:t>
        </w:r>
      </w:ins>
    </w:p>
    <w:p>
      <w:pPr>
        <w:pStyle w:val="Compact"/>
        <w:numPr>
          <w:ilvl w:val="1"/>
          <w:numId w:val="1010"/>
        </w:numPr>
      </w:pPr>
      <w:ins w:id="15" w:author="PR Preview" w:date="2026-01-01T00:00:00Z">
        <w:r>
          <w:rPr>
            <w:b/>
            <w:bCs/>
          </w:rPr>
          <w:t xml:space="preserve">Own label or options</w:t>
        </w:r>
      </w:ins>
      <w:ins w:id="16" w:author="PR Preview" w:date="2026-01-01T00:00:00Z">
        <w:r>
          <w:t xml:space="preserve">: the second part needs its own label, caption or chunk options.</w:t>
        </w:r>
      </w:ins>
    </w:p>
    <w:p>
      <w:pPr>
        <w:pStyle w:val="Compact"/>
        <w:numPr>
          <w:ilvl w:val="1"/>
          <w:numId w:val="1010"/>
        </w:numPr>
      </w:pPr>
      <w:ins w:id="17" w:author="PR Preview" w:date="2026-01-01T00:00:00Z">
        <w:r>
          <w:rPr>
            <w:b/>
            <w:bCs/>
          </w:rPr>
          <w:t xml:space="preserve">Separate output</w:t>
        </w:r>
      </w:ins>
      <w:ins w:id="18" w:author="PR Preview" w:date="2026-01-01T00:00:00Z">
        <w:r>
          <w:t xml:space="preserve">: the second part shows output that the first part should not.</w:t>
        </w:r>
      </w:ins>
    </w:p>
    <w:p>
      <w:pPr>
        <w:pStyle w:val="Compact"/>
        <w:numPr>
          <w:ilvl w:val="1"/>
          <w:numId w:val="1010"/>
        </w:numPr>
      </w:pPr>
      <w:ins w:id="19" w:author="PR Preview" w:date="2026-01-01T00:00:00Z">
        <w:r>
          <w:rPr>
            <w:b/>
            <w:bCs/>
          </w:rPr>
          <w:t xml:space="preserve">Dependent prose</w:t>
        </w:r>
      </w:ins>
      <w:ins w:id="20" w:author="PR Preview" w:date="2026-01-01T00:00:00Z">
        <w:r>
          <w:t xml:space="preserve">: prose between the parts needs the first part’s output.</w:t>
        </w:r>
      </w:ins>
    </w:p>
    <w:p>
      <w:pPr>
        <w:pStyle w:val="Compact"/>
        <w:numPr>
          <w:ilvl w:val="0"/>
          <w:numId w:val="1009"/>
        </w:numPr>
      </w:pPr>
      <w:ins w:id="21" w:author="PR Preview" w:date="2026-01-01T00:00:00Z">
        <w:r>
          <w:t xml:space="preserve">Do not split a chunk to name its parts, or to keep it short.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Comments name the parts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(see</w:t>
        </w:r>
      </w:ins>
      <w:ins w:id="26" w:author="PR Preview" w:date="2026-01-01T00:00:00Z">
        <w:r>
          <w:t xml:space="preserve"> </w:t>
        </w:r>
      </w:ins>
      <w:hyperlink w:anchor="X7c0de8eaf50a5b2644eabf66f1f9b734b8a4a71">
        <w:ins w:id="27" w:author="PR Preview" w:date="2026-01-01T00:00:00Z">
          <w:r>
            <w:rPr>
              <w:rStyle w:val="Hyperlink"/>
            </w:rPr>
            <w:t xml:space="preserve">Comment every code chunk to say what and why</w:t>
          </w:r>
        </w:ins>
      </w:hyperlink>
      <w:ins w:id="2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29" w:author="PR Preview" w:date="2026-01-01T00:00:00Z">
        <w:r>
          <w:t xml:space="preserve">Give a chunk that only stores values for later code or inline code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rStyle w:val="VerbatimChar"/>
          </w:rPr>
          <w:t xml:space="preserve">#| include: false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When the chunk that computes those values is already hidden, merge the storing code into that chunk.</w:t>
        </w:r>
      </w:ins>
    </w:p>
    <w:p>
      <w:pPr>
        <w:pStyle w:val="Compact"/>
        <w:numPr>
          <w:ilvl w:val="0"/>
          <w:numId w:val="1009"/>
        </w:numPr>
      </w:pPr>
      <w:ins w:id="35" w:author="PR Preview" w:date="2026-01-01T00:00:00Z">
        <w:r>
          <w:t xml:space="preserve">Check for output that splits a chunk without a reason.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In Python, reticulate prints the value of each top-level call that returns something other than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None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shows the chunk as one code block per printed value,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such as a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rStyle w:val="VerbatimChar"/>
          </w:rPr>
          <w:t xml:space="preserve">&lt;matplotlib.lines.Line2D object at 0x...&gt;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line after every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rStyle w:val="VerbatimChar"/>
          </w:rPr>
          <w:t xml:space="preserve">ax.plot(...)</w:t>
        </w:r>
      </w:ins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End each such call with a semicolon, or assign its value.</w:t>
        </w:r>
      </w:ins>
    </w:p>
    <w:bookmarkEnd w:id="38"/>
    <w:bookmarkStart w:id="47" w:name="present-r-results-with-modern-packages"/>
    <w:p>
      <w:pPr>
        <w:pStyle w:val="Heading2"/>
      </w:pPr>
      <w:ins w:id="53" w:author="PR Preview" w:date="2026-01-01T00:00:00Z">
        <w:r>
          <w:t xml:space="preserve">13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del w:id="54" w:author="PR Preview" w:date="2026-01-01T00:00:00Z">
        <w:r>
          <w:delText xml:space="preserve">13 Manipulate data with dplyr, not base R</w:delText>
        </w:r>
      </w:del>
    </w:p>
    <w:p>
      <w:pPr>
        <w:pStyle w:val="Heading2"/>
      </w:pPr>
      <w:ins w:id="55" w:author="PR Preview" w:date="2026-01-01T00:00:00Z">
        <w:r>
          <w:t xml:space="preserve">14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del w:id="56" w:author="PR Preview" w:date="2026-01-01T00:00:00Z">
        <w:r>
          <w:delText xml:space="preserve">14 Include code from files instead of copying it</w:delText>
        </w:r>
      </w:del>
    </w:p>
    <w:p>
      <w:pPr>
        <w:pStyle w:val="Heading2"/>
      </w:pPr>
      <w:ins w:id="57" w:author="PR Preview" w:date="2026-01-01T00:00:00Z">
        <w:r>
          <w:t xml:space="preserve">15 Include code from files instead of copying it</w:t>
        </w:r>
      </w:ins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del w:id="58" w:author="PR Preview" w:date="2026-01-01T00:00:00Z">
        <w:r>
          <w:delText xml:space="preserve">15 Comment every code chunk to say what and why</w:delText>
        </w:r>
      </w:del>
    </w:p>
    <w:p>
      <w:pPr>
        <w:pStyle w:val="Heading2"/>
      </w:pPr>
      <w:ins w:id="59" w:author="PR Preview" w:date="2026-01-01T00:00:00Z">
        <w:r>
          <w:t xml:space="preserve">16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del w:id="60" w:author="PR Preview" w:date="2026-01-01T00:00:00Z">
        <w:r>
          <w:delText xml:space="preserve">16 Set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rPr>
            <w:rStyle w:val="VerbatimChar"/>
          </w:rPr>
          <w:delText xml:space="preserve">code-fold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by what the code does and whether the prose mentions it</w:delText>
        </w:r>
      </w:del>
    </w:p>
    <w:p>
      <w:pPr>
        <w:pStyle w:val="Heading2"/>
      </w:pPr>
      <w:ins w:id="65" w:author="PR Preview" w:date="2026-01-01T00:00:00Z">
        <w:r>
          <w:t xml:space="preserve">17 Set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code-fold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 what the code does and whether the prose mentions it</w:t>
        </w:r>
      </w:ins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del w:id="70" w:author="PR Preview" w:date="2026-01-01T00:00:00Z">
        <w:r>
          <w:delText xml:space="preserve">17 Introduce every function in a programming primer</w:delText>
        </w:r>
      </w:del>
    </w:p>
    <w:p>
      <w:pPr>
        <w:pStyle w:val="Heading2"/>
      </w:pPr>
      <w:ins w:id="71" w:author="PR Preview" w:date="2026-01-01T00:00:00Z">
        <w:r>
          <w:t xml:space="preserve">18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del w:id="72" w:author="PR Preview" w:date="2026-01-01T00:00:00Z">
        <w:r>
          <w:delText xml:space="preserve">18 Make figures accessible</w:delText>
        </w:r>
      </w:del>
    </w:p>
    <w:p>
      <w:pPr>
        <w:pStyle w:val="Heading2"/>
      </w:pPr>
      <w:ins w:id="73" w:author="PR Preview" w:date="2026-01-01T00:00:00Z">
        <w:r>
          <w:t xml:space="preserve">19 Make figures accessible</w:t>
        </w:r>
      </w:ins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del w:id="74" w:author="PR Preview" w:date="2026-01-01T00:00:00Z">
        <w:r>
          <w:delText xml:space="preserve">19 Structure slides for the reader</w:delText>
        </w:r>
      </w:del>
    </w:p>
    <w:p>
      <w:pPr>
        <w:pStyle w:val="Heading2"/>
      </w:pPr>
      <w:ins w:id="75" w:author="PR Preview" w:date="2026-01-01T00:00:00Z">
        <w:r>
          <w:t xml:space="preserve">20 Structure slides for the reader</w:t>
        </w:r>
      </w:ins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del w:id="76" w:author="PR Preview" w:date="2026-01-01T00:00:00Z">
        <w:r>
          <w:delText xml:space="preserve">20 Give each concept in a note sheet its own row</w:delText>
        </w:r>
      </w:del>
    </w:p>
    <w:p>
      <w:pPr>
        <w:pStyle w:val="Heading2"/>
      </w:pPr>
      <w:ins w:id="77" w:author="PR Preview" w:date="2026-01-01T00:00:00Z">
        <w:r>
          <w:t xml:space="preserve">21 Give each concept in a note sheet its own row</w:t>
        </w:r>
      </w:ins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del w:id="78" w:author="PR Preview" w:date="2026-01-01T00:00:00Z">
        <w:r>
          <w:delText xml:space="preserve">21 Talk about the ideas, not the notes</w:delText>
        </w:r>
      </w:del>
    </w:p>
    <w:p>
      <w:pPr>
        <w:pStyle w:val="Heading2"/>
      </w:pPr>
      <w:ins w:id="79" w:author="PR Preview" w:date="2026-01-01T00:00:00Z">
        <w:r>
          <w:t xml:space="preserve">22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del w:id="80" w:author="PR Preview" w:date="2026-01-01T00:00:00Z">
        <w:r>
          <w:delText xml:space="preserve">22 Write grading rubrics as checklists</w:delText>
        </w:r>
      </w:del>
    </w:p>
    <w:p>
      <w:pPr>
        <w:pStyle w:val="Heading2"/>
      </w:pPr>
      <w:ins w:id="81" w:author="PR Preview" w:date="2026-01-01T00:00:00Z">
        <w:r>
          <w:t xml:space="preserve">23 Write grading rubrics as checklists</w:t>
        </w:r>
      </w:ins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del w:id="82" w:author="PR Preview" w:date="2026-01-01T00:00:00Z">
        <w:r>
          <w:delText xml:space="preserve">23 Credit other courses without summarizing them</w:delText>
        </w:r>
      </w:del>
    </w:p>
    <w:p>
      <w:pPr>
        <w:pStyle w:val="Heading2"/>
      </w:pPr>
      <w:ins w:id="83" w:author="PR Preview" w:date="2026-01-01T00:00:00Z">
        <w:r>
          <w:t xml:space="preserve">24 Credit other courses without summarizing them</w:t>
        </w:r>
      </w:ins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del w:id="84" w:author="PR Preview" w:date="2026-01-01T00:00:00Z">
        <w:r>
          <w:delText xml:space="preserve">24 Rules that apply to all writing</w:delText>
        </w:r>
      </w:del>
    </w:p>
    <w:p>
      <w:pPr>
        <w:pStyle w:val="Heading2"/>
      </w:pPr>
      <w:ins w:id="85" w:author="PR Preview" w:date="2026-01-01T00:00:00Z">
        <w:r>
          <w:t xml:space="preserve">25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2026-10-27T08:36:54Z</dcterms:created>
  <dcterms:modified xsi:type="dcterms:W3CDTF">2026-10-27T08:36:54Z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