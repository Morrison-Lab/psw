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02:09:13 (PDT)</w:delText>
        </w:r>
      </w:del>
    </w:p>
    <w:p>
      <w:pPr>
        <w:pStyle w:val="Date"/>
      </w:pPr>
      <w:ins w:id="2" w:author="PR Preview" w:date="2026-01-01T00:00:00Z">
        <w:r>
          <w:t xml:space="preserve">Last modified: 2026-10-26 04:33:20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2026-10-26T11:36:50Z</dcterms:created>
  <dcterms:modified xsi:type="dcterms:W3CDTF">2026-10-26T11:36:50Z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04:33:20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