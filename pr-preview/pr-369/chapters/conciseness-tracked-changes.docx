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2026-10-26 09:06:18 (PDT)</w:delText>
        </w:r>
      </w:del>
    </w:p>
    <w:p>
      <w:pPr>
        <w:pStyle w:val="Date"/>
      </w:pPr>
      <w:ins w:id="2" w:author="PR Preview" w:date="2026-01-01T00:00:00Z">
        <w:r>
          <w:t xml:space="preserve">Last modified: 2026-10-26 09:26:59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2026-10-26T16:30:19Z</dcterms:created>
  <dcterms:modified xsi:type="dcterms:W3CDTF">2026-10-26T16:30:19Z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09:26:59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