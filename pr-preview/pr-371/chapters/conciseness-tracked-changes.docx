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09:06:18 (PDT)</w:delText>
        </w:r>
      </w:del>
    </w:p>
    <w:p>
      <w:pPr>
        <w:pStyle w:val="Date"/>
      </w:pPr>
      <w:ins w:id="2" w:author="PR Preview" w:date="2026-01-01T00:00:00Z">
        <w:r>
          <w:t xml:space="preserve">Last modified: 2026-10-26 09:44:55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2026-10-26T16:48:13Z</dcterms:created>
  <dcterms:modified xsi:type="dcterms:W3CDTF">2026-10-26T16:48:13Z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09:44:55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