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09:44:55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del w:id="3" w:author="PR Preview" w:date="2026-01-01T00:00:00Z">
        <w:r>
          <w:delText xml:space="preserve">Find the guideline for the study design on the</w:delText>
        </w:r>
      </w:del>
      <w:del w:id="4" w:author="PR Preview" w:date="2026-01-01T00:00:00Z">
        <w:r>
          <w:delText xml:space="preserve"> </w:delText>
        </w:r>
      </w:del>
      <w:hyperlink r:id="rId12">
        <w:del w:id="5" w:author="PR Preview" w:date="2026-01-01T00:00:00Z">
          <w:r>
            <w:rPr>
              <w:rStyle w:val="Hyperlink"/>
            </w:rPr>
            <w:delText xml:space="preserve">EQUATOR Network</w:delText>
          </w:r>
        </w:del>
      </w:hyperlink>
      <w:del w:id="6" w:author="PR Preview" w:date="2026-01-01T00:00:00Z">
        <w:r>
          <w:delText xml:space="preserve">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follow it while writing,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and submit the completed checklist if the journal asks for it.</w:delText>
        </w:r>
      </w:del>
      <w:del w:id="11" w:author="PR Preview" w:date="2026-01-01T00:00:00Z">
        <w:r>
          <w:delText xml:space="preserve"> </w:delText>
        </w:r>
      </w:del>
      <w:hyperlink w:anchor="tbl-reporting-guidelines">
        <w:del w:id="12" w:author="PR Preview" w:date="2026-01-01T00:00:00Z">
          <w:r>
            <w:rPr>
              <w:rStyle w:val="Hyperlink"/>
            </w:rPr>
            <w:delText xml:space="preserve">Table 1</w:delText>
          </w:r>
        </w:del>
      </w:hyperlink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lists the common ones.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Check the EQUATOR page for the current version before citing one.</w:delText>
        </w:r>
      </w:del>
    </w:p>
    <w:p>
      <w:pPr>
        <w:pStyle w:val="FirstParagraph"/>
      </w:pPr>
      <w:ins w:id="17" w:author="PR Preview" w:date="2026-01-01T00:00:00Z">
        <w:r>
          <w:t xml:space="preserve">Find the guideline for the study design on the</w:t>
        </w:r>
      </w:ins>
      <w:ins w:id="18" w:author="PR Preview" w:date="2026-01-01T00:00:00Z">
        <w:r>
          <w:t xml:space="preserve"> </w:t>
        </w:r>
      </w:ins>
      <w:hyperlink r:id="rId24">
        <w:ins w:id="19" w:author="PR Preview" w:date="2026-01-01T00:00:00Z">
          <w:r>
            <w:rPr>
              <w:rStyle w:val="Hyperlink"/>
            </w:rPr>
            <w:t xml:space="preserve">EQUATOR Network</w:t>
          </w:r>
        </w:ins>
      </w:hyperlink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website,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which catalogs reporting guidelines for health research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(Simera et al. 2010)</w:t>
        </w:r>
      </w:ins>
      <w:ins w:id="26" w:author="PR Preview" w:date="2026-01-01T00:00:00Z">
        <w:r>
          <w:t xml:space="preserve">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Follow the guideline while writing,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and submit the completed checklist if the journal asks for it.</w:t>
        </w:r>
      </w:ins>
      <w:ins w:id="31" w:author="PR Preview" w:date="2026-01-01T00:00:00Z">
        <w:r>
          <w:t xml:space="preserve"> </w:t>
        </w:r>
      </w:ins>
      <w:hyperlink w:anchor="tbl-reporting-guidelines">
        <w:ins w:id="32" w:author="PR Preview" w:date="2026-01-01T00:00:00Z">
          <w:r>
            <w:rPr>
              <w:rStyle w:val="Hyperlink"/>
            </w:rPr>
            <w:t xml:space="preserve">Table 1</w:t>
          </w:r>
        </w:ins>
      </w:hyperlink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lists the common guidelines.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Check the EQUATOR Network website for the current version of a guideline before citing it.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ins w:id="37" w:author="PR Preview" w:date="2026-01-01T00:00:00Z">
        <w:r>
          <w:t xml:space="preserve">Simera, Iveta, David Moher, John Hoey, Kenneth F. Schulz, and Douglas G. Altman. 2010.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“A Catalogue of Reporting Guidelines for Health Research.”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rPr>
            <w:i/>
            <w:iCs/>
          </w:rPr>
          <w:t xml:space="preserve">European Journal of Clinical Investigation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40 (1): 35–53.</w:t>
        </w:r>
      </w:ins>
      <w:ins w:id="44" w:author="PR Preview" w:date="2026-01-01T00:00:00Z">
        <w:r>
          <w:t xml:space="preserve"> </w:t>
        </w:r>
      </w:ins>
      <w:hyperlink r:id="rId41">
        <w:ins w:id="45" w:author="PR Preview" w:date="2026-01-01T00:00:00Z">
          <w:r>
            <w:rPr>
              <w:rStyle w:val="Hyperlink"/>
            </w:rPr>
            <w:t xml:space="preserve">https://doi.org/10.1111/j.1365-2362.2009.02234.x</w:t>
          </w:r>
        </w:ins>
      </w:hyperlink>
      <w:ins w:id="46" w:author="PR Preview" w:date="2026-01-01T00:00:00Z">
        <w:r>
          <w:t xml:space="preserve">.</w:t>
        </w:r>
      </w:ins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Relationship Id="rId12" Type="http://schemas.openxmlformats.org/officeDocument/2006/relationships/hyperlink" Target="https://www.equator-network.org/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2026-10-26T16:49:12Z</dcterms:created>
  <dcterms:modified xsi:type="dcterms:W3CDTF">2026-10-26T16:49:12Z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