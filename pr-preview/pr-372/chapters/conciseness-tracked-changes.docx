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2026-10-26 10:59:23 (PDT)</w:delText>
        </w:r>
      </w:del>
    </w:p>
    <w:p>
      <w:pPr>
        <w:pStyle w:val="Date"/>
      </w:pPr>
      <w:ins w:id="2" w:author="PR Preview" w:date="2026-01-01T00:00:00Z">
        <w:r>
          <w:t xml:space="preserve">Last modified: 2026-10-26 11:26:17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2026-10-26T18:29:28Z</dcterms:created>
  <dcterms:modified xsi:type="dcterms:W3CDTF">2026-10-26T18:29:28Z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11:26:17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