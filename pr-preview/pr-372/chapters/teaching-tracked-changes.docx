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2026-10-26 10:59:23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12:44:18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ins w:id="3" w:author="PR Preview" w:date="2026-01-01T00:00:00Z">
        <w:r>
          <w:t xml:space="preserve">Give every div whose title mentions visualization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(</w:t>
        </w:r>
      </w:ins>
      <w:ins w:id="6" w:author="PR Preview" w:date="2026-01-01T00:00:00Z">
        <w:r>
          <w:rPr>
            <w:i/>
            <w:iCs/>
          </w:rPr>
          <w:t xml:space="preserve">visualize</w:t>
        </w:r>
      </w:ins>
      <w:ins w:id="7" w:author="PR Preview" w:date="2026-01-01T00:00:00Z">
        <w:r>
          <w:t xml:space="preserve">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rPr>
            <w:i/>
            <w:iCs/>
          </w:rPr>
          <w:t xml:space="preserve">visualizing</w:t>
        </w:r>
      </w:ins>
      <w:ins w:id="10" w:author="PR Preview" w:date="2026-01-01T00:00:00Z">
        <w:r>
          <w:t xml:space="preserve">,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rPr>
            <w:i/>
            <w:iCs/>
          </w:rPr>
          <w:t xml:space="preserve">visualization</w:t>
        </w:r>
      </w:ins>
      <w:ins w:id="13" w:author="PR Preview" w:date="2026-01-01T00:00:00Z">
        <w:r>
          <w:t xml:space="preserve">) a corresponding figure (Ezra, 2026-10-26).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For an exercise, the figure may sit in the exercise or in its solution.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The rule also covers any div that asks for a picture: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a title or an exercise prompt that says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rPr>
            <w:i/>
            <w:iCs/>
          </w:rPr>
          <w:t xml:space="preserve">plot</w:t>
        </w:r>
      </w:ins>
      <w:ins w:id="22" w:author="PR Preview" w:date="2026-01-01T00:00:00Z">
        <w:r>
          <w:t xml:space="preserve">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rPr>
            <w:i/>
            <w:iCs/>
          </w:rPr>
          <w:t xml:space="preserve">sketch</w:t>
        </w:r>
      </w:ins>
      <w:ins w:id="25" w:author="PR Preview" w:date="2026-01-01T00:00:00Z">
        <w:r>
          <w:t xml:space="preserve">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rPr>
            <w:i/>
            <w:iCs/>
          </w:rPr>
          <w:t xml:space="preserve">draw</w:t>
        </w:r>
      </w:ins>
      <w:ins w:id="28" w:author="PR Preview" w:date="2026-01-01T00:00:00Z">
        <w:r>
          <w:t xml:space="preserve">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rPr>
            <w:i/>
            <w:iCs/>
          </w:rPr>
          <w:t xml:space="preserve">diagram</w:t>
        </w:r>
      </w:ins>
      <w:ins w:id="31" w:author="PR Preview" w:date="2026-01-01T00:00:00Z">
        <w:r>
          <w:t xml:space="preserve">, or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rPr>
            <w:i/>
            <w:iCs/>
          </w:rPr>
          <w:t xml:space="preserve">contour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(in any inflection, such as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rPr>
            <w:i/>
            <w:iCs/>
          </w:rPr>
          <w:t xml:space="preserve">plotting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or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rPr>
            <w:i/>
            <w:iCs/>
          </w:rPr>
          <w:t xml:space="preserve">sketching</w:t>
        </w:r>
      </w:ins>
      <w:ins w:id="42" w:author="PR Preview" w:date="2026-01-01T00:00:00Z">
        <w:r>
          <w:t xml:space="preserve">),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or that asks the reader to mark points on a surface.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The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rPr>
            <w:rStyle w:val="VerbatimChar"/>
          </w:rPr>
          <w:t xml:space="preserve">check-visualization-figures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workflow in</w:t>
        </w:r>
      </w:ins>
      <w:ins w:id="51" w:author="PR Preview" w:date="2026-01-01T00:00:00Z">
        <w:r>
          <w:t xml:space="preserve"> </w:t>
        </w:r>
      </w:ins>
      <w:hyperlink r:id="rId27">
        <w:ins w:id="52" w:author="PR Preview" w:date="2026-01-01T00:00:00Z">
          <w:r>
            <w:rPr>
              <w:rStyle w:val="VerbatimChar"/>
            </w:rPr>
            <w:t xml:space="preserve">gha</w:t>
          </w:r>
        </w:ins>
      </w:hyperlink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reports, in a pull request, each such div that has no figure in it or in its solution,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and a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rPr>
            <w:rStyle w:val="VerbatimChar"/>
          </w:rPr>
          <w:t xml:space="preserve">&lt;!-- no-figure: reason --&gt;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comment inside the div suppresses that report,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as it does for an example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(</w:t>
        </w:r>
      </w:ins>
      <w:hyperlink r:id="rId29">
        <w:ins w:id="65" w:author="PR Preview" w:date="2026-01-01T00:00:00Z">
          <w:r>
            <w:rPr>
              <w:rStyle w:val="Hyperlink"/>
            </w:rPr>
            <w:t xml:space="preserve">gha#1262</w:t>
          </w:r>
        </w:ins>
      </w:hyperlink>
      <w:ins w:id="66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46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4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6"/>
    <w:bookmarkStart w:id="50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0"/>
    <w:bookmarkStart w:id="52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2"/>
    <w:bookmarkStart w:id="53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3"/>
    <w:bookmarkStart w:id="54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4"/>
    <w:bookmarkStart w:id="55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5"/>
    <w:bookmarkStart w:id="56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6"/>
    <w:bookmarkStart w:id="58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7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8"/>
    <w:bookmarkStart w:id="60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9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9"/>
    <w:bookmarkEnd w:id="60"/>
    <w:bookmarkStart w:id="61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1"/>
    <w:bookmarkStart w:id="65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2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3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4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5"/>
    <w:bookmarkStart w:id="74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3" w:name="refs"/>
    <w:bookmarkStart w:id="72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1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0" Type="http://schemas.openxmlformats.org/officeDocument/2006/relationships/hyperlink" Target="avoid-cliches.qmd" TargetMode="External"/><Relationship Id="rId62" Type="http://schemas.openxmlformats.org/officeDocument/2006/relationships/hyperlink" Target="citations-evidence.qmd#adapting-another-courses-material" TargetMode="External"/><Relationship Id="rId64" Type="http://schemas.openxmlformats.org/officeDocument/2006/relationships/hyperlink" Target="citations-evidence.qmd#put-the-content-first" TargetMode="External"/><Relationship Id="rId63" Type="http://schemas.openxmlformats.org/officeDocument/2006/relationships/hyperlink" Target="citations-evidence.qmd#quote-the-original" TargetMode="External"/><Relationship Id="rId66" Type="http://schemas.openxmlformats.org/officeDocument/2006/relationships/hyperlink" Target="conciseness.qmd#lead-with-the-subject" TargetMode="External"/><Relationship Id="rId57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7" Type="http://schemas.openxmlformats.org/officeDocument/2006/relationships/hyperlink" Target="grammar.qmd#demonstrative-pronouns" TargetMode="External"/><Relationship Id="rId44" Type="http://schemas.openxmlformats.org/officeDocument/2006/relationships/hyperlink" Target="https://cran.r-project.org/package=broom" TargetMode="External"/><Relationship Id="rId39" Type="http://schemas.openxmlformats.org/officeDocument/2006/relationships/hyperlink" Target="https://cran.r-project.org/package=gtsummary" TargetMode="External"/><Relationship Id="rId71" Type="http://schemas.openxmlformats.org/officeDocument/2006/relationships/hyperlink" Target="https://doi.org/10.1073/pnas.1319030111" TargetMode="External"/><Relationship Id="rId47" Type="http://schemas.openxmlformats.org/officeDocument/2006/relationships/hyperlink" Target="https://dplyr.tidyverse.org/" TargetMode="External"/><Relationship Id="rId38" Type="http://schemas.openxmlformats.org/officeDocument/2006/relationships/hyperlink" Target="https://easystats.github.io/parameters/" TargetMode="External"/><Relationship Id="rId43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0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5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1" Type="http://schemas.openxmlformats.org/officeDocument/2006/relationships/hyperlink" Target="https://github.com/quarto-ext/include-code-files" TargetMode="External"/><Relationship Id="rId42" Type="http://schemas.openxmlformats.org/officeDocument/2006/relationships/hyperlink" Target="https://strengejacke.github.io/ggeffects/" TargetMode="External"/><Relationship Id="rId41" Type="http://schemas.openxmlformats.org/officeDocument/2006/relationships/hyperlink" Target="https://strengejacke.github.io/sjPlot/" TargetMode="External"/><Relationship Id="rId49" Type="http://schemas.openxmlformats.org/officeDocument/2006/relationships/hyperlink" Target="https://tibble.tidyverse.org/" TargetMode="External"/><Relationship Id="rId48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69" Type="http://schemas.openxmlformats.org/officeDocument/2006/relationships/hyperlink" Target="word-choice.qmd#avoid-vague-and-metaphorical-language" TargetMode="External"/><Relationship Id="rId68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avoid-cliches.qmd" TargetMode="External"/><Relationship Id="rId62" Type="http://schemas.openxmlformats.org/officeDocument/2006/relationships/hyperlink" Target="citations-evidence.qmd#adapting-another-courses-material" TargetMode="External"/><Relationship Id="rId64" Type="http://schemas.openxmlformats.org/officeDocument/2006/relationships/hyperlink" Target="citations-evidence.qmd#put-the-content-first" TargetMode="External"/><Relationship Id="rId63" Type="http://schemas.openxmlformats.org/officeDocument/2006/relationships/hyperlink" Target="citations-evidence.qmd#quote-the-original" TargetMode="External"/><Relationship Id="rId66" Type="http://schemas.openxmlformats.org/officeDocument/2006/relationships/hyperlink" Target="conciseness.qmd#lead-with-the-subject" TargetMode="External"/><Relationship Id="rId57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7" Type="http://schemas.openxmlformats.org/officeDocument/2006/relationships/hyperlink" Target="grammar.qmd#demonstrative-pronouns" TargetMode="External"/><Relationship Id="rId44" Type="http://schemas.openxmlformats.org/officeDocument/2006/relationships/hyperlink" Target="https://cran.r-project.org/package=broom" TargetMode="External"/><Relationship Id="rId39" Type="http://schemas.openxmlformats.org/officeDocument/2006/relationships/hyperlink" Target="https://cran.r-project.org/package=gtsummary" TargetMode="External"/><Relationship Id="rId71" Type="http://schemas.openxmlformats.org/officeDocument/2006/relationships/hyperlink" Target="https://doi.org/10.1073/pnas.1319030111" TargetMode="External"/><Relationship Id="rId47" Type="http://schemas.openxmlformats.org/officeDocument/2006/relationships/hyperlink" Target="https://dplyr.tidyverse.org/" TargetMode="External"/><Relationship Id="rId38" Type="http://schemas.openxmlformats.org/officeDocument/2006/relationships/hyperlink" Target="https://easystats.github.io/parameters/" TargetMode="External"/><Relationship Id="rId43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0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5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1" Type="http://schemas.openxmlformats.org/officeDocument/2006/relationships/hyperlink" Target="https://github.com/quarto-ext/include-code-files" TargetMode="External"/><Relationship Id="rId42" Type="http://schemas.openxmlformats.org/officeDocument/2006/relationships/hyperlink" Target="https://strengejacke.github.io/ggeffects/" TargetMode="External"/><Relationship Id="rId41" Type="http://schemas.openxmlformats.org/officeDocument/2006/relationships/hyperlink" Target="https://strengejacke.github.io/sjPlot/" TargetMode="External"/><Relationship Id="rId49" Type="http://schemas.openxmlformats.org/officeDocument/2006/relationships/hyperlink" Target="https://tibble.tidyverse.org/" TargetMode="External"/><Relationship Id="rId48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69" Type="http://schemas.openxmlformats.org/officeDocument/2006/relationships/hyperlink" Target="word-choice.qmd#avoid-vague-and-metaphorical-language" TargetMode="External"/><Relationship Id="rId68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2026-10-26T19:48:28Z</dcterms:created>
  <dcterms:modified xsi:type="dcterms:W3CDTF">2026-10-26T19:48:28Z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