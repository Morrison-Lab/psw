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2026-10-26 10:59:23 (PDT)</w:delText>
        </w:r>
      </w:del>
    </w:p>
    <w:p>
      <w:pPr>
        <w:pStyle w:val="Date"/>
      </w:pPr>
      <w:ins w:id="2" w:author="PR Preview" w:date="2026-01-01T00:00:00Z">
        <w:r>
          <w:t xml:space="preserve">Last modified: 2026-10-26 11:46:06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3"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Start w:id="42" w:name="exm-case-bullets"/>
    <w:p>
      <w:pPr>
        <w:pStyle w:val="BodyText"/>
      </w:pPr>
      <w:r>
        <w:rPr>
          <w:b/>
          <w:bCs/>
        </w:rPr>
        <w:t xml:space="preserve">Example 11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w:r>
        <w:t xml:space="preserve">$\dexpitf{0} = 1/4$</w:t>
      </w:r>
      <w:r>
        <w:t xml:space="preserve">.</w:t>
      </w:r>
      <w:r>
        <w:t xml:space="preserve"> </w:t>
      </w:r>
      <w:r>
        <w:t xml:space="preserve">At</w:t>
      </w:r>
      <w:r>
        <w:t xml:space="preserve"> </w:t>
      </w:r>
      <m:oMath>
        <m:r>
          <m:t>z</m:t>
        </m:r>
        <m:r>
          <m:rPr>
            <m:sty m:val="p"/>
          </m:rPr>
          <m:t>=</m:t>
        </m:r>
        <m:r>
          <m:t>2</m:t>
        </m:r>
      </m:oMath>
      <w:r>
        <w:t xml:space="preserve"> </w:t>
      </w:r>
      <w:r>
        <w:t xml:space="preserve">it is</w:t>
      </w:r>
      <w:r>
        <w:t xml:space="preserve"> </w:t>
      </w:r>
      <w:r>
        <w:t xml:space="preserve">$\dexpitf{2} \approx 0.105$</w:t>
      </w:r>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w:r>
        <w:t xml:space="preserve">$\dexpitf{-2} \approx 0.105$</w:t>
      </w:r>
      <w:r>
        <w:t xml:space="preserve">.</w:t>
      </w:r>
    </w:p>
    <w:p>
      <w:pPr>
        <w:pStyle w:val="BlockText"/>
      </w:pPr>
      <w:r>
        <w:t xml:space="preserve">✅ The slope</w:t>
      </w:r>
      <w:r>
        <w:t xml:space="preserve"> </w:t>
      </w:r>
      <w:r>
        <w:t xml:space="preserve">$\dexpitf{z}$</w:t>
      </w:r>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w:r>
        <w:t xml:space="preserve">$\dexpitf{0} = 1/4$</w:t>
      </w:r>
      <w:r>
        <w:t xml:space="preserve">.</w:t>
      </w:r>
    </w:p>
    <w:p>
      <w:pPr>
        <w:pStyle w:val="Compact"/>
        <w:numPr>
          <w:ilvl w:val="0"/>
          <w:numId w:val="1015"/>
        </w:numPr>
      </w:pPr>
      <m:oMath>
        <m:r>
          <m:t>z</m:t>
        </m:r>
        <m:r>
          <m:rPr>
            <m:sty m:val="p"/>
          </m:rPr>
          <m:t>=</m:t>
        </m:r>
        <m:r>
          <m:t>2</m:t>
        </m:r>
      </m:oMath>
      <w:r>
        <w:rPr>
          <w:b/>
          <w:bCs/>
        </w:rPr>
        <w:t xml:space="preserve">:</w:t>
      </w:r>
      <w:r>
        <w:t xml:space="preserve"> </w:t>
      </w:r>
      <w:r>
        <w:t xml:space="preserve">$\dexpitf{2} \approx 0.105$</w:t>
      </w:r>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w:r>
        <w:t xml:space="preserve">$\dexpitf{-2} \approx 0.105$</w:t>
      </w:r>
      <w:r>
        <w:t xml:space="preserve">.</w:t>
      </w:r>
    </w:p>
    <w:p>
      <w:pPr>
        <w:pStyle w:val="FirstParagraph"/>
      </w:pPr>
      <w:r>
        <w:t xml:space="preserve">The labels let the reader find a case at a glance,</w:t>
      </w:r>
      <w:r>
        <w:t xml:space="preserve"> </w:t>
      </w:r>
      <w:r>
        <w:t xml:space="preserve">and the bullets show that there are three.</w:t>
      </w:r>
    </w:p>
    <w:bookmarkEnd w:id="42"/>
    <w:bookmarkEnd w:id="43"/>
    <w:bookmarkStart w:id="49"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4">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5">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6">
        <w:r>
          <w:rPr>
            <w:rStyle w:val="Hyperlink"/>
          </w:rPr>
          <w:t xml:space="preserve">Making expressions concise</w:t>
        </w:r>
      </w:hyperlink>
      <w:r>
        <w:t xml:space="preserve">.</w:t>
      </w:r>
    </w:p>
    <w:bookmarkStart w:id="48" w:name="exm-communicate-not-impress"/>
    <w:p>
      <w:pPr>
        <w:pStyle w:val="FirstParagraph"/>
      </w:pPr>
      <w:r>
        <w:rPr>
          <w:b/>
          <w:bCs/>
        </w:rPr>
        <w:t xml:space="preserve">Example 12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7">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8"/>
    <w:bookmarkEnd w:id="49"/>
    <w:bookmarkStart w:id="57"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6" w:name="refs"/>
    <w:bookmarkStart w:id="51"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0">
        <w:r>
          <w:rPr>
            <w:rStyle w:val="Hyperlink"/>
          </w:rPr>
          <w:t xml:space="preserve">https://www.gutenberg.org/ebooks/37134</w:t>
        </w:r>
      </w:hyperlink>
      <w:r>
        <w:t xml:space="preserve">.</w:t>
      </w:r>
    </w:p>
    <w:bookmarkEnd w:id="51"/>
    <w:bookmarkStart w:id="5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2">
        <w:r>
          <w:rPr>
            <w:rStyle w:val="Hyperlink"/>
          </w:rPr>
          <w:t xml:space="preserve">https://en.wikipedia.org/wiki/Ernest_Hemingway#Writing_style</w:t>
        </w:r>
      </w:hyperlink>
      <w:r>
        <w:t xml:space="preserve">.</w:t>
      </w:r>
    </w:p>
    <w:bookmarkEnd w:id="53"/>
    <w:bookmarkStart w:id="5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4">
        <w:r>
          <w:rPr>
            <w:rStyle w:val="Hyperlink"/>
          </w:rPr>
          <w:t xml:space="preserve">https://en.wikipedia.org/wiki/Julius_Caesar#Literary_works</w:t>
        </w:r>
      </w:hyperlink>
      <w:r>
        <w:t xml:space="preserve">.</w:t>
      </w:r>
    </w:p>
    <w:bookmarkEnd w:id="55"/>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52" Type="http://schemas.openxmlformats.org/officeDocument/2006/relationships/hyperlink" Target="https://en.wikipedia.org/wiki/Ernest_Hemingway#Writing_style" TargetMode="External"/><Relationship Id="rId54"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50"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45" Type="http://schemas.openxmlformats.org/officeDocument/2006/relationships/hyperlink" Target="inclusive-writing.qmd#keep-a-predictable-structure" TargetMode="External"/><Relationship Id="rId46" Type="http://schemas.openxmlformats.org/officeDocument/2006/relationships/hyperlink" Target="notation.qmd#making-expressions-concise" TargetMode="External"/><Relationship Id="rId17" Type="http://schemas.openxmlformats.org/officeDocument/2006/relationships/hyperlink" Target="teaching.qmd#talk-about-the-ideas-not-the-notes" TargetMode="External"/><Relationship Id="rId44" Type="http://schemas.openxmlformats.org/officeDocument/2006/relationships/hyperlink" Target="word-choice.qmd" TargetMode="External"/><Relationship Id="rId47" Type="http://schemas.openxmlformats.org/officeDocument/2006/relationships/hyperlink" Target="word-choice.qmd#exm-jargon"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52" Type="http://schemas.openxmlformats.org/officeDocument/2006/relationships/hyperlink" Target="https://en.wikipedia.org/wiki/Ernest_Hemingway#Writing_style" TargetMode="External"/><Relationship Id="rId54"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50"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45" Type="http://schemas.openxmlformats.org/officeDocument/2006/relationships/hyperlink" Target="inclusive-writing.qmd#keep-a-predictable-structure" TargetMode="External"/><Relationship Id="rId46" Type="http://schemas.openxmlformats.org/officeDocument/2006/relationships/hyperlink" Target="notation.qmd#making-expressions-concise" TargetMode="External"/><Relationship Id="rId17" Type="http://schemas.openxmlformats.org/officeDocument/2006/relationships/hyperlink" Target="teaching.qmd#talk-about-the-ideas-not-the-notes" TargetMode="External"/><Relationship Id="rId44" Type="http://schemas.openxmlformats.org/officeDocument/2006/relationships/hyperlink" Target="word-choice.qmd" TargetMode="External"/><Relationship Id="rId47" Type="http://schemas.openxmlformats.org/officeDocument/2006/relationships/hyperlink" Target="word-choice.qmd#exm-jarg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2026-10-26T18:48:43Z</dcterms:created>
  <dcterms:modified xsi:type="dcterms:W3CDTF">2026-10-26T18:48:43Z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11:46:06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