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Slides, posters, and figures</w:t>
      </w:r>
    </w:p>
    <w:p>
      <w:pPr>
        <w:pStyle w:val="Date"/>
      </w:pPr>
      <w:del w:id="1" w:author="PR Preview" w:date="2026-01-01T00:00:00Z">
        <w:r>
          <w:delText xml:space="preserve">Last modified: 2026-10-26 13:08:28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2026-10-26 13:12:42 (PDT)</w:t>
        </w:r>
      </w:ins>
    </w:p>
    <w:p>
      <w:pPr>
        <w:pStyle w:val="FirstParagraph"/>
      </w:pPr>
      <w:r>
        <w:t xml:space="preserve">Talks, posters, and figures carry the same research as a paper,</w:t>
      </w:r>
      <w:r>
        <w:t xml:space="preserve"> </w:t>
      </w:r>
      <w:r>
        <w:t xml:space="preserve">but the reader sees them for less time and cannot reread them.</w:t>
      </w:r>
      <w:r>
        <w:t xml:space="preserve"> </w:t>
      </w:r>
      <w:r>
        <w:t xml:space="preserve">This chapter gives practical rules for each.</w:t>
      </w:r>
    </w:p>
    <w:bookmarkStart w:id="9" w:name="sec-slide-deck-guidelines"/>
    <w:p>
      <w:pPr>
        <w:pStyle w:val="Heading2"/>
      </w:pPr>
      <w:r>
        <w:t xml:space="preserve">1 Guidelines for slide decks</w:t>
      </w:r>
    </w:p>
    <w:p>
      <w:pPr>
        <w:pStyle w:val="FirstParagraph"/>
      </w:pPr>
      <w:r>
        <w:t xml:space="preserve">When preparing slides for a lab meeting,</w:t>
      </w:r>
      <w:r>
        <w:t xml:space="preserve"> </w:t>
      </w:r>
      <w:r>
        <w:t xml:space="preserve">conference, qualifying exam, or thesis defense,</w:t>
      </w:r>
      <w:r>
        <w:t xml:space="preserve"> </w:t>
      </w:r>
      <w:r>
        <w:t xml:space="preserve">follow these guidelines: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Always include slide numbers</w:t>
      </w:r>
      <w:r>
        <w:t xml:space="preserve">:</w:t>
      </w:r>
      <w:r>
        <w:t xml:space="preserve"> </w:t>
      </w:r>
      <w:r>
        <w:t xml:space="preserve">Slide numbers make feedback specific.</w:t>
      </w:r>
      <w:r>
        <w:t xml:space="preserve"> </w:t>
      </w:r>
      <w:r>
        <w:t xml:space="preserve">During questions or a practice run,</w:t>
      </w:r>
      <w:r>
        <w:t xml:space="preserve"> </w:t>
      </w:r>
      <w:r>
        <w:t xml:space="preserve">listeners need to refer back to a slide quickly</w:t>
      </w:r>
      <w:r>
        <w:t xml:space="preserve"> </w:t>
      </w:r>
      <w:r>
        <w:t xml:space="preserve">(e.g.,</w:t>
      </w:r>
      <w:r>
        <w:t xml:space="preserve"> </w:t>
      </w:r>
      <w:r>
        <w:t xml:space="preserve">“On slide 14, how was that variable defined?”</w:t>
      </w:r>
      <w:r>
        <w:t xml:space="preserve">)</w:t>
      </w:r>
      <w:r>
        <w:t xml:space="preserve"> </w:t>
      </w:r>
      <w:r>
        <w:t xml:space="preserve">instead of describing it or guessing where a topic occurred.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Complete, record, and review practice runs</w:t>
      </w:r>
      <w:r>
        <w:t xml:space="preserve">:</w:t>
      </w:r>
      <w:r>
        <w:t xml:space="preserve"> </w:t>
      </w:r>
      <w:r>
        <w:t xml:space="preserve">Before any significant presentation,</w:t>
      </w:r>
      <w:r>
        <w:t xml:space="preserve"> </w:t>
      </w:r>
      <w:r>
        <w:t xml:space="preserve">rehearse the complete talk out loud,</w:t>
      </w:r>
      <w:r>
        <w:t xml:space="preserve"> </w:t>
      </w:r>
      <w:r>
        <w:t xml:space="preserve">record the practice run (with screen recording software, a webcam, or your phone),</w:t>
      </w:r>
      <w:r>
        <w:t xml:space="preserve"> </w:t>
      </w:r>
      <w:r>
        <w:t xml:space="preserve">and watch the recording.</w:t>
      </w:r>
      <w:r>
        <w:t xml:space="preserve"> </w:t>
      </w:r>
      <w:r>
        <w:t xml:space="preserve">The recording shows your pacing, timing, filler words, and transitions,</w:t>
      </w:r>
      <w:r>
        <w:t xml:space="preserve"> </w:t>
      </w:r>
      <w:r>
        <w:t xml:space="preserve">and whether slide text and figures stay legible on screen.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One main point per slide</w:t>
      </w:r>
      <w:r>
        <w:t xml:space="preserve">:</w:t>
      </w:r>
      <w:r>
        <w:t xml:space="preserve"> </w:t>
      </w:r>
      <w:r>
        <w:t xml:space="preserve">Limit the cognitive load of each slide.</w:t>
      </w:r>
      <w:r>
        <w:t xml:space="preserve"> </w:t>
      </w:r>
      <w:r>
        <w:t xml:space="preserve">If a slide presents several findings or a complex argument,</w:t>
      </w:r>
      <w:r>
        <w:t xml:space="preserve"> </w:t>
      </w:r>
      <w:r>
        <w:t xml:space="preserve">split it across consecutive slides so the audience can follow each point.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Prefer visual evidence</w:t>
      </w:r>
      <w:r>
        <w:t xml:space="preserve">:</w:t>
      </w:r>
      <w:r>
        <w:t xml:space="preserve"> </w:t>
      </w:r>
      <w:r>
        <w:t xml:space="preserve">Audiences cannot read dense paragraphs while listening to a speaker.</w:t>
      </w:r>
      <w:r>
        <w:t xml:space="preserve"> </w:t>
      </w:r>
      <w:r>
        <w:t xml:space="preserve">Use clean charts, diagrams, and annotated figures instead of text-heavy bullet lists.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Direct attention</w:t>
      </w:r>
      <w:r>
        <w:t xml:space="preserve">:</w:t>
      </w:r>
      <w:r>
        <w:t xml:space="preserve"> </w:t>
      </w:r>
      <w:r>
        <w:t xml:space="preserve">Use callouts, annotations, or a sequential reveal</w:t>
      </w:r>
      <w:r>
        <w:t xml:space="preserve"> </w:t>
      </w:r>
      <w:r>
        <w:t xml:space="preserve">so the audience looks at the part of the figure you are discussing.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Show software working</w:t>
      </w:r>
      <w:r>
        <w:t xml:space="preserve">:</w:t>
      </w:r>
      <w:r>
        <w:t xml:space="preserve"> </w:t>
      </w:r>
      <w:r>
        <w:t xml:space="preserve">When you present a package or a pipeline, show live output, reproducible code, or a screenshot</w:t>
      </w:r>
      <w:r>
        <w:t xml:space="preserve"> </w:t>
      </w:r>
      <w:r>
        <w:t xml:space="preserve">instead of only listing its features.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Ensure high contrast and readability</w:t>
      </w:r>
      <w:r>
        <w:t xml:space="preserve">:</w:t>
      </w:r>
      <w:r>
        <w:t xml:space="preserve"> </w:t>
      </w:r>
      <w:r>
        <w:t xml:space="preserve">Use large fonts and high-contrast colors.</w:t>
      </w:r>
      <w:r>
        <w:t xml:space="preserve"> </w:t>
      </w:r>
      <w:r>
        <w:t xml:space="preserve">Check that axis labels, legends, and annotations can be read</w:t>
      </w:r>
      <w:r>
        <w:t xml:space="preserve"> </w:t>
      </w:r>
      <w:r>
        <w:t xml:space="preserve">from the back of a large room or on a low-resolution projector.</w:t>
      </w:r>
    </w:p>
    <w:bookmarkEnd w:id="9"/>
    <w:bookmarkStart w:id="12" w:name="sec-presentation-resources"/>
    <w:p>
      <w:pPr>
        <w:pStyle w:val="Heading2"/>
      </w:pPr>
      <w:r>
        <w:t xml:space="preserve">2 Presentation and poster resources</w:t>
      </w:r>
    </w:p>
    <w:p>
      <w:pPr>
        <w:pStyle w:val="Compact"/>
        <w:numPr>
          <w:ilvl w:val="0"/>
          <w:numId w:val="1002"/>
        </w:numPr>
      </w:pPr>
      <w:r>
        <w:t xml:space="preserve">How to tell a compelling story in scientific presentations</w:t>
      </w:r>
      <w:r>
        <w:t xml:space="preserve"> </w:t>
      </w:r>
      <w:r>
        <w:t xml:space="preserve">(Kirchoff 2021)</w:t>
      </w:r>
    </w:p>
    <w:p>
      <w:pPr>
        <w:pStyle w:val="Compact"/>
        <w:numPr>
          <w:ilvl w:val="0"/>
          <w:numId w:val="1002"/>
        </w:numPr>
      </w:pPr>
      <w:r>
        <w:t xml:space="preserve">The science of storytelling: the David Attenborough style of scientific presentation</w:t>
      </w:r>
      <w:r>
        <w:t xml:space="preserve"> </w:t>
      </w:r>
      <w:r>
        <w:t xml:space="preserve">(Ratcliff 2023)</w:t>
      </w:r>
    </w:p>
    <w:p>
      <w:pPr>
        <w:pStyle w:val="Compact"/>
        <w:numPr>
          <w:ilvl w:val="0"/>
          <w:numId w:val="1002"/>
        </w:numPr>
      </w:pPr>
      <w:hyperlink r:id="rId10">
        <w:r>
          <w:rPr>
            <w:rStyle w:val="Hyperlink"/>
          </w:rPr>
          <w:t xml:space="preserve">How to create a better research poster in less time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Mike Morrison’s video introducing the #betterposter template</w:t>
      </w:r>
    </w:p>
    <w:p>
      <w:pPr>
        <w:pStyle w:val="Compact"/>
        <w:numPr>
          <w:ilvl w:val="0"/>
          <w:numId w:val="1002"/>
        </w:numPr>
      </w:pPr>
      <w:hyperlink r:id="rId11">
        <w:r>
          <w:rPr>
            <w:rStyle w:val="Hyperlink"/>
          </w:rPr>
          <w:t xml:space="preserve">Towards an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“#evenbetterposter”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the MIT Biological Engineering Communication Lab’s improvements to that template</w:t>
      </w:r>
    </w:p>
    <w:bookmarkEnd w:id="12"/>
    <w:bookmarkStart w:id="16" w:name="sec-show-in-a-figure"/>
    <w:p>
      <w:pPr>
        <w:pStyle w:val="Heading2"/>
      </w:pPr>
      <w:r>
        <w:t xml:space="preserve">3 Show the result in a figure</w:t>
      </w:r>
    </w:p>
    <w:p>
      <w:pPr>
        <w:pStyle w:val="FirstParagraph"/>
      </w:pPr>
      <w:r>
        <w:t xml:space="preserve">A figure often shows a pattern, an outlier or a comparison</w:t>
      </w:r>
      <w:r>
        <w:t xml:space="preserve"> </w:t>
      </w:r>
      <w:r>
        <w:t xml:space="preserve">faster and more reliably than a sentence or a table can describe it.</w:t>
      </w:r>
      <w:r>
        <w:t xml:space="preserve"> </w:t>
      </w:r>
      <w:r>
        <w:t xml:space="preserve">So when a result can be drawn, draw it,</w:t>
      </w:r>
      <w:r>
        <w:t xml:space="preserve"> </w:t>
      </w:r>
      <w:r>
        <w:t xml:space="preserve">and use the text to point the reader to what the figure shows.</w:t>
      </w:r>
    </w:p>
    <w:p>
      <w:pPr>
        <w:pStyle w:val="Compact"/>
        <w:numPr>
          <w:ilvl w:val="0"/>
          <w:numId w:val="1003"/>
        </w:numPr>
      </w:pPr>
      <w:r>
        <w:t xml:space="preserve">Show the data before summarizing them.</w:t>
      </w:r>
      <w:r>
        <w:t xml:space="preserve"> </w:t>
      </w:r>
      <w:r>
        <w:t xml:space="preserve">Summary statistics can hide structure that a plot of the data reveals.</w:t>
      </w:r>
    </w:p>
    <w:p>
      <w:pPr>
        <w:pStyle w:val="Compact"/>
        <w:numPr>
          <w:ilvl w:val="0"/>
          <w:numId w:val="1003"/>
        </w:numPr>
      </w:pPr>
      <w:r>
        <w:t xml:space="preserve">Put the key result of each section in a figure,</w:t>
      </w:r>
      <w:r>
        <w:t xml:space="preserve"> </w:t>
      </w:r>
      <w:r>
        <w:t xml:space="preserve">and write the section’s text around that figure.</w:t>
      </w:r>
    </w:p>
    <w:p>
      <w:pPr>
        <w:pStyle w:val="Compact"/>
        <w:numPr>
          <w:ilvl w:val="0"/>
          <w:numId w:val="1003"/>
        </w:numPr>
      </w:pPr>
      <w:r>
        <w:t xml:space="preserve">Make the figure show the comparison the text claims,</w:t>
      </w:r>
      <w:r>
        <w:t xml:space="preserve"> </w:t>
      </w:r>
      <w:r>
        <w:t xml:space="preserve">with the groups, fitted curve or interval on the same axes.</w:t>
      </w:r>
    </w:p>
    <w:p>
      <w:pPr>
        <w:pStyle w:val="Compact"/>
        <w:numPr>
          <w:ilvl w:val="0"/>
          <w:numId w:val="1003"/>
        </w:numPr>
      </w:pPr>
      <w:r>
        <w:t xml:space="preserve">Say in the text what to look at in the figure</w:t>
      </w:r>
      <w:r>
        <w:t xml:space="preserve"> </w:t>
      </w:r>
      <w:r>
        <w:t xml:space="preserve">(see</w:t>
      </w:r>
      <w:r>
        <w:t xml:space="preserve"> </w:t>
      </w:r>
      <w:hyperlink r:id="rId13">
        <w:r>
          <w:rPr>
            <w:rStyle w:val="Hyperlink"/>
          </w:rPr>
          <w:t xml:space="preserve">Figures and tables</w:t>
        </w:r>
      </w:hyperlink>
      <w:r>
        <w:t xml:space="preserve">).</w:t>
      </w:r>
    </w:p>
    <w:p>
      <w:pPr>
        <w:pStyle w:val="Compact"/>
        <w:numPr>
          <w:ilvl w:val="0"/>
          <w:numId w:val="1003"/>
        </w:numPr>
      </w:pPr>
      <w:r>
        <w:t xml:space="preserve">Use a table instead when readers need exact values to look up or compute with.</w:t>
      </w:r>
    </w:p>
    <w:bookmarkStart w:id="15" w:name="exm-anscombe"/>
    <w:p>
      <w:pPr>
        <w:pStyle w:val="FirstParagraph"/>
      </w:pPr>
      <w:r>
        <w:rPr>
          <w:b/>
          <w:bCs/>
        </w:rPr>
        <w:t xml:space="preserve">Example 1 (Four datasets with the same summaries)</w:t>
      </w:r>
      <w:r>
        <w:t xml:space="preserve"> </w:t>
      </w:r>
      <w:r>
        <w:t xml:space="preserve">Anscombe (1973)</w:t>
      </w:r>
      <w:r>
        <w:t xml:space="preserve"> </w:t>
      </w:r>
      <w:r>
        <w:t xml:space="preserve">constructed four small datasets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pairs</w:t>
      </w:r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Wikipedia: Anscombe’s quartet</w:t>
        </w:r>
      </w:hyperlink>
      <w:r>
        <w:t xml:space="preserve">).</w:t>
      </w:r>
      <w:r>
        <w:t xml:space="preserve"> </w:t>
      </w:r>
      <w:r>
        <w:t xml:space="preserve">All four have the same mean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(9), the same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(7.5),</w:t>
      </w:r>
      <w:r>
        <w:t xml:space="preserve"> </w:t>
      </w:r>
      <w:r>
        <w:t xml:space="preserve">the same correlation (0.82 to two decimal places)</w:t>
      </w:r>
      <w:r>
        <w:t xml:space="preserve"> </w:t>
      </w:r>
      <w:r>
        <w:t xml:space="preserve">and the same least-squares line, with slope 0.5.</w:t>
      </w:r>
      <w:r>
        <w:t xml:space="preserve"> </w:t>
      </w:r>
      <w:r>
        <w:t xml:space="preserve">A table of these summaries cannot tell the datasets apart.</w:t>
      </w:r>
      <w:r>
        <w:t xml:space="preserve"> </w:t>
      </w:r>
      <w:r>
        <w:t xml:space="preserve">A scatterplot of each can: one is roughly linear with scatter,</w:t>
      </w:r>
      <w:r>
        <w:t xml:space="preserve"> </w:t>
      </w:r>
      <w:r>
        <w:t xml:space="preserve">one follows a smooth curve,</w:t>
      </w:r>
      <w:r>
        <w:t xml:space="preserve"> </w:t>
      </w:r>
      <w:r>
        <w:t xml:space="preserve">one is an exact line with a single outlier,</w:t>
      </w:r>
      <w:r>
        <w:t xml:space="preserve"> </w:t>
      </w:r>
      <w:r>
        <w:t xml:space="preserve">and one has all but one of its points at the same</w:t>
      </w:r>
      <w:r>
        <w:t xml:space="preserve"> </w:t>
      </w:r>
      <m:oMath>
        <m:r>
          <m:t>x</m:t>
        </m:r>
      </m:oMath>
      <w:r>
        <w:t xml:space="preserve">.</w:t>
      </w:r>
    </w:p>
    <w:bookmarkEnd w:id="15"/>
    <w:bookmarkEnd w:id="16"/>
    <w:bookmarkStart w:id="24" w:name="sec-scientific-figures"/>
    <w:p>
      <w:pPr>
        <w:pStyle w:val="Heading2"/>
      </w:pPr>
      <w:r>
        <w:t xml:space="preserve">4 Scientific figures</w:t>
      </w:r>
    </w:p>
    <w:p>
      <w:pPr>
        <w:pStyle w:val="FirstParagraph"/>
      </w:pPr>
      <w:r>
        <w:t xml:space="preserve">Include a figure wherever one helps a reader see a definition, an example, or a result.</w:t>
      </w:r>
      <w:r>
        <w:t xml:space="preserve"> </w:t>
      </w:r>
      <w:r>
        <w:t xml:space="preserve">Draw a graph for a relationship between quantities, a diagram for a structure or a process,</w:t>
      </w:r>
      <w:r>
        <w:t xml:space="preserve"> </w:t>
      </w:r>
      <w:r>
        <w:t xml:space="preserve">and a plot of the data for a fitted model or an estimate.</w:t>
      </w:r>
      <w:r>
        <w:t xml:space="preserve"> </w:t>
      </w:r>
      <w:r>
        <w:t xml:space="preserve">Add figures to new work as you write it, and add them to existing chapters that lack them.</w:t>
      </w:r>
      <w:r>
        <w:t xml:space="preserve"> </w:t>
      </w:r>
      <w:r>
        <w:t xml:space="preserve">On a website or slide deck, draw a graph as an interactive</w:t>
      </w:r>
      <w:r>
        <w:t xml:space="preserve"> </w:t>
      </w:r>
      <w:hyperlink r:id="rId17">
        <w:r>
          <w:rPr>
            <w:rStyle w:val="Hyperlink"/>
          </w:rPr>
          <w:t xml:space="preserve">plotly</w:t>
        </w:r>
      </w:hyperlink>
      <w:r>
        <w:t xml:space="preserve"> </w:t>
      </w:r>
      <w:r>
        <w:t xml:space="preserve">figure where feasible,</w:t>
      </w:r>
      <w:r>
        <w:t xml:space="preserve"> </w:t>
      </w:r>
      <w:r>
        <w:t xml:space="preserve">and as a 3D plotly figure where a third dimension shows the idea,</w:t>
      </w:r>
      <w:r>
        <w:t xml:space="preserve"> </w:t>
      </w:r>
      <w:r>
        <w:t xml:space="preserve">such as a surface over two parameters.</w:t>
      </w:r>
      <w:r>
        <w:t xml:space="preserve"> </w:t>
      </w:r>
      <w:r>
        <w:t xml:space="preserve">Keep a static image for the PDF and Word outputs, which cannot show a widget.</w:t>
      </w:r>
      <w:r>
        <w:t xml:space="preserve"> </w:t>
      </w:r>
      <w:r>
        <w:t xml:space="preserve">Give every figure alt text, a numbered caption, and a code chunk that comments what the code does and why.</w:t>
      </w:r>
    </w:p>
    <w:p>
      <w:pPr>
        <w:pStyle w:val="BodyText"/>
      </w:pPr>
      <w:r>
        <w:t xml:space="preserve">Open each caption with a sentence that says what the figure or table shows,</w:t>
      </w:r>
      <w:r>
        <w:t xml:space="preserve"> </w:t>
      </w:r>
      <w:r>
        <w:t xml:space="preserve">so a reader who sees only the figure or table learns its point without following a link.</w:t>
      </w:r>
      <w:r>
        <w:t xml:space="preserve"> </w:t>
      </w:r>
      <w:r>
        <w:t xml:space="preserve">A cross-reference to the example or section that the figure or table illustrates may support that sentence,</w:t>
      </w:r>
      <w:r>
        <w:t xml:space="preserve"> </w:t>
      </w:r>
      <w:r>
        <w:t xml:space="preserve">either after the sentence or in parentheses within the sentence,</w:t>
      </w:r>
      <w:r>
        <w:t xml:space="preserve"> </w:t>
      </w:r>
      <w:r>
        <w:t xml:space="preserve">but the cross-reference never replaces the sentence.</w:t>
      </w:r>
      <w:r>
        <w:t xml:space="preserve"> </w:t>
      </w:r>
      <w:r>
        <w:t xml:space="preserve">Two captions for the same figure show the difference:</w:t>
      </w:r>
    </w:p>
    <w:p>
      <w:pPr>
        <w:pStyle w:val="Compact"/>
        <w:numPr>
          <w:ilvl w:val="0"/>
          <w:numId w:val="1004"/>
        </w:numPr>
      </w:pPr>
      <w:r>
        <w:t xml:space="preserve">Pointer only:</w:t>
      </w:r>
      <w:r>
        <w:t xml:space="preserve"> </w:t>
      </w:r>
      <w:r>
        <w:t xml:space="preserve">“The symmetry of</w:t>
      </w:r>
      <w:r>
        <w:t xml:space="preserve"> </w:t>
      </w:r>
      <w:r>
        <w:rPr>
          <w:rStyle w:val="VerbatimChar"/>
        </w:rPr>
        <w:t xml:space="preserve">@exm-x</w:t>
      </w:r>
      <w:r>
        <w:t xml:space="preserve">.”</w:t>
      </w:r>
      <w:r>
        <w:t xml:space="preserve"> </w:t>
      </w:r>
      <w:r>
        <w:t xml:space="preserve">The reader learns nothing until following the link.</w:t>
      </w:r>
    </w:p>
    <w:p>
      <w:pPr>
        <w:pStyle w:val="Compact"/>
        <w:numPr>
          <w:ilvl w:val="0"/>
          <w:numId w:val="1004"/>
        </w:numPr>
      </w:pPr>
      <w:r>
        <w:t xml:space="preserve">Self-contained:</w:t>
      </w:r>
      <w:r>
        <w:t xml:space="preserve"> </w:t>
      </w:r>
      <w:r>
        <w:t xml:space="preserve">“The logistic function at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is as high as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minus its value at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@exm-x</w:t>
      </w:r>
      <w:r>
        <w:t xml:space="preserve">).”</w:t>
      </w:r>
      <w:r>
        <w:t xml:space="preserve"> </w:t>
      </w:r>
      <w:r>
        <w:t xml:space="preserve">The reader learns the point at once.</w:t>
      </w:r>
    </w:p>
    <w:p>
      <w:pPr>
        <w:pStyle w:val="FirstParagraph"/>
      </w:pPr>
      <w:r>
        <w:t xml:space="preserve">Lead with a well-labeled figure or table</w:t>
      </w:r>
      <w:r>
        <w:t xml:space="preserve"> </w:t>
      </w:r>
      <w:r>
        <w:t xml:space="preserve">instead of a long paragraph that describes a pipeline or compares groups.</w:t>
      </w:r>
      <w:r>
        <w:t xml:space="preserve"> </w:t>
      </w:r>
      <w:r>
        <w:t xml:space="preserve">Use a diagram for a conceptual model, such as a directed acyclic graph (DAG),</w:t>
      </w:r>
      <w:r>
        <w:t xml:space="preserve"> </w:t>
      </w:r>
      <w:r>
        <w:t xml:space="preserve">and for a process, such as a participant flow (CONSORT) diagram or a workflow schematic.</w:t>
      </w:r>
      <w:r>
        <w:t xml:space="preserve"> </w:t>
      </w:r>
      <w:r>
        <w:t xml:space="preserve">Let the text interpret what the figure shows</w:t>
      </w:r>
      <w:r>
        <w:t xml:space="preserve"> </w:t>
      </w:r>
      <w:r>
        <w:t xml:space="preserve">instead of listing every number the reader can already see in it.</w:t>
      </w:r>
      <w:r>
        <w:t xml:space="preserve"> </w:t>
      </w:r>
      <w:r>
        <w:t xml:space="preserve">Give the key estimates in the text and point to the figure for the rest.</w:t>
      </w:r>
    </w:p>
    <w:p>
      <w:pPr>
        <w:pStyle w:val="BodyText"/>
      </w:pPr>
      <w:r>
        <w:t xml:space="preserve">A clear figure lets a reader check a result without help from the text.</w:t>
      </w:r>
      <w:r>
        <w:t xml:space="preserve"> </w:t>
      </w:r>
      <w:r>
        <w:t xml:space="preserve">Before you share a figure:</w:t>
      </w:r>
    </w:p>
    <w:p>
      <w:pPr>
        <w:pStyle w:val="Compact"/>
        <w:numPr>
          <w:ilvl w:val="0"/>
          <w:numId w:val="1005"/>
        </w:numPr>
      </w:pPr>
      <w:r>
        <w:t xml:space="preserve">Label the x-axis and y-axis clearly.</w:t>
      </w:r>
    </w:p>
    <w:p>
      <w:pPr>
        <w:pStyle w:val="Compact"/>
        <w:numPr>
          <w:ilvl w:val="0"/>
          <w:numId w:val="1005"/>
        </w:numPr>
      </w:pPr>
      <w:r>
        <w:t xml:space="preserve">Use panel labels when a figure has several subplots.</w:t>
      </w:r>
    </w:p>
    <w:p>
      <w:pPr>
        <w:pStyle w:val="Compact"/>
        <w:numPr>
          <w:ilvl w:val="0"/>
          <w:numId w:val="1005"/>
        </w:numPr>
      </w:pPr>
      <w:r>
        <w:t xml:space="preserve">Include enough tick marks and tick labels.</w:t>
      </w:r>
    </w:p>
    <w:p>
      <w:pPr>
        <w:pStyle w:val="Compact"/>
        <w:numPr>
          <w:ilvl w:val="0"/>
          <w:numId w:val="1005"/>
        </w:numPr>
      </w:pPr>
      <w:r>
        <w:t xml:space="preserve">Put the ticks in the original measurement scale of each variable,</w:t>
      </w:r>
      <w:r>
        <w:t xml:space="preserve"> </w:t>
      </w:r>
      <w:r>
        <w:t xml:space="preserve">however the model is parametrized and the axis is spaced.</w:t>
      </w:r>
      <w:r>
        <w:t xml:space="preserve"> </w:t>
      </w:r>
      <w:r>
        <w:t xml:space="preserve">If a fit uses scaled or standardized values,</w:t>
      </w:r>
      <w:r>
        <w:t xml:space="preserve"> </w:t>
      </w:r>
      <w:r>
        <w:t xml:space="preserve">place the ticks at round original values and label them with those,</w:t>
      </w:r>
      <w:r>
        <w:t xml:space="preserve"> </w:t>
      </w:r>
      <w:r>
        <w:t xml:space="preserve">so a horsepower axis reads 50, 100, 150 and 200, not 0 to 1.</w:t>
      </w:r>
      <w:r>
        <w:t xml:space="preserve"> </w:t>
      </w:r>
      <w:r>
        <w:t xml:space="preserve">Report numbers such as an error in the response’s units too.</w:t>
      </w:r>
    </w:p>
    <w:p>
      <w:pPr>
        <w:pStyle w:val="Compact"/>
        <w:numPr>
          <w:ilvl w:val="0"/>
          <w:numId w:val="1005"/>
        </w:numPr>
      </w:pPr>
      <w:r>
        <w:t xml:space="preserve">Print tick labels as plain or comma-separated numbers, such as 0.001 or 10,000, not in scientific notation.</w:t>
      </w:r>
      <w:r>
        <w:t xml:space="preserve"> </w:t>
      </w:r>
      <w:r>
        <w:t xml:space="preserve">A logarithmic axis is fine.</w:t>
      </w:r>
      <w:r>
        <w:t xml:space="preserve"> </w:t>
      </w:r>
      <w:r>
        <w:t xml:space="preserve">Only the label format matters, so write 1, 10, 100 and 1,000, not 1e+00 through 1e+03.</w:t>
      </w:r>
      <w:r>
        <w:t xml:space="preserve"> </w:t>
      </w:r>
      <w:r>
        <w:t xml:space="preserve">When the numbers are huge or tiny, rescale the units and say so in the axis title, such as</w:t>
      </w:r>
      <w:r>
        <w:t xml:space="preserve"> </w:t>
      </w:r>
      <w:r>
        <w:t xml:space="preserve">“dollars (millions)”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Use font sizes that are easy to read without dominating the plot.</w:t>
      </w:r>
    </w:p>
    <w:p>
      <w:pPr>
        <w:pStyle w:val="Compact"/>
        <w:numPr>
          <w:ilvl w:val="0"/>
          <w:numId w:val="1005"/>
        </w:numPr>
      </w:pPr>
      <w:r>
        <w:t xml:space="preserve">Use colorblind-friendly palettes</w:t>
      </w:r>
      <w:r>
        <w:t xml:space="preserve"> </w:t>
      </w:r>
      <w:r>
        <w:t xml:space="preserve">(see</w:t>
      </w:r>
      <w:r>
        <w:t xml:space="preserve"> </w:t>
      </w:r>
      <w:hyperlink r:id="rId18">
        <w:r>
          <w:rPr>
            <w:rStyle w:val="Hyperlink"/>
          </w:rPr>
          <w:t xml:space="preserve">ColorBrewer</w:t>
        </w:r>
      </w:hyperlink>
      <w:r>
        <w:t xml:space="preserve"> </w:t>
      </w:r>
      <w:r>
        <w:t xml:space="preserve">or</w:t>
      </w:r>
      <w:r>
        <w:t xml:space="preserve"> </w:t>
      </w:r>
      <w:hyperlink r:id="rId19">
        <w:r>
          <w:rPr>
            <w:rStyle w:val="Hyperlink"/>
          </w:rPr>
          <w:t xml:space="preserve">iwanthue</w:t>
        </w:r>
      </w:hyperlink>
      <w:r>
        <w:t xml:space="preserve">).</w:t>
      </w:r>
      <w:r>
        <w:t xml:space="preserve"> </w:t>
      </w:r>
      <w:r>
        <w:t xml:space="preserve">Pair color with shape or line type,</w:t>
      </w:r>
      <w:r>
        <w:t xml:space="preserve"> </w:t>
      </w:r>
      <w:r>
        <w:t xml:space="preserve">so that color is never the only way to tell groups apart.</w:t>
      </w:r>
      <w:r>
        <w:t xml:space="preserve"> </w:t>
      </w:r>
      <w:r>
        <w:t xml:space="preserve">This matters most with more than 3 or 4 groups,</w:t>
      </w:r>
      <w:r>
        <w:t xml:space="preserve"> </w:t>
      </w:r>
      <w:r>
        <w:t xml:space="preserve">because even a colorblind-friendly palette then has pairs of colors that are close together.</w:t>
      </w:r>
    </w:p>
    <w:p>
      <w:pPr>
        <w:pStyle w:val="Compact"/>
        <w:numPr>
          <w:ilvl w:val="0"/>
          <w:numId w:val="1005"/>
        </w:numPr>
      </w:pPr>
      <w:r>
        <w:t xml:space="preserve">Define colors, shapes, and line types in a legend.</w:t>
      </w:r>
    </w:p>
    <w:p>
      <w:pPr>
        <w:pStyle w:val="Compact"/>
        <w:numPr>
          <w:ilvl w:val="0"/>
          <w:numId w:val="1005"/>
        </w:numPr>
      </w:pPr>
      <w:r>
        <w:t xml:space="preserve">Put the plot’s legend (the key to colors, shapes and line types) at the bottom of the plot, unless you have a reason to put it elsewhere.</w:t>
      </w:r>
      <w:r>
        <w:t xml:space="preserve"> </w:t>
      </w:r>
      <w:r>
        <w:t xml:space="preserve">A bottom legend leaves the full plot width for the data and gives every figure the same layout.</w:t>
      </w:r>
    </w:p>
    <w:p>
      <w:pPr>
        <w:pStyle w:val="Compact"/>
        <w:numPr>
          <w:ilvl w:val="0"/>
          <w:numId w:val="1005"/>
        </w:numPr>
      </w:pPr>
      <w:r>
        <w:t xml:space="preserve">In R, draw the static version of a figure with</w:t>
      </w:r>
      <w:r>
        <w:t xml:space="preserve"> </w:t>
      </w:r>
      <w:hyperlink r:id="rId20">
        <w:r>
          <w:rPr>
            <w:rStyle w:val="Hyperlink"/>
          </w:rPr>
          <w:t xml:space="preserve">ggplot2</w:t>
        </w:r>
      </w:hyperlink>
      <w:r>
        <w:t xml:space="preserve">,</w:t>
      </w:r>
      <w:r>
        <w:t xml:space="preserve"> </w:t>
      </w:r>
      <w:r>
        <w:t xml:space="preserve">and the interactive version with plotly as described in</w:t>
      </w:r>
      <w:r>
        <w:t xml:space="preserve"> </w:t>
      </w:r>
      <w:hyperlink w:anchor="sec-scientific-figures">
        <w:r>
          <w:rPr>
            <w:rStyle w:val="Hyperlink"/>
          </w:rPr>
          <w:t xml:space="preserve">Section 4</w:t>
        </w:r>
      </w:hyperlink>
      <w:r>
        <w:t xml:space="preserve">.</w:t>
      </w:r>
      <w:r>
        <w:t xml:space="preserve"> </w:t>
      </w:r>
      <w:hyperlink r:id="rId21">
        <w:r>
          <w:rPr>
            <w:rStyle w:val="Hyperlink"/>
          </w:rPr>
          <w:t xml:space="preserve">Present R results with modern packages</w:t>
        </w:r>
      </w:hyperlink>
      <w:r>
        <w:t xml:space="preserve"> </w:t>
      </w:r>
      <w:r>
        <w:t xml:space="preserve">gives the reasons.</w:t>
      </w:r>
    </w:p>
    <w:p>
      <w:pPr>
        <w:pStyle w:val="Compact"/>
        <w:numPr>
          <w:ilvl w:val="0"/>
          <w:numId w:val="1005"/>
        </w:numPr>
      </w:pPr>
      <w:ins w:id="3" w:author="PR Preview" w:date="2026-01-01T00:00:00Z">
        <w:r>
          <w:t xml:space="preserve">Draw a tree (a parse tree, decision tree, dendrogram, or any other hierarchy) as a diagram figure,</w:t>
        </w:r>
      </w:ins>
      <w:ins w:id="4" w:author="PR Preview" w:date="2026-01-01T00:00:00Z">
        <w:r>
          <w:t xml:space="preserve"> </w:t>
        </w:r>
      </w:ins>
      <w:ins w:id="5" w:author="PR Preview" w:date="2026-01-01T00:00:00Z">
        <w:r>
          <w:t xml:space="preserve">not only as nested bullets.</w:t>
        </w:r>
      </w:ins>
      <w:ins w:id="6" w:author="PR Preview" w:date="2026-01-01T00:00:00Z">
        <w:r>
          <w:t xml:space="preserve"> </w:t>
        </w:r>
      </w:ins>
      <w:ins w:id="7" w:author="PR Preview" w:date="2026-01-01T00:00:00Z">
        <w:r>
          <w:t xml:space="preserve">A nested list hides how the branches relate and makes a reader count indentation to find a node’s parent.</w:t>
        </w:r>
      </w:ins>
      <w:ins w:id="8" w:author="PR Preview" w:date="2026-01-01T00:00:00Z">
        <w:r>
          <w:t xml:space="preserve"> </w:t>
        </w:r>
      </w:ins>
      <w:ins w:id="9" w:author="PR Preview" w:date="2026-01-01T00:00:00Z">
        <w:r>
          <w:t xml:space="preserve">Keep the list too when it adds information the diagram lacks.</w:t>
        </w:r>
      </w:ins>
      <w:ins w:id="10" w:author="PR Preview" w:date="2026-01-01T00:00:00Z">
        <w:r>
          <w:t xml:space="preserve"> </w:t>
        </w:r>
      </w:ins>
      <w:ins w:id="11" w:author="PR Preview" w:date="2026-01-01T00:00:00Z">
        <w:r>
          <w:t xml:space="preserve">Draw the diagram from the tree’s data and fill leaves and internal nodes differently,</w:t>
        </w:r>
      </w:ins>
      <w:ins w:id="12" w:author="PR Preview" w:date="2026-01-01T00:00:00Z">
        <w:r>
          <w:t xml:space="preserve"> </w:t>
        </w:r>
      </w:ins>
      <w:ins w:id="13" w:author="PR Preview" w:date="2026-01-01T00:00:00Z">
        <w:r>
          <w:t xml:space="preserve">with the legend at the bottom.</w:t>
        </w:r>
      </w:ins>
      <w:ins w:id="14" w:author="PR Preview" w:date="2026-01-01T00:00:00Z">
        <w:r>
          <w:t xml:space="preserve"> </w:t>
        </w:r>
      </w:ins>
      <w:ins w:id="15" w:author="PR Preview" w:date="2026-01-01T00:00:00Z">
        <w:r>
          <w:t xml:space="preserve">Wrap the diagram in a</w:t>
        </w:r>
      </w:ins>
      <w:ins w:id="16" w:author="PR Preview" w:date="2026-01-01T00:00:00Z">
        <w:r>
          <w:t xml:space="preserve"> </w:t>
        </w:r>
      </w:ins>
      <w:ins w:id="17" w:author="PR Preview" w:date="2026-01-01T00:00:00Z">
        <w:r>
          <w:rPr>
            <w:rStyle w:val="VerbatimChar"/>
          </w:rPr>
          <w:t xml:space="preserve">#fig-</w:t>
        </w:r>
      </w:ins>
      <w:ins w:id="18" w:author="PR Preview" w:date="2026-01-01T00:00:00Z">
        <w:r>
          <w:t xml:space="preserve"> </w:t>
        </w:r>
      </w:ins>
      <w:ins w:id="19" w:author="PR Preview" w:date="2026-01-01T00:00:00Z">
        <w:r>
          <w:t xml:space="preserve">div with a caption, and set alt text that reads out the structure with</w:t>
        </w:r>
      </w:ins>
      <w:ins w:id="20" w:author="PR Preview" w:date="2026-01-01T00:00:00Z">
        <w:r>
          <w:t xml:space="preserve"> </w:t>
        </w:r>
      </w:ins>
      <w:ins w:id="21" w:author="PR Preview" w:date="2026-01-01T00:00:00Z">
        <w:r>
          <w:rPr>
            <w:rStyle w:val="VerbatimChar"/>
          </w:rPr>
          <w:t xml:space="preserve">fig-alt</w:t>
        </w:r>
      </w:ins>
      <w:ins w:id="22" w:author="PR Preview" w:date="2026-01-01T00:00:00Z">
        <w:r>
          <w:t xml:space="preserve">.</w:t>
        </w:r>
      </w:ins>
      <w:ins w:id="23" w:author="PR Preview" w:date="2026-01-01T00:00:00Z">
        <w:r>
          <w:t xml:space="preserve"> </w:t>
        </w:r>
      </w:ins>
      <w:ins w:id="24" w:author="PR Preview" w:date="2026-01-01T00:00:00Z">
        <w:r>
          <w:t xml:space="preserve">The</w:t>
        </w:r>
      </w:ins>
      <w:ins w:id="25" w:author="PR Preview" w:date="2026-01-01T00:00:00Z">
        <w:r>
          <w:t xml:space="preserve"> </w:t>
        </w:r>
      </w:ins>
      <w:hyperlink r:id="rId22">
        <w:ins w:id="26" w:author="PR Preview" w:date="2026-01-01T00:00:00Z">
          <w:r>
            <w:rPr>
              <w:rStyle w:val="Hyperlink"/>
            </w:rPr>
            <w:t xml:space="preserve">Morrison-Lab/gha</w:t>
          </w:r>
        </w:ins>
      </w:hyperlink>
      <w:ins w:id="27" w:author="PR Preview" w:date="2026-01-01T00:00:00Z">
        <w:r>
          <w:t xml:space="preserve"> </w:t>
        </w:r>
      </w:ins>
      <w:ins w:id="28" w:author="PR Preview" w:date="2026-01-01T00:00:00Z">
        <w:r>
          <w:t xml:space="preserve">check</w:t>
        </w:r>
      </w:ins>
      <w:ins w:id="29" w:author="PR Preview" w:date="2026-01-01T00:00:00Z">
        <w:r>
          <w:t xml:space="preserve"> </w:t>
        </w:r>
      </w:ins>
      <w:ins w:id="30" w:author="PR Preview" w:date="2026-01-01T00:00:00Z">
        <w:r>
          <w:rPr>
            <w:rStyle w:val="VerbatimChar"/>
          </w:rPr>
          <w:t xml:space="preserve">check-tree-lists</w:t>
        </w:r>
      </w:ins>
      <w:ins w:id="31" w:author="PR Preview" w:date="2026-01-01T00:00:00Z">
        <w:r>
          <w:t xml:space="preserve"> </w:t>
        </w:r>
      </w:ins>
      <w:ins w:id="32" w:author="PR Preview" w:date="2026-01-01T00:00:00Z">
        <w:r>
          <w:t xml:space="preserve">flags a pull request that adds</w:t>
        </w:r>
      </w:ins>
      <w:ins w:id="33" w:author="PR Preview" w:date="2026-01-01T00:00:00Z">
        <w:r>
          <w:t xml:space="preserve"> </w:t>
        </w:r>
      </w:ins>
      <w:ins w:id="34" w:author="PR Preview" w:date="2026-01-01T00:00:00Z">
        <w:r>
          <w:t xml:space="preserve">a definition, example, or other labeled div that mentions a tree, holds a list nested three or more levels deep,</w:t>
        </w:r>
      </w:ins>
      <w:ins w:id="35" w:author="PR Preview" w:date="2026-01-01T00:00:00Z">
        <w:r>
          <w:t xml:space="preserve"> </w:t>
        </w:r>
      </w:ins>
      <w:ins w:id="36" w:author="PR Preview" w:date="2026-01-01T00:00:00Z">
        <w:r>
          <w:t xml:space="preserve">and has no figure;</w:t>
        </w:r>
      </w:ins>
      <w:ins w:id="37" w:author="PR Preview" w:date="2026-01-01T00:00:00Z">
        <w:r>
          <w:t xml:space="preserve"> </w:t>
        </w:r>
      </w:ins>
      <w:ins w:id="38" w:author="PR Preview" w:date="2026-01-01T00:00:00Z">
        <w:r>
          <w:t xml:space="preserve">a</w:t>
        </w:r>
      </w:ins>
      <w:ins w:id="39" w:author="PR Preview" w:date="2026-01-01T00:00:00Z">
        <w:r>
          <w:t xml:space="preserve"> </w:t>
        </w:r>
      </w:ins>
      <w:ins w:id="40" w:author="PR Preview" w:date="2026-01-01T00:00:00Z">
        <w:r>
          <w:rPr>
            <w:rStyle w:val="VerbatimChar"/>
          </w:rPr>
          <w:t xml:space="preserve">&lt;!-- no-tree-figure: reason --&gt;</w:t>
        </w:r>
      </w:ins>
      <w:ins w:id="41" w:author="PR Preview" w:date="2026-01-01T00:00:00Z">
        <w:r>
          <w:t xml:space="preserve"> </w:t>
        </w:r>
      </w:ins>
      <w:ins w:id="42" w:author="PR Preview" w:date="2026-01-01T00:00:00Z">
        <w:r>
          <w:t xml:space="preserve">comment inside the div exempts it.</w:t>
        </w:r>
      </w:ins>
    </w:p>
    <w:p>
      <w:pPr>
        <w:pStyle w:val="Compact"/>
        <w:numPr>
          <w:ilvl w:val="0"/>
          <w:numId w:val="1005"/>
        </w:numPr>
      </w:pPr>
      <w:r>
        <w:t xml:space="preserve">Minimize abbreviations in labels and legends.</w:t>
      </w:r>
    </w:p>
    <w:p>
      <w:pPr>
        <w:pStyle w:val="Compact"/>
        <w:numPr>
          <w:ilvl w:val="0"/>
          <w:numId w:val="1005"/>
        </w:numPr>
      </w:pPr>
      <w:r>
        <w:t xml:space="preserve">Use transparency to show overlapping data.</w:t>
      </w:r>
    </w:p>
    <w:p>
      <w:pPr>
        <w:pStyle w:val="Compact"/>
        <w:numPr>
          <w:ilvl w:val="0"/>
          <w:numId w:val="1005"/>
        </w:numPr>
      </w:pPr>
      <w:r>
        <w:t xml:space="preserve">Show measures of precision, such as 95% confidence intervals.</w:t>
      </w:r>
    </w:p>
    <w:p>
      <w:pPr>
        <w:pStyle w:val="FirstParagraph"/>
      </w:pPr>
      <w:r>
        <w:t xml:space="preserve">For more:</w:t>
      </w:r>
    </w:p>
    <w:p>
      <w:pPr>
        <w:pStyle w:val="Compact"/>
        <w:numPr>
          <w:ilvl w:val="0"/>
          <w:numId w:val="1006"/>
        </w:numPr>
      </w:pPr>
      <w:r>
        <w:t xml:space="preserve">Ten Simple Rules for Better Figures</w:t>
      </w:r>
      <w:r>
        <w:t xml:space="preserve"> </w:t>
      </w:r>
      <w:r>
        <w:t xml:space="preserve">(Rougier et al. 2014)</w:t>
      </w:r>
    </w:p>
    <w:p>
      <w:pPr>
        <w:pStyle w:val="Compact"/>
        <w:numPr>
          <w:ilvl w:val="0"/>
          <w:numId w:val="1006"/>
        </w:numPr>
      </w:pPr>
      <w:hyperlink r:id="rId23">
        <w:r>
          <w:rPr>
            <w:rStyle w:val="Hyperlink"/>
          </w:rPr>
          <w:t xml:space="preserve">Tufte CSS</w:t>
        </w:r>
      </w:hyperlink>
      <w:r>
        <w:t xml:space="preserve"> </w:t>
      </w:r>
      <w:r>
        <w:t xml:space="preserve">-</w:t>
      </w:r>
      <w:r>
        <w:t xml:space="preserve"> </w:t>
      </w:r>
      <w:r>
        <w:t xml:space="preserve">style HTML articles like Edward Tufte’s books and handouts,</w:t>
      </w:r>
      <w:r>
        <w:t xml:space="preserve"> </w:t>
      </w:r>
      <w:r>
        <w:t xml:space="preserve">with sidenotes, typography, and tight integration of graphics with text</w:t>
      </w:r>
    </w:p>
    <w:bookmarkEnd w:id="24"/>
    <w:bookmarkStart w:id="42" w:name="sec-3d-graphs"/>
    <w:p>
      <w:pPr>
        <w:pStyle w:val="Heading2"/>
      </w:pPr>
      <w:r>
        <w:t xml:space="preserve">5 Three-dimensional graphs</w:t>
      </w:r>
    </w:p>
    <w:p>
      <w:pPr>
        <w:pStyle w:val="FirstParagraph"/>
      </w:pPr>
      <w:r>
        <w:t xml:space="preserve">A function of two variables, such as a loss or a residual sum of squares</w:t>
      </w:r>
      <w:r>
        <w:t xml:space="preserve"> </w:t>
      </w:r>
      <w:r>
        <w:t xml:space="preserve">as a function of a regression’s intercept and slope,</w:t>
      </w:r>
      <w:r>
        <w:t xml:space="preserve"> </w:t>
      </w:r>
      <w:r>
        <w:t xml:space="preserve">is a surface.</w:t>
      </w:r>
      <w:r>
        <w:t xml:space="preserve"> </w:t>
      </w:r>
      <w:r>
        <w:t xml:space="preserve">A contour plot shows where the function takes given values and is easy to read values from.</w:t>
      </w:r>
      <w:r>
        <w:t xml:space="preserve"> </w:t>
      </w:r>
      <w:r>
        <w:t xml:space="preserve">A three-dimensional surface plot shows the same function as a landscape,</w:t>
      </w:r>
      <w:r>
        <w:t xml:space="preserve"> </w:t>
      </w:r>
      <w:r>
        <w:t xml:space="preserve">so valleys, ridges and minima are visible at once.</w:t>
      </w:r>
      <w:r>
        <w:t xml:space="preserve"> </w:t>
      </w:r>
      <w:r>
        <w:t xml:space="preserve">Show both when the shape of the surface matters.</w:t>
      </w:r>
    </w:p>
    <w:p>
      <w:pPr>
        <w:pStyle w:val="Compact"/>
        <w:numPr>
          <w:ilvl w:val="0"/>
          <w:numId w:val="1007"/>
        </w:numPr>
      </w:pPr>
      <w:r>
        <w:t xml:space="preserve">Use a 3D plot for a surface, with the function’s value on the vertical axis,</w:t>
      </w:r>
      <w:r>
        <w:t xml:space="preserve"> </w:t>
      </w:r>
      <w:r>
        <w:t xml:space="preserve">and pair it with a contour plot of the same function.</w:t>
      </w:r>
    </w:p>
    <w:p>
      <w:pPr>
        <w:pStyle w:val="Compact"/>
        <w:numPr>
          <w:ilvl w:val="0"/>
          <w:numId w:val="1007"/>
        </w:numPr>
      </w:pPr>
      <w:r>
        <w:t xml:space="preserve">Do not use 3D for data that are not a surface, such as bars or pie charts:</w:t>
      </w:r>
      <w:r>
        <w:t xml:space="preserve"> </w:t>
      </w:r>
      <w:r>
        <w:t xml:space="preserve">perspective makes lengths and areas harder to compare.</w:t>
      </w:r>
    </w:p>
    <w:p>
      <w:pPr>
        <w:pStyle w:val="Compact"/>
        <w:numPr>
          <w:ilvl w:val="0"/>
          <w:numId w:val="1007"/>
        </w:numPr>
      </w:pPr>
      <w:r>
        <w:t xml:space="preserve">Choose the viewing angle so that the feature you discuss, such as the minimum, is not hidden,</w:t>
      </w:r>
      <w:r>
        <w:t xml:space="preserve"> </w:t>
      </w:r>
      <w:r>
        <w:t xml:space="preserve">and label all three axes.</w:t>
      </w:r>
    </w:p>
    <w:p>
      <w:pPr>
        <w:pStyle w:val="Compact"/>
        <w:numPr>
          <w:ilvl w:val="0"/>
          <w:numId w:val="1007"/>
        </w:numPr>
      </w:pPr>
      <w:r>
        <w:t xml:space="preserve">An interactive plot that readers can rotate, such as one made with</w:t>
      </w:r>
      <w:r>
        <w:t xml:space="preserve"> </w:t>
      </w:r>
      <w:hyperlink r:id="rId25">
        <w:r>
          <w:rPr>
            <w:rStyle w:val="Hyperlink"/>
          </w:rPr>
          <w:t xml:space="preserve">plotly</w:t>
        </w:r>
      </w:hyperlink>
      <w:r>
        <w:t xml:space="preserve">, helps on the web,</w:t>
      </w:r>
      <w:r>
        <w:t xml:space="preserve"> </w:t>
      </w:r>
      <w:r>
        <w:t xml:space="preserve">but PDF and Word output show no interactive plot,</w:t>
      </w:r>
      <w:r>
        <w:t xml:space="preserve"> </w:t>
      </w:r>
      <w:r>
        <w:t xml:space="preserve">so also provide a static view at a fixed angle</w:t>
      </w:r>
      <w:r>
        <w:t xml:space="preserve"> </w:t>
      </w:r>
      <w:r>
        <w:t xml:space="preserve">(see</w:t>
      </w:r>
      <w:r>
        <w:t xml:space="preserve"> </w:t>
      </w:r>
      <w:hyperlink r:id="rId26">
        <w:r>
          <w:rPr>
            <w:rStyle w:val="Hyperlink"/>
          </w:rPr>
          <w:t xml:space="preserve">Make figures accessible</w:t>
        </w:r>
      </w:hyperlink>
      <w:r>
        <w:t xml:space="preserve">).</w:t>
      </w:r>
    </w:p>
    <w:p>
      <w:pPr>
        <w:pStyle w:val="Compact"/>
        <w:numPr>
          <w:ilvl w:val="0"/>
          <w:numId w:val="1007"/>
        </w:numPr>
      </w:pPr>
      <w:r>
        <w:t xml:space="preserve">Give a 3D plot alt text that states what the surface looks like, such as</w:t>
      </w:r>
      <w:r>
        <w:t xml:space="preserve"> </w:t>
      </w:r>
      <w:r>
        <w:t xml:space="preserve">“a bowl with its lowest point at …”</w:t>
      </w:r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Several of the resource links in the slide deck and figure sections began in the</w:t>
            </w:r>
            <w:r>
              <w:t xml:space="preserve"> </w:t>
            </w:r>
            <w:hyperlink r:id="rId30">
              <w:r>
                <w:rPr>
                  <w:rStyle w:val="Hyperlink"/>
                </w:rPr>
                <w:t xml:space="preserve">Benjamin-Chung Lab Manual</w:t>
              </w:r>
            </w:hyperlink>
            <w:r>
              <w:t xml:space="preserve"> </w:t>
            </w:r>
            <w:r>
              <w:t xml:space="preserve">by Jade Benjamin-Chung.</w:t>
            </w:r>
            <w:r>
              <w:t xml:space="preserve"> </w:t>
            </w:r>
            <w:r>
              <w:t xml:space="preserve">The section on three-dimensional graphs is original to this guide.</w:t>
            </w:r>
          </w:p>
          <w:p/>
        </w:tc>
      </w:tr>
    </w:tbl>
    <w:p>
      <w:pPr>
        <w:pStyle w:val="BodyText"/>
      </w:pPr>
      <w:r>
        <w:t xml:space="preserve">For further reading, see the</w:t>
      </w:r>
      <w:r>
        <w:t xml:space="preserve"> </w:t>
      </w:r>
      <w:hyperlink r:id="rId31">
        <w:r>
          <w:rPr>
            <w:rStyle w:val="Hyperlink"/>
          </w:rPr>
          <w:t xml:space="preserve">Professional Development</w:t>
        </w:r>
      </w:hyperlink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Resources</w:t>
        </w:r>
      </w:hyperlink>
      <w:r>
        <w:t xml:space="preserve"> </w:t>
      </w:r>
      <w:r>
        <w:t xml:space="preserve">chapters</w:t>
      </w:r>
      <w:r>
        <w:t xml:space="preserve"> </w:t>
      </w:r>
      <w:r>
        <w:t xml:space="preserve">of the UCD-SERG lab manual.</w:t>
      </w:r>
    </w:p>
    <w:bookmarkStart w:id="41" w:name="refs"/>
    <w:bookmarkStart w:id="34" w:name="ref-anscombe1973"/>
    <w:p>
      <w:pPr>
        <w:pStyle w:val="Bibliography"/>
      </w:pPr>
      <w:r>
        <w:t xml:space="preserve">Anscombe, F. J. 1973.</w:t>
      </w:r>
      <w:r>
        <w:t xml:space="preserve"> </w:t>
      </w:r>
      <w:r>
        <w:t xml:space="preserve">“Graphs in Statistical Analysis.”</w:t>
      </w:r>
      <w:r>
        <w:t xml:space="preserve"> </w:t>
      </w:r>
      <w:r>
        <w:rPr>
          <w:i/>
          <w:iCs/>
        </w:rPr>
        <w:t xml:space="preserve">The American Statistician</w:t>
      </w:r>
      <w:r>
        <w:t xml:space="preserve"> </w:t>
      </w:r>
      <w:r>
        <w:t xml:space="preserve">27 (1): 17–21.</w:t>
      </w:r>
      <w:r>
        <w:t xml:space="preserve"> </w:t>
      </w:r>
      <w:hyperlink r:id="rId33">
        <w:r>
          <w:rPr>
            <w:rStyle w:val="Hyperlink"/>
          </w:rPr>
          <w:t xml:space="preserve">https://doi.org/10.1080/00031305.1973.10478966</w:t>
        </w:r>
      </w:hyperlink>
      <w:r>
        <w:t xml:space="preserve">.</w:t>
      </w:r>
    </w:p>
    <w:bookmarkEnd w:id="34"/>
    <w:bookmarkStart w:id="36" w:name="ref-kirchoff2021"/>
    <w:p>
      <w:pPr>
        <w:pStyle w:val="Bibliography"/>
      </w:pPr>
      <w:r>
        <w:t xml:space="preserve">Kirchoff, Bruce. 2021.</w:t>
      </w:r>
      <w:r>
        <w:t xml:space="preserve"> </w:t>
      </w:r>
      <w:r>
        <w:t xml:space="preserve">“How to Tell a Compelling Story in Scientific Presentations.”</w:t>
      </w:r>
      <w:r>
        <w:t xml:space="preserve"> </w:t>
      </w:r>
      <w:r>
        <w:rPr>
          <w:i/>
          <w:iCs/>
        </w:rPr>
        <w:t xml:space="preserve">Nature</w:t>
      </w:r>
      <w:r>
        <w:t xml:space="preserve"> </w:t>
      </w:r>
      <w:r>
        <w:t xml:space="preserve">600 (7890): S88–89.</w:t>
      </w:r>
      <w:r>
        <w:t xml:space="preserve"> </w:t>
      </w:r>
      <w:hyperlink r:id="rId35">
        <w:r>
          <w:rPr>
            <w:rStyle w:val="Hyperlink"/>
          </w:rPr>
          <w:t xml:space="preserve">https://doi.org/10.1038/d41586-021-03603-2</w:t>
        </w:r>
      </w:hyperlink>
      <w:r>
        <w:t xml:space="preserve">.</w:t>
      </w:r>
    </w:p>
    <w:bookmarkEnd w:id="36"/>
    <w:bookmarkStart w:id="38" w:name="ref-ratcliff2023"/>
    <w:p>
      <w:pPr>
        <w:pStyle w:val="Bibliography"/>
      </w:pPr>
      <w:r>
        <w:t xml:space="preserve">Ratcliff, William C. 2023.</w:t>
      </w:r>
      <w:r>
        <w:t xml:space="preserve"> </w:t>
      </w:r>
      <w:r>
        <w:t xml:space="preserve">“The Science of Storytelling: The</w:t>
      </w:r>
      <w:r>
        <w:t xml:space="preserve"> </w:t>
      </w:r>
      <w:r>
        <w:t xml:space="preserve">David Attenborough</w:t>
      </w:r>
      <w:r>
        <w:t xml:space="preserve"> </w:t>
      </w:r>
      <w:r>
        <w:t xml:space="preserve">Style of Scientific Presentation.”</w:t>
      </w:r>
      <w:r>
        <w:t xml:space="preserve"> </w:t>
      </w:r>
      <w:r>
        <w:rPr>
          <w:i/>
          <w:iCs/>
        </w:rPr>
        <w:t xml:space="preserve">Trends in Molecular Medicine</w:t>
      </w:r>
      <w:r>
        <w:t xml:space="preserve"> </w:t>
      </w:r>
      <w:r>
        <w:t xml:space="preserve">29 (9): 675–77.</w:t>
      </w:r>
      <w:r>
        <w:t xml:space="preserve"> </w:t>
      </w:r>
      <w:hyperlink r:id="rId37">
        <w:r>
          <w:rPr>
            <w:rStyle w:val="Hyperlink"/>
          </w:rPr>
          <w:t xml:space="preserve">https://doi.org/10.1016/j.molmed.2023.05.002</w:t>
        </w:r>
      </w:hyperlink>
      <w:r>
        <w:t xml:space="preserve">.</w:t>
      </w:r>
    </w:p>
    <w:bookmarkEnd w:id="38"/>
    <w:bookmarkStart w:id="40" w:name="ref-rougier2014"/>
    <w:p>
      <w:pPr>
        <w:pStyle w:val="Bibliography"/>
      </w:pPr>
      <w:r>
        <w:t xml:space="preserve">Rougier, Nicolas P., Michael Droettboom, and Philip E. Bourne. 2014.</w:t>
      </w:r>
      <w:r>
        <w:t xml:space="preserve"> </w:t>
      </w:r>
      <w:r>
        <w:t xml:space="preserve">“Ten Simple Rules for Better Figures.”</w:t>
      </w:r>
      <w:r>
        <w:t xml:space="preserve"> </w:t>
      </w:r>
      <w:r>
        <w:rPr>
          <w:i/>
          <w:iCs/>
        </w:rPr>
        <w:t xml:space="preserve">PLOS Computational Biology</w:t>
      </w:r>
      <w:r>
        <w:t xml:space="preserve"> </w:t>
      </w:r>
      <w:r>
        <w:t xml:space="preserve">10 (9): e1003833.</w:t>
      </w:r>
      <w:r>
        <w:t xml:space="preserve"> </w:t>
      </w:r>
      <w:hyperlink r:id="rId39">
        <w:r>
          <w:rPr>
            <w:rStyle w:val="Hyperlink"/>
          </w:rPr>
          <w:t xml:space="preserve">https://doi.org/10.1371/journal.pcbi.1003833</w:t>
        </w:r>
      </w:hyperlink>
      <w:r>
        <w:t xml:space="preserve">.</w:t>
      </w:r>
    </w:p>
    <w:bookmarkEnd w:id="40"/>
    <w:bookmarkEnd w:id="41"/>
    <w:bookmarkEnd w:id="4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27" Type="http://schemas.openxmlformats.org/officeDocument/2006/relationships/image" Target="media/rId27.png"/><Relationship Id="rId18" Type="http://schemas.openxmlformats.org/officeDocument/2006/relationships/hyperlink" Target="http://colorbrewer2.org/" TargetMode="External"/><Relationship Id="rId37" Type="http://schemas.openxmlformats.org/officeDocument/2006/relationships/hyperlink" Target="https://doi.org/10.1016/j.molmed.2023.05.002" TargetMode="External"/><Relationship Id="rId35" Type="http://schemas.openxmlformats.org/officeDocument/2006/relationships/hyperlink" Target="https://doi.org/10.1038/d41586-021-03603-2" TargetMode="External"/><Relationship Id="rId33" Type="http://schemas.openxmlformats.org/officeDocument/2006/relationships/hyperlink" Target="https://doi.org/10.1080/00031305.1973.10478966" TargetMode="External"/><Relationship Id="rId39" Type="http://schemas.openxmlformats.org/officeDocument/2006/relationships/hyperlink" Target="https://doi.org/10.1371/journal.pcbi.1003833" TargetMode="External"/><Relationship Id="rId23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2" Type="http://schemas.openxmlformats.org/officeDocument/2006/relationships/hyperlink" Target="https://github.com/Morrison-Lab/gha" TargetMode="External"/><Relationship Id="rId30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5" Type="http://schemas.openxmlformats.org/officeDocument/2006/relationships/hyperlink" Target="https://plotly.com/r/3d-surface-plots/" TargetMode="External"/><Relationship Id="rId31" Type="http://schemas.openxmlformats.org/officeDocument/2006/relationships/hyperlink" Target="https://ucd-serg.github.io/lab-manual/professional-development.html" TargetMode="External"/><Relationship Id="rId32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6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http://colorbrewer2.org/" TargetMode="External"/><Relationship Id="rId37" Type="http://schemas.openxmlformats.org/officeDocument/2006/relationships/hyperlink" Target="https://doi.org/10.1016/j.molmed.2023.05.002" TargetMode="External"/><Relationship Id="rId35" Type="http://schemas.openxmlformats.org/officeDocument/2006/relationships/hyperlink" Target="https://doi.org/10.1038/d41586-021-03603-2" TargetMode="External"/><Relationship Id="rId33" Type="http://schemas.openxmlformats.org/officeDocument/2006/relationships/hyperlink" Target="https://doi.org/10.1080/00031305.1973.10478966" TargetMode="External"/><Relationship Id="rId39" Type="http://schemas.openxmlformats.org/officeDocument/2006/relationships/hyperlink" Target="https://doi.org/10.1371/journal.pcbi.1003833" TargetMode="External"/><Relationship Id="rId23" Type="http://schemas.openxmlformats.org/officeDocument/2006/relationships/hyperlink" Target="https://edwardtufte.github.io/tufte-css/" TargetMode="External"/><Relationship Id="rId14" Type="http://schemas.openxmlformats.org/officeDocument/2006/relationships/hyperlink" Target="https://en.wikipedia.org/wiki/Anscombe%27s_quartet" TargetMode="External"/><Relationship Id="rId20" Type="http://schemas.openxmlformats.org/officeDocument/2006/relationships/hyperlink" Target="https://ggplot2.tidyverse.org/" TargetMode="External"/><Relationship Id="rId22" Type="http://schemas.openxmlformats.org/officeDocument/2006/relationships/hyperlink" Target="https://github.com/Morrison-Lab/gha" TargetMode="External"/><Relationship Id="rId30" Type="http://schemas.openxmlformats.org/officeDocument/2006/relationships/hyperlink" Target="https://jadebc.github.io/lab-manual/" TargetMode="External"/><Relationship Id="rId19" Type="http://schemas.openxmlformats.org/officeDocument/2006/relationships/hyperlink" Target="https://medialab.github.io/iwanthue/" TargetMode="External"/><Relationship Id="rId11" Type="http://schemas.openxmlformats.org/officeDocument/2006/relationships/hyperlink" Target="https://mitcommlab.mit.edu/be/2023/09/27/toward-an-evenbetterposter-improving-the-betterposter-template/" TargetMode="External"/><Relationship Id="rId17" Type="http://schemas.openxmlformats.org/officeDocument/2006/relationships/hyperlink" Target="https://plotly.com/r/" TargetMode="External"/><Relationship Id="rId25" Type="http://schemas.openxmlformats.org/officeDocument/2006/relationships/hyperlink" Target="https://plotly.com/r/3d-surface-plots/" TargetMode="External"/><Relationship Id="rId31" Type="http://schemas.openxmlformats.org/officeDocument/2006/relationships/hyperlink" Target="https://ucd-serg.github.io/lab-manual/professional-development.html" TargetMode="External"/><Relationship Id="rId32" Type="http://schemas.openxmlformats.org/officeDocument/2006/relationships/hyperlink" Target="https://ucd-serg.github.io/lab-manual/resources.html" TargetMode="External"/><Relationship Id="rId10" Type="http://schemas.openxmlformats.org/officeDocument/2006/relationships/hyperlink" Target="https://www.youtube.com/watch?v=1RwJbhkCA58" TargetMode="External"/><Relationship Id="rId13" Type="http://schemas.openxmlformats.org/officeDocument/2006/relationships/hyperlink" Target="paper-organization.qmd#figures-and-tables" TargetMode="External"/><Relationship Id="rId26" Type="http://schemas.openxmlformats.org/officeDocument/2006/relationships/hyperlink" Target="teaching.qmd#make-figures-accessible" TargetMode="External"/><Relationship Id="rId21" Type="http://schemas.openxmlformats.org/officeDocument/2006/relationships/hyperlink" Target="teaching.qmd#present-r-results-with-modern-packag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Slides, posters, and figures</dc:title>
  <dc:creator/>
  <cp:keywords/>
  <dcterms:created xsi:type="dcterms:W3CDTF">2026-10-26T20:25:04Z</dcterms:created>
  <dcterms:modified xsi:type="dcterms:W3CDTF">2026-10-26T20:25:04Z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2026-10-26 13:12:42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