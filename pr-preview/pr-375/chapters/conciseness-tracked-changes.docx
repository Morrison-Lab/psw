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13:10:13 (PDT)</w:delText>
        </w:r>
      </w:del>
    </w:p>
    <w:p>
      <w:pPr>
        <w:pStyle w:val="Date"/>
      </w:pPr>
      <w:ins w:id="2" w:author="PR Preview" w:date="2026-01-01T00:00:00Z">
        <w:r>
          <w:t xml:space="preserve">Last modified: 2026-10-27 20:05:13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2026-10-28T03:09:36Z</dcterms:created>
  <dcterms:modified xsi:type="dcterms:W3CDTF">2026-10-28T03:09:36Z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20:05:13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