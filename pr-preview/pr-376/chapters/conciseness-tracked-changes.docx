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14:13:25 (PDT)</w:delText>
        </w:r>
      </w:del>
    </w:p>
    <w:p>
      <w:pPr>
        <w:pStyle w:val="Date"/>
      </w:pPr>
      <w:ins w:id="2" w:author="PR Preview" w:date="2026-01-01T00:00:00Z">
        <w:r>
          <w:t xml:space="preserve">Last modified: 2026-10-26 17:48:28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2026-10-27T00:51:56Z</dcterms:created>
  <dcterms:modified xsi:type="dcterms:W3CDTF">2026-10-27T00:51:56Z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17:48:28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