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17:48:28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ins w:id="3" w:author="PR Preview" w:date="2026-01-01T00:00:00Z">
        <w:r>
          <w:rPr>
            <w:b/>
            <w:bCs/>
          </w:rPr>
          <w:t xml:space="preserve">Link the</w:t>
        </w:r>
      </w:ins>
      <w:ins w:id="4" w:author="PR Preview" w:date="2026-01-01T00:00:00Z">
        <w:r>
          <w:rPr>
            <w:b/>
            <w:bCs/>
          </w:rPr>
          <w:t xml:space="preserve"> </w:t>
        </w:r>
      </w:ins>
      <w:hyperlink w:anchor="def-term">
        <w:ins w:id="5" w:author="PR Preview" w:date="2026-01-01T00:00:00Z">
          <w:r>
            <w:rPr>
              <w:rStyle w:val="Hyperlink"/>
              <w:b/>
              <w:bCs/>
            </w:rPr>
            <w:t xml:space="preserve">term</w:t>
          </w:r>
        </w:ins>
      </w:hyperlink>
      <w:ins w:id="6" w:author="PR Preview" w:date="2026-01-01T00:00:00Z">
        <w:r>
          <w:rPr>
            <w:b/>
            <w:bCs/>
          </w:rPr>
          <w:t xml:space="preserve"> </w:t>
        </w:r>
      </w:ins>
      <w:ins w:id="7" w:author="PR Preview" w:date="2026-01-01T00:00:00Z">
        <w:r>
          <w:rPr>
            <w:b/>
            <w:bCs/>
          </w:rPr>
          <w:t xml:space="preserve">where the sentence uses it, not in a parenthetical list: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Write the name as a link inside the sentence that needs it.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Do not name the concepts in the sentence and then list their definitions in a parenthetical after it.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For example, write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rPr>
            <w:rStyle w:val="VerbatimChar"/>
          </w:rPr>
          <w:t xml:space="preserve">the error is the sum of its squared [bias](#def-bias), its [variance](#def-variance), and the [irreducible error](#def-irreducible-error)</w:t>
        </w:r>
      </w:ins>
      <w:ins w:id="16" w:author="PR Preview" w:date="2026-01-01T00:00:00Z">
        <w:r>
          <w:t xml:space="preserve">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not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rStyle w:val="VerbatimChar"/>
          </w:rPr>
          <w:t xml:space="preserve">the error is the sum of its squared bias, its variance, and the irreducible error (definitions: [bias](#def-bias), [variance](#def-variance), [irreducible error](#def-irreducible-error))</w:t>
        </w:r>
      </w:ins>
      <w:ins w:id="21" w:author="PR Preview" w:date="2026-01-01T00:00:00Z">
        <w:r>
          <w:t xml:space="preserve">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The parenthetical makes the reader read each term twice,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and it separates the link from the place where the term does its work.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If a term sits inside math, where a link cannot go,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name the term in words in the sentence and link those words.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The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rStyle w:val="VerbatimChar"/>
          </w:rPr>
          <w:t xml:space="preserve">check-quarto-prose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check in</w:t>
        </w:r>
      </w:ins>
      <w:ins w:id="36" w:author="PR Preview" w:date="2026-01-01T00:00:00Z">
        <w:r>
          <w:t xml:space="preserve"> </w:t>
        </w:r>
      </w:ins>
      <w:hyperlink r:id="rId18">
        <w:ins w:id="37" w:author="PR Preview" w:date="2026-01-01T00:00:00Z">
          <w:r>
            <w:rPr>
              <w:rStyle w:val="Hyperlink"/>
            </w:rPr>
            <w:t xml:space="preserve">gha</w:t>
          </w:r>
        </w:ins>
      </w:hyperlink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flags a parenthetical that opens with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rPr>
            <w:rStyle w:val="VerbatimChar"/>
          </w:rPr>
          <w:t xml:space="preserve">(definition: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or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rPr>
            <w:rStyle w:val="VerbatimChar"/>
          </w:rPr>
          <w:t xml:space="preserve">(definitions:</w:t>
        </w:r>
      </w:ins>
      <w:ins w:id="46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2026-10-27T00:52:12Z</dcterms:created>
  <dcterms:modified xsi:type="dcterms:W3CDTF">2026-10-27T00:52:12Z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