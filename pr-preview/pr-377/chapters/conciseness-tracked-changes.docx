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14:13:25 (PDT)</w:delText>
        </w:r>
      </w:del>
    </w:p>
    <w:p>
      <w:pPr>
        <w:pStyle w:val="Date"/>
      </w:pPr>
      <w:ins w:id="2" w:author="PR Preview" w:date="2026-01-01T00:00:00Z">
        <w:r>
          <w:t xml:space="preserve">Last modified: 2026-10-26 17:43:57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2026-10-27T01:13:20Z</dcterms:created>
  <dcterms:modified xsi:type="dcterms:W3CDTF">2026-10-27T01:13:20Z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17:43:57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