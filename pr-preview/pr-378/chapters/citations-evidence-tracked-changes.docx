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Citations and evidence</w:t>
      </w:r>
    </w:p>
    <w:p>
      <w:pPr>
        <w:pStyle w:val="Date"/>
      </w:pPr>
      <w:del w:id="1" w:author="PR Preview" w:date="2026-01-01T00:00:00Z">
        <w:r>
          <w:delText xml:space="preserve">Last modified: 2026-10-26 18:19:40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18:24:47 (PDT)</w:t>
        </w:r>
      </w:ins>
    </w:p>
    <w:p>
      <w:pPr>
        <w:pStyle w:val="FirstParagraph"/>
      </w:pPr>
      <w:r>
        <w:t xml:space="preserve">Every claim in scientific writing should be supported by either citations to relevant sources or direct evidence from data or experiments.</w:t>
      </w:r>
      <w:r>
        <w:t xml:space="preserve"> </w:t>
      </w:r>
      <w:r>
        <w:t xml:space="preserve">This principle is fundamental to maintaining credibility,</w:t>
      </w:r>
      <w:r>
        <w:t xml:space="preserve"> </w:t>
      </w:r>
      <w:r>
        <w:t xml:space="preserve">enabling verification,</w:t>
      </w:r>
      <w:r>
        <w:t xml:space="preserve"> </w:t>
      </w:r>
      <w:r>
        <w:t xml:space="preserve">and building on the accumulated knowledge of the scientific community.</w:t>
      </w:r>
    </w:p>
    <w:bookmarkStart w:id="9" w:name="why-claims-need-support"/>
    <w:p>
      <w:pPr>
        <w:pStyle w:val="Heading2"/>
      </w:pPr>
      <w:r>
        <w:t xml:space="preserve">1 Why claims need support</w:t>
      </w:r>
    </w:p>
    <w:p>
      <w:pPr>
        <w:pStyle w:val="FirstParagraph"/>
      </w:pPr>
      <w:r>
        <w:t xml:space="preserve">Scientific writing aims to convey truthful,</w:t>
      </w:r>
      <w:r>
        <w:t xml:space="preserve"> </w:t>
      </w:r>
      <w:r>
        <w:t xml:space="preserve">verifiable information.</w:t>
      </w:r>
      <w:r>
        <w:t xml:space="preserve"> </w:t>
      </w:r>
      <w:r>
        <w:t xml:space="preserve">Unsupported claims undermine this goal in several ways: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Credibility</w:t>
      </w:r>
      <w:r>
        <w:t xml:space="preserve">: Readers cannot assess the reliability of assertions without knowing their basis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Verification</w:t>
      </w:r>
      <w:r>
        <w:t xml:space="preserve">: Claims without support cannot be independently verified or challenged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Reproducibility</w:t>
      </w:r>
      <w:r>
        <w:t xml:space="preserve">: Other researchers need sources to understand the foundation of your work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Intellectual honesty</w:t>
      </w:r>
      <w:r>
        <w:t xml:space="preserve">: Proper attribution gives credit where it is due and distinguishes your original contributions from existing knowledge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Learning pathway</w:t>
      </w:r>
      <w:r>
        <w:t xml:space="preserve">: Citations provide readers a roadmap to learn more about a topic</w:t>
      </w:r>
    </w:p>
    <w:p>
      <w:pPr>
        <w:pStyle w:val="FirstParagraph"/>
      </w:pPr>
      <w:r>
        <w:t xml:space="preserve">When you make a claim,</w:t>
      </w:r>
      <w:r>
        <w:t xml:space="preserve"> </w:t>
      </w:r>
      <w:r>
        <w:t xml:space="preserve">you are asking readers to accept it as true.</w:t>
      </w:r>
      <w:r>
        <w:t xml:space="preserve"> </w:t>
      </w:r>
      <w:r>
        <w:t xml:space="preserve">They deserve to know why they should trust that claim.</w:t>
      </w:r>
    </w:p>
    <w:bookmarkEnd w:id="9"/>
    <w:bookmarkStart w:id="14" w:name="what-constitutes-adequate-support"/>
    <w:p>
      <w:pPr>
        <w:pStyle w:val="Heading2"/>
      </w:pPr>
      <w:r>
        <w:t xml:space="preserve">2 What constitutes adequate support</w:t>
      </w:r>
    </w:p>
    <w:p>
      <w:pPr>
        <w:pStyle w:val="FirstParagraph"/>
      </w:pPr>
      <w:r>
        <w:t xml:space="preserve">Different types of claims require different types of support:</w:t>
      </w:r>
    </w:p>
    <w:bookmarkStart w:id="10" w:name="empirical-claims"/>
    <w:p>
      <w:pPr>
        <w:pStyle w:val="Heading3"/>
      </w:pPr>
      <w:r>
        <w:t xml:space="preserve">2.1 Empirical claims</w:t>
      </w:r>
    </w:p>
    <w:p>
      <w:pPr>
        <w:pStyle w:val="FirstParagraph"/>
      </w:pPr>
      <w:r>
        <w:t xml:space="preserve">Claims about observable phenomena or data should be supported by:</w:t>
      </w:r>
    </w:p>
    <w:p>
      <w:pPr>
        <w:pStyle w:val="Compact"/>
        <w:numPr>
          <w:ilvl w:val="0"/>
          <w:numId w:val="1002"/>
        </w:numPr>
      </w:pPr>
      <w:r>
        <w:t xml:space="preserve">Direct presentation of the data (tables, figures, statistical analyses)</w:t>
      </w:r>
    </w:p>
    <w:p>
      <w:pPr>
        <w:pStyle w:val="Compact"/>
        <w:numPr>
          <w:ilvl w:val="0"/>
          <w:numId w:val="1002"/>
        </w:numPr>
      </w:pPr>
      <w:r>
        <w:t xml:space="preserve">Citations to published studies that collected the relevant data</w:t>
      </w:r>
    </w:p>
    <w:p>
      <w:pPr>
        <w:pStyle w:val="Compact"/>
        <w:numPr>
          <w:ilvl w:val="0"/>
          <w:numId w:val="1002"/>
        </w:numPr>
      </w:pPr>
      <w:r>
        <w:t xml:space="preserve">Description of experimental methods that generated the evidence</w:t>
      </w:r>
    </w:p>
    <w:p>
      <w:pPr>
        <w:pStyle w:val="Compact"/>
        <w:numPr>
          <w:ilvl w:val="0"/>
          <w:numId w:val="1002"/>
        </w:numPr>
      </w:pPr>
      <w:r>
        <w:t xml:space="preserve">Links to publicly accessible datasets</w:t>
      </w:r>
    </w:p>
    <w:bookmarkEnd w:id="10"/>
    <w:bookmarkStart w:id="11" w:name="theoretical-claims"/>
    <w:p>
      <w:pPr>
        <w:pStyle w:val="Heading3"/>
      </w:pPr>
      <w:r>
        <w:t xml:space="preserve">2.2 Theoretical claims</w:t>
      </w:r>
    </w:p>
    <w:p>
      <w:pPr>
        <w:pStyle w:val="FirstParagraph"/>
      </w:pPr>
      <w:r>
        <w:t xml:space="preserve">Claims about concepts, models, or interpretations should be supported by:</w:t>
      </w:r>
    </w:p>
    <w:p>
      <w:pPr>
        <w:pStyle w:val="Compact"/>
        <w:numPr>
          <w:ilvl w:val="0"/>
          <w:numId w:val="1003"/>
        </w:numPr>
      </w:pPr>
      <w:r>
        <w:t xml:space="preserve">Citations to papers that developed or validated the theory</w:t>
      </w:r>
    </w:p>
    <w:p>
      <w:pPr>
        <w:pStyle w:val="Compact"/>
        <w:numPr>
          <w:ilvl w:val="0"/>
          <w:numId w:val="1003"/>
        </w:numPr>
      </w:pPr>
      <w:r>
        <w:t xml:space="preserve">Logical arguments with clearly stated premises</w:t>
      </w:r>
    </w:p>
    <w:p>
      <w:pPr>
        <w:pStyle w:val="Compact"/>
        <w:numPr>
          <w:ilvl w:val="0"/>
          <w:numId w:val="1003"/>
        </w:numPr>
      </w:pPr>
      <w:r>
        <w:t xml:space="preserve">Mathematical derivations or proofs</w:t>
      </w:r>
    </w:p>
    <w:p>
      <w:pPr>
        <w:pStyle w:val="Compact"/>
        <w:numPr>
          <w:ilvl w:val="0"/>
          <w:numId w:val="1003"/>
        </w:numPr>
      </w:pPr>
      <w:r>
        <w:t xml:space="preserve">References to review articles that synthesize relevant theoretical work</w:t>
      </w:r>
    </w:p>
    <w:bookmarkEnd w:id="11"/>
    <w:bookmarkStart w:id="12" w:name="methodological-claims"/>
    <w:p>
      <w:pPr>
        <w:pStyle w:val="Heading3"/>
      </w:pPr>
      <w:r>
        <w:t xml:space="preserve">2.3 Methodological claims</w:t>
      </w:r>
    </w:p>
    <w:p>
      <w:pPr>
        <w:pStyle w:val="FirstParagraph"/>
      </w:pPr>
      <w:r>
        <w:t xml:space="preserve">Claims about appropriate methods or best practices should be supported by:</w:t>
      </w:r>
    </w:p>
    <w:p>
      <w:pPr>
        <w:pStyle w:val="Compact"/>
        <w:numPr>
          <w:ilvl w:val="0"/>
          <w:numId w:val="1004"/>
        </w:numPr>
      </w:pPr>
      <w:r>
        <w:t xml:space="preserve">Citations to methodological papers or textbooks</w:t>
      </w:r>
    </w:p>
    <w:p>
      <w:pPr>
        <w:pStyle w:val="Compact"/>
        <w:numPr>
          <w:ilvl w:val="0"/>
          <w:numId w:val="1004"/>
        </w:numPr>
      </w:pPr>
      <w:r>
        <w:t xml:space="preserve">Empirical evidence of method performance</w:t>
      </w:r>
    </w:p>
    <w:p>
      <w:pPr>
        <w:pStyle w:val="Compact"/>
        <w:numPr>
          <w:ilvl w:val="0"/>
          <w:numId w:val="1004"/>
        </w:numPr>
      </w:pPr>
      <w:r>
        <w:t xml:space="preserve">Expert consensus statements</w:t>
      </w:r>
    </w:p>
    <w:p>
      <w:pPr>
        <w:pStyle w:val="Compact"/>
        <w:numPr>
          <w:ilvl w:val="0"/>
          <w:numId w:val="1004"/>
        </w:numPr>
      </w:pPr>
      <w:r>
        <w:t xml:space="preserve">Validation studies</w:t>
      </w:r>
    </w:p>
    <w:bookmarkEnd w:id="12"/>
    <w:bookmarkStart w:id="13" w:name="common-knowledge"/>
    <w:p>
      <w:pPr>
        <w:pStyle w:val="Heading3"/>
      </w:pPr>
      <w:r>
        <w:t xml:space="preserve">2.4 Common knowledge</w:t>
      </w:r>
    </w:p>
    <w:p>
      <w:pPr>
        <w:pStyle w:val="FirstParagraph"/>
      </w:pPr>
      <w:r>
        <w:t xml:space="preserve">Not every statement requires citation.</w:t>
      </w:r>
      <w:r>
        <w:t xml:space="preserve"> </w:t>
      </w:r>
      <w:r>
        <w:t xml:space="preserve">Well-established facts that are common knowledge within your field</w:t>
      </w:r>
      <w:r>
        <w:t xml:space="preserve"> </w:t>
      </w:r>
      <w:r>
        <w:t xml:space="preserve">(for example,</w:t>
      </w:r>
      <w:r>
        <w:t xml:space="preserve"> </w:t>
      </w:r>
      <w:r>
        <w:t xml:space="preserve">“DNA is a double helix”</w:t>
      </w:r>
      <w:r>
        <w:t xml:space="preserve"> </w:t>
      </w:r>
      <w:r>
        <w:t xml:space="preserve">in molecular biology)</w:t>
      </w:r>
      <w:r>
        <w:t xml:space="preserve"> </w:t>
      </w:r>
      <w:r>
        <w:t xml:space="preserve">can be stated without citation.</w:t>
      </w:r>
      <w:r>
        <w:t xml:space="preserve"> </w:t>
      </w:r>
      <w:r>
        <w:t xml:space="preserve">However,</w:t>
      </w:r>
      <w:r>
        <w:t xml:space="preserve"> </w:t>
      </w:r>
      <w:r>
        <w:t xml:space="preserve">when in doubt,</w:t>
      </w:r>
      <w:r>
        <w:t xml:space="preserve"> </w:t>
      </w:r>
      <w:r>
        <w:t xml:space="preserve">provide a citation—over-citing is preferable to under-citing.</w:t>
      </w:r>
    </w:p>
    <w:bookmarkEnd w:id="13"/>
    <w:bookmarkEnd w:id="14"/>
    <w:bookmarkStart w:id="18" w:name="do-not-substitute-flippancy-for-support"/>
    <w:p>
      <w:pPr>
        <w:pStyle w:val="Heading2"/>
      </w:pPr>
      <w:r>
        <w:t xml:space="preserve">3 Do not substitute flippancy for support</w:t>
      </w:r>
    </w:p>
    <w:p>
      <w:pPr>
        <w:pStyle w:val="FirstParagraph"/>
      </w:pPr>
      <w:r>
        <w:t xml:space="preserve">Some phrases assert that a claim needs no support</w:t>
      </w:r>
      <w:r>
        <w:t xml:space="preserve"> </w:t>
      </w:r>
      <w:r>
        <w:t xml:space="preserve">instead of supplying any:</w:t>
      </w:r>
    </w:p>
    <w:p>
      <w:pPr>
        <w:pStyle w:val="Compact"/>
        <w:numPr>
          <w:ilvl w:val="0"/>
          <w:numId w:val="1005"/>
        </w:numPr>
      </w:pPr>
      <w:r>
        <w:t xml:space="preserve">“it is obvious that”</w:t>
      </w:r>
    </w:p>
    <w:p>
      <w:pPr>
        <w:pStyle w:val="Compact"/>
        <w:numPr>
          <w:ilvl w:val="0"/>
          <w:numId w:val="1005"/>
        </w:numPr>
      </w:pPr>
      <w:r>
        <w:t xml:space="preserve">“clearly, it follows that”</w:t>
      </w:r>
    </w:p>
    <w:p>
      <w:pPr>
        <w:pStyle w:val="Compact"/>
        <w:numPr>
          <w:ilvl w:val="0"/>
          <w:numId w:val="1005"/>
        </w:numPr>
      </w:pPr>
      <w:r>
        <w:t xml:space="preserve">“it should be familiar to you that”</w:t>
      </w:r>
    </w:p>
    <w:p>
      <w:pPr>
        <w:pStyle w:val="Compact"/>
        <w:numPr>
          <w:ilvl w:val="0"/>
          <w:numId w:val="1005"/>
        </w:numPr>
      </w:pPr>
      <w:r>
        <w:t xml:space="preserve">“the familiar formula”</w:t>
      </w:r>
    </w:p>
    <w:p>
      <w:pPr>
        <w:pStyle w:val="Compact"/>
        <w:numPr>
          <w:ilvl w:val="0"/>
          <w:numId w:val="1005"/>
        </w:numPr>
      </w:pPr>
      <w:r>
        <w:t xml:space="preserve">“of course”</w:t>
      </w:r>
    </w:p>
    <w:p>
      <w:pPr>
        <w:pStyle w:val="Compact"/>
        <w:numPr>
          <w:ilvl w:val="0"/>
          <w:numId w:val="1005"/>
        </w:numPr>
      </w:pPr>
      <w:r>
        <w:t xml:space="preserve">“as everyone knows”</w:t>
      </w:r>
    </w:p>
    <w:p>
      <w:pPr>
        <w:pStyle w:val="FirstParagraph"/>
      </w:pPr>
      <w:r>
        <w:t xml:space="preserve">The problem is the appeal, not the individual words.</w:t>
      </w:r>
      <w:r>
        <w:t xml:space="preserve"> </w:t>
      </w:r>
      <w:r>
        <w:t xml:space="preserve">“Clearly”</w:t>
      </w:r>
      <w:r>
        <w:t xml:space="preserve"> </w:t>
      </w:r>
      <w:r>
        <w:t xml:space="preserve">is fine as an adverb of manner</w:t>
      </w:r>
      <w:r>
        <w:t xml:space="preserve"> </w:t>
      </w:r>
      <w:r>
        <w:t xml:space="preserve">(</w:t>
      </w:r>
      <w:r>
        <w:t xml:space="preserve">“the methods section clearly describes the sampling frame”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“of course”</w:t>
      </w:r>
      <w:r>
        <w:t xml:space="preserve"> </w:t>
      </w:r>
      <w:r>
        <w:t xml:space="preserve">is fine when it flags an assumption</w:t>
      </w:r>
      <w:r>
        <w:t xml:space="preserve"> </w:t>
      </w:r>
      <w:r>
        <w:t xml:space="preserve">you have already established.</w:t>
      </w:r>
      <w:r>
        <w:t xml:space="preserve"> </w:t>
      </w:r>
      <w:r>
        <w:t xml:space="preserve">Each becomes a problem only when it stands in</w:t>
      </w:r>
      <w:r>
        <w:t xml:space="preserve"> </w:t>
      </w:r>
      <w:r>
        <w:t xml:space="preserve">for an argument you have not made.</w:t>
      </w:r>
    </w:p>
    <w:p>
      <w:pPr>
        <w:pStyle w:val="BodyText"/>
      </w:pPr>
      <w:r>
        <w:t xml:space="preserve">These phrases do no work for the reader.</w:t>
      </w:r>
      <w:r>
        <w:t xml:space="preserve"> </w:t>
      </w:r>
      <w:r>
        <w:t xml:space="preserve">A reader who already knows the result gains nothing</w:t>
      </w:r>
      <w:r>
        <w:t xml:space="preserve"> </w:t>
      </w:r>
      <w:r>
        <w:t xml:space="preserve">from being told that it is familiar,</w:t>
      </w:r>
      <w:r>
        <w:t xml:space="preserve"> </w:t>
      </w:r>
      <w:r>
        <w:t xml:space="preserve">and a reader who does not</w:t>
      </w:r>
      <w:r>
        <w:t xml:space="preserve"> </w:t>
      </w:r>
      <w:r>
        <w:t xml:space="preserve">is told that the gap is their own fault,</w:t>
      </w:r>
      <w:r>
        <w:t xml:space="preserve"> </w:t>
      </w:r>
      <w:r>
        <w:t xml:space="preserve">without being given any way to close it.</w:t>
      </w:r>
      <w:r>
        <w:t xml:space="preserve"> </w:t>
      </w:r>
      <w:r>
        <w:t xml:space="preserve">They also cost the writer something.</w:t>
      </w:r>
      <w:r>
        <w:t xml:space="preserve"> </w:t>
      </w:r>
      <w:r>
        <w:t xml:space="preserve">Working a step out is how you find out whether it holds;</w:t>
      </w:r>
      <w:r>
        <w:t xml:space="preserve"> </w:t>
      </w:r>
      <w:r>
        <w:t xml:space="preserve">calling it obvious settles the question by assertion,</w:t>
      </w:r>
      <w:r>
        <w:t xml:space="preserve"> </w:t>
      </w:r>
      <w:r>
        <w:t xml:space="preserve">and leaves any error in the step where it is.</w:t>
      </w:r>
      <w:r>
        <w:t xml:space="preserve"> </w:t>
      </w:r>
      <w:r>
        <w:t xml:space="preserve">So if you cannot supply a derivation or a citation for a step,</w:t>
      </w:r>
      <w:r>
        <w:t xml:space="preserve"> </w:t>
      </w:r>
      <w:r>
        <w:t xml:space="preserve">treat that as a reason to work the step out,</w:t>
      </w:r>
      <w:r>
        <w:t xml:space="preserve"> </w:t>
      </w:r>
      <w:r>
        <w:t xml:space="preserve">not as a reason to call it obvious.</w:t>
      </w:r>
    </w:p>
    <w:p>
      <w:pPr>
        <w:pStyle w:val="BodyText"/>
      </w:pPr>
      <w:r>
        <w:t xml:space="preserve">Replace such phrases with one of the following: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direct derivation.</w:t>
      </w:r>
      <w:r>
        <w:t xml:space="preserve"> </w:t>
      </w:r>
      <w:r>
        <w:t xml:space="preserve">Show the intermediate steps,</w:t>
      </w:r>
      <w:r>
        <w:t xml:space="preserve"> </w:t>
      </w:r>
      <w:r>
        <w:t xml:space="preserve">or state which identity or algebraic manipulation takes you from one line to the next.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specific citation.</w:t>
      </w:r>
      <w:r>
        <w:t xml:space="preserve"> </w:t>
      </w:r>
      <w:r>
        <w:t xml:space="preserve">Name the source that establishes the result,</w:t>
      </w:r>
      <w:r>
        <w:t xml:space="preserve"> </w:t>
      </w:r>
      <w:r>
        <w:t xml:space="preserve">and give a chapter, section, page, or equation number</w:t>
      </w:r>
      <w:r>
        <w:t xml:space="preserve"> </w:t>
      </w:r>
      <w:r>
        <w:t xml:space="preserve">whenever the source is long enough</w:t>
      </w:r>
      <w:r>
        <w:t xml:space="preserve"> </w:t>
      </w:r>
      <w:r>
        <w:t xml:space="preserve">that a bare citation would leave the reader searching.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cross-reference.</w:t>
      </w:r>
      <w:r>
        <w:t xml:space="preserve"> </w:t>
      </w:r>
      <w:r>
        <w:t xml:space="preserve">When you established the result earlier in the same document,</w:t>
      </w:r>
      <w:r>
        <w:t xml:space="preserve"> </w:t>
      </w:r>
      <w:r>
        <w:t xml:space="preserve">point to it by number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for the Quarto cross-reference syntax).</w:t>
      </w:r>
    </w:p>
    <w:p>
      <w:pPr>
        <w:pStyle w:val="FirstParagraph"/>
      </w:pPr>
      <w:r>
        <w:t xml:space="preserve">Deleting the phrase and keeping the claim</w:t>
      </w:r>
      <w:r>
        <w:t xml:space="preserve"> </w:t>
      </w:r>
      <w:r>
        <w:t xml:space="preserve">is also usually an improvement:</w:t>
      </w:r>
      <w:r>
        <w:t xml:space="preserve"> </w:t>
      </w:r>
      <w:r>
        <w:t xml:space="preserve">“the log-likelihood is a sum of three terms”</w:t>
      </w:r>
      <w:r>
        <w:t xml:space="preserve"> </w:t>
      </w:r>
      <w:r>
        <w:t xml:space="preserve">makes the same claim about the log-likelihood as</w:t>
      </w:r>
      <w:r>
        <w:t xml:space="preserve"> </w:t>
      </w:r>
      <w:r>
        <w:t xml:space="preserve">“the log-likelihood is obviously a sum of three terms”</w:t>
      </w:r>
      <w:r>
        <w:t xml:space="preserve">,</w:t>
      </w:r>
      <w:r>
        <w:t xml:space="preserve"> </w:t>
      </w:r>
      <w:r>
        <w:t xml:space="preserve">and it invites the reader to check the claim</w:t>
      </w:r>
      <w:r>
        <w:t xml:space="preserve"> </w:t>
      </w:r>
      <w:r>
        <w:t xml:space="preserve">rather than to defer to it.</w:t>
      </w:r>
    </w:p>
    <w:bookmarkStart w:id="16" w:name="exm-flippant-derivation"/>
    <w:p>
      <w:pPr>
        <w:pStyle w:val="BodyText"/>
      </w:pPr>
      <w:r>
        <w:rPr>
          <w:b/>
          <w:bCs/>
        </w:rPr>
        <w:t xml:space="preserve">Example 1 (Replacing an appeal to familiarity)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Substituting the normal density into the likelihood</w:t>
      </w:r>
      <w:r>
        <w:t xml:space="preserve"> </w:t>
      </w:r>
      <w:r>
        <w:t xml:space="preserve">gives the familiar three-term formula.</w:t>
      </w:r>
    </w:p>
    <w:p>
      <w:pPr>
        <w:pStyle w:val="BlockText"/>
      </w:pPr>
      <w:r>
        <w:t xml:space="preserve">✅ For an independent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a normal distribution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substituting the normal density into the likelihood</w:t>
      </w:r>
      <w:r>
        <w:t xml:space="preserve"> </w:t>
      </w:r>
      <w:r>
        <w:t xml:space="preserve">and taking logarithms gives</w:t>
      </w:r>
    </w:p>
    <w:p>
      <w:pPr>
        <w:pStyle w:val="Block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The three terms are,</w:t>
      </w:r>
      <w:r>
        <w:t xml:space="preserve"> </w:t>
      </w:r>
      <w:r>
        <w:t xml:space="preserve">in order:</w:t>
      </w:r>
    </w:p>
    <w:p>
      <w:pPr>
        <w:pStyle w:val="Compact"/>
        <w:numPr>
          <w:ilvl w:val="0"/>
          <w:numId w:val="1007"/>
        </w:numPr>
      </w:pPr>
      <w:r>
        <w:t xml:space="preserve">a constant that does not involve the parameters;</w:t>
      </w:r>
    </w:p>
    <w:p>
      <w:pPr>
        <w:pStyle w:val="Compact"/>
        <w:numPr>
          <w:ilvl w:val="0"/>
          <w:numId w:val="1007"/>
        </w:numPr>
      </w:pPr>
      <w:r>
        <w:t xml:space="preserve">a term that depends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not on</w:t>
      </w:r>
      <w:r>
        <w:t xml:space="preserve"> </w:t>
      </w:r>
      <m:oMath>
        <m:r>
          <m:t>μ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the sum of squared deviations of the data from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 second version gives the reader the formula and where it came from,</w:t>
      </w:r>
      <w:r>
        <w:t xml:space="preserve"> </w:t>
      </w:r>
      <w:r>
        <w:t xml:space="preserve">so they can check the algebra themselves.</w:t>
      </w:r>
      <w:r>
        <w:t xml:space="preserve"> </w:t>
      </w:r>
      <w:r>
        <w:t xml:space="preserve">The first version asks them to take the writer’s word for it,</w:t>
      </w:r>
      <w:r>
        <w:t xml:space="preserve"> </w:t>
      </w:r>
      <w:r>
        <w:t xml:space="preserve">and offers no help to anyone who has not seen the result before.</w:t>
      </w:r>
    </w:p>
    <w:bookmarkEnd w:id="16"/>
    <w:bookmarkStart w:id="17" w:name="trivial-and-trivially"/>
    <w:p>
      <w:pPr>
        <w:pStyle w:val="Heading3"/>
      </w:pPr>
      <w:r>
        <w:t xml:space="preserve">3.1</w:t>
      </w:r>
      <w:r>
        <w:t xml:space="preserve"> </w:t>
      </w: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</w:p>
    <w:p>
      <w:pPr>
        <w:pStyle w:val="FirstParagraph"/>
      </w:pP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usually work the same way:</w:t>
      </w:r>
      <w:r>
        <w:t xml:space="preserve"> </w:t>
      </w:r>
      <w:r>
        <w:t xml:space="preserve">they announce that a step is too small to write down,</w:t>
      </w:r>
      <w:r>
        <w:t xml:space="preserve"> </w:t>
      </w:r>
      <w:r>
        <w:t xml:space="preserve">which relieves the writer of writing it down.</w:t>
      </w:r>
      <w:r>
        <w:t xml:space="preserve"> </w:t>
      </w:r>
      <w:r>
        <w:t xml:space="preserve">Treat them as a prompt to check the step,</w:t>
      </w:r>
      <w:r>
        <w:t xml:space="preserve"> </w:t>
      </w:r>
      <w:r>
        <w:t xml:space="preserve">and to write it out if it takes only a line.</w:t>
      </w:r>
    </w:p>
    <w:p>
      <w:pPr>
        <w:pStyle w:val="BodyText"/>
      </w:pPr>
      <w:r>
        <w:t xml:space="preserve">The word has one defensible use,</w:t>
      </w:r>
      <w:r>
        <w:t xml:space="preserve"> </w:t>
      </w:r>
      <w:r>
        <w:t xml:space="preserve">which is describing how a general expression reduces to a simpler one</w:t>
      </w:r>
      <w:r>
        <w:t xml:space="preserve"> </w:t>
      </w:r>
      <w:r>
        <w:t xml:space="preserve">in a special case.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weighted average reduces to an ordinary average</w:t>
      </w:r>
      <w:r>
        <w:t xml:space="preserve"> </w:t>
      </w:r>
      <w:r>
        <w:t xml:space="preserve">when all of the weights are equal.</w:t>
      </w:r>
      <w:r>
        <w:t xml:space="preserve"> </w:t>
      </w:r>
      <w:r>
        <w:t xml:space="preserve">Even in that use,</w:t>
      </w:r>
      <w:r>
        <w:t xml:space="preserve"> </w:t>
      </w:r>
      <w:r>
        <w:t xml:space="preserve">“minimal case”</w:t>
      </w:r>
      <w:r>
        <w:t xml:space="preserve"> </w:t>
      </w:r>
      <w:r>
        <w:t xml:space="preserve">or</w:t>
      </w:r>
      <w:r>
        <w:t xml:space="preserve"> </w:t>
      </w:r>
      <w:r>
        <w:t xml:space="preserve">“degenerate case”</w:t>
      </w:r>
      <w:r>
        <w:t xml:space="preserve"> </w:t>
      </w:r>
      <w:r>
        <w:t xml:space="preserve">names the situation more precisely,</w:t>
      </w:r>
      <w:r>
        <w:t xml:space="preserve"> </w:t>
      </w:r>
      <w:r>
        <w:t xml:space="preserve">and avoids the dismissive tone that</w:t>
      </w:r>
      <w:r>
        <w:t xml:space="preserve"> </w:t>
      </w:r>
      <w:r>
        <w:t xml:space="preserve">“trivial”</w:t>
      </w:r>
      <w:r>
        <w:t xml:space="preserve"> </w:t>
      </w:r>
      <w:r>
        <w:t xml:space="preserve">carries.</w:t>
      </w:r>
    </w:p>
    <w:bookmarkEnd w:id="17"/>
    <w:bookmarkEnd w:id="18"/>
    <w:bookmarkStart w:id="19" w:name="what-makes-a-citation-relevant"/>
    <w:p>
      <w:pPr>
        <w:pStyle w:val="Heading2"/>
      </w:pPr>
      <w:r>
        <w:t xml:space="preserve">4 What makes a citation relevant</w:t>
      </w:r>
    </w:p>
    <w:p>
      <w:pPr>
        <w:pStyle w:val="FirstParagraph"/>
      </w:pPr>
      <w:r>
        <w:t xml:space="preserve">A relevant citation is one that actually supports the specific claim you are making.</w:t>
      </w:r>
      <w:r>
        <w:t xml:space="preserve"> </w:t>
      </w:r>
      <w:r>
        <w:t xml:space="preserve">Common problems with citation relevance include: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review papers indiscriminately</w:t>
      </w:r>
      <w:r>
        <w:t xml:space="preserve">: While review papers are valuable for general background, cite the original research when making specific claims about particular findings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papers that don’t address the claim</w:t>
      </w:r>
      <w:r>
        <w:t xml:space="preserve">: Ensure the cited work actually discusses the point you’re making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Over-generalizing from narrow studies</w:t>
      </w:r>
      <w:r>
        <w:t xml:space="preserve">: Don’t cite a study with limited scope to support a broad general claim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Using outdated sources</w:t>
      </w:r>
      <w:r>
        <w:t xml:space="preserve">: When current knowledge has superseded older findings, cite more recent work</w:t>
      </w:r>
    </w:p>
    <w:p>
      <w:pPr>
        <w:pStyle w:val="FirstParagraph"/>
      </w:pPr>
      <w:r>
        <w:t xml:space="preserve">To ensure relevance:</w:t>
      </w:r>
    </w:p>
    <w:p>
      <w:pPr>
        <w:pStyle w:val="Compact"/>
        <w:numPr>
          <w:ilvl w:val="0"/>
          <w:numId w:val="1009"/>
        </w:numPr>
      </w:pPr>
      <w:r>
        <w:t xml:space="preserve">Read the papers you cite (at least the relevant sections)</w:t>
      </w:r>
    </w:p>
    <w:p>
      <w:pPr>
        <w:pStyle w:val="Compact"/>
        <w:numPr>
          <w:ilvl w:val="0"/>
          <w:numId w:val="1009"/>
        </w:numPr>
      </w:pPr>
      <w:r>
        <w:t xml:space="preserve">Verify that the cited work actually supports your specific claim</w:t>
      </w:r>
    </w:p>
    <w:p>
      <w:pPr>
        <w:pStyle w:val="Compact"/>
        <w:numPr>
          <w:ilvl w:val="0"/>
          <w:numId w:val="1009"/>
        </w:numPr>
      </w:pPr>
      <w:r>
        <w:t xml:space="preserve">Cite the most direct source available</w:t>
      </w:r>
    </w:p>
    <w:p>
      <w:pPr>
        <w:pStyle w:val="Compact"/>
        <w:numPr>
          <w:ilvl w:val="0"/>
          <w:numId w:val="1009"/>
        </w:numPr>
      </w:pPr>
      <w:r>
        <w:t xml:space="preserve">When citing for general background versus specific claims, make the distinction clear</w:t>
      </w:r>
    </w:p>
    <w:bookmarkEnd w:id="19"/>
    <w:bookmarkStart w:id="26" w:name="what-makes-a-source-trustworthy"/>
    <w:p>
      <w:pPr>
        <w:pStyle w:val="Heading2"/>
      </w:pPr>
      <w:r>
        <w:t xml:space="preserve">5 What makes a source trustworthy</w:t>
      </w:r>
    </w:p>
    <w:p>
      <w:pPr>
        <w:pStyle w:val="FirstParagraph"/>
      </w:pPr>
      <w:r>
        <w:t xml:space="preserve">Not all sources are equally reliable.</w:t>
      </w:r>
      <w:r>
        <w:t xml:space="preserve"> </w:t>
      </w:r>
      <w:r>
        <w:t xml:space="preserve">Consider these factors when evaluating trustworthiness:</w:t>
      </w:r>
    </w:p>
    <w:bookmarkStart w:id="20" w:name="peer-review"/>
    <w:p>
      <w:pPr>
        <w:pStyle w:val="Heading3"/>
      </w:pPr>
      <w:r>
        <w:t xml:space="preserve">5.1 Peer review</w:t>
      </w:r>
    </w:p>
    <w:p>
      <w:pPr>
        <w:pStyle w:val="FirstParagraph"/>
      </w:pPr>
      <w:r>
        <w:t xml:space="preserve">Peer-reviewed publications in reputable journals have undergone expert scrutiny.</w:t>
      </w:r>
      <w:r>
        <w:t xml:space="preserve"> </w:t>
      </w:r>
      <w:r>
        <w:t xml:space="preserve">This doesn’t guarantee correctness,</w:t>
      </w:r>
      <w:r>
        <w:t xml:space="preserve"> </w:t>
      </w:r>
      <w:r>
        <w:t xml:space="preserve">but it provides a baseline level of quality control.</w:t>
      </w:r>
    </w:p>
    <w:bookmarkEnd w:id="20"/>
    <w:bookmarkStart w:id="21" w:name="reputation-of-authors-and-institutions"/>
    <w:p>
      <w:pPr>
        <w:pStyle w:val="Heading3"/>
      </w:pPr>
      <w:r>
        <w:t xml:space="preserve">5.2 Reputation of authors and institutions</w:t>
      </w:r>
    </w:p>
    <w:p>
      <w:pPr>
        <w:pStyle w:val="FirstParagraph"/>
      </w:pPr>
      <w:r>
        <w:t xml:space="preserve">Work from recognized experts and well-regarded institutions tends to be more reliable,</w:t>
      </w:r>
      <w:r>
        <w:t xml:space="preserve"> </w:t>
      </w:r>
      <w:r>
        <w:t xml:space="preserve">though this should not be the sole criterion.</w:t>
      </w:r>
    </w:p>
    <w:bookmarkEnd w:id="21"/>
    <w:bookmarkStart w:id="22" w:name="replication-and-consensus"/>
    <w:p>
      <w:pPr>
        <w:pStyle w:val="Heading3"/>
      </w:pPr>
      <w:r>
        <w:t xml:space="preserve">5.3 Replication and consensus</w:t>
      </w:r>
    </w:p>
    <w:p>
      <w:pPr>
        <w:pStyle w:val="FirstParagraph"/>
      </w:pPr>
      <w:r>
        <w:t xml:space="preserve">Findings that have been replicated by independent groups</w:t>
      </w:r>
      <w:r>
        <w:t xml:space="preserve"> </w:t>
      </w:r>
      <w:r>
        <w:t xml:space="preserve">or that represent scientific consensus</w:t>
      </w:r>
      <w:r>
        <w:t xml:space="preserve"> </w:t>
      </w:r>
      <w:r>
        <w:t xml:space="preserve">are more trustworthy than isolated claims.</w:t>
      </w:r>
    </w:p>
    <w:bookmarkEnd w:id="22"/>
    <w:bookmarkStart w:id="23" w:name="transparency-and-reproducibility"/>
    <w:p>
      <w:pPr>
        <w:pStyle w:val="Heading3"/>
      </w:pPr>
      <w:r>
        <w:t xml:space="preserve">5.4 Transparency and reproducibility</w:t>
      </w:r>
    </w:p>
    <w:p>
      <w:pPr>
        <w:pStyle w:val="FirstParagraph"/>
      </w:pPr>
      <w:r>
        <w:t xml:space="preserve">Studies that:</w:t>
      </w:r>
    </w:p>
    <w:p>
      <w:pPr>
        <w:pStyle w:val="Compact"/>
        <w:numPr>
          <w:ilvl w:val="0"/>
          <w:numId w:val="1010"/>
        </w:numPr>
      </w:pPr>
      <w:r>
        <w:t xml:space="preserve">Clearly describe their methods</w:t>
      </w:r>
    </w:p>
    <w:p>
      <w:pPr>
        <w:pStyle w:val="Compact"/>
        <w:numPr>
          <w:ilvl w:val="0"/>
          <w:numId w:val="1010"/>
        </w:numPr>
      </w:pPr>
      <w:r>
        <w:t xml:space="preserve">Share their data and code</w:t>
      </w:r>
    </w:p>
    <w:p>
      <w:pPr>
        <w:pStyle w:val="Compact"/>
        <w:numPr>
          <w:ilvl w:val="0"/>
          <w:numId w:val="1010"/>
        </w:numPr>
      </w:pPr>
      <w:r>
        <w:t xml:space="preserve">Disclose potential conflicts of interest</w:t>
      </w:r>
    </w:p>
    <w:p>
      <w:pPr>
        <w:pStyle w:val="Compact"/>
        <w:numPr>
          <w:ilvl w:val="0"/>
          <w:numId w:val="1010"/>
        </w:numPr>
      </w:pPr>
      <w:r>
        <w:t xml:space="preserve">Have been successfully reproduced by others</w:t>
      </w:r>
    </w:p>
    <w:p>
      <w:pPr>
        <w:pStyle w:val="FirstParagraph"/>
      </w:pPr>
      <w:r>
        <w:t xml:space="preserve">are more trustworthy than those lacking these features.</w:t>
      </w:r>
    </w:p>
    <w:bookmarkEnd w:id="23"/>
    <w:bookmarkStart w:id="24" w:name="preprints-and-non-peer-reviewed-sources"/>
    <w:p>
      <w:pPr>
        <w:pStyle w:val="Heading3"/>
      </w:pPr>
      <w:r>
        <w:t xml:space="preserve">5.5 Preprints and non-peer-reviewed sources</w:t>
      </w:r>
    </w:p>
    <w:p>
      <w:pPr>
        <w:pStyle w:val="FirstParagraph"/>
      </w:pPr>
      <w:r>
        <w:t xml:space="preserve">Preprints can be valuable for accessing cutting-edge research,</w:t>
      </w:r>
      <w:r>
        <w:t xml:space="preserve"> </w:t>
      </w:r>
      <w:r>
        <w:t xml:space="preserve">but they have not undergone peer review.</w:t>
      </w:r>
      <w:r>
        <w:t xml:space="preserve"> </w:t>
      </w:r>
      <w:r>
        <w:t xml:space="preserve">When citing preprints:</w:t>
      </w:r>
    </w:p>
    <w:p>
      <w:pPr>
        <w:pStyle w:val="Compact"/>
        <w:numPr>
          <w:ilvl w:val="0"/>
          <w:numId w:val="1011"/>
        </w:numPr>
      </w:pPr>
      <w:r>
        <w:t xml:space="preserve">Note that they are preprints</w:t>
      </w:r>
    </w:p>
    <w:p>
      <w:pPr>
        <w:pStyle w:val="Compact"/>
        <w:numPr>
          <w:ilvl w:val="0"/>
          <w:numId w:val="1011"/>
        </w:numPr>
      </w:pPr>
      <w:r>
        <w:t xml:space="preserve">Check whether a peer-reviewed version has since been published</w:t>
      </w:r>
    </w:p>
    <w:p>
      <w:pPr>
        <w:pStyle w:val="Compact"/>
        <w:numPr>
          <w:ilvl w:val="0"/>
          <w:numId w:val="1011"/>
        </w:numPr>
      </w:pPr>
      <w:r>
        <w:t xml:space="preserve">Exercise extra scrutiny of the methods and conclusions</w:t>
      </w:r>
    </w:p>
    <w:bookmarkEnd w:id="24"/>
    <w:bookmarkStart w:id="25" w:name="sources-to-generally-avoid"/>
    <w:p>
      <w:pPr>
        <w:pStyle w:val="Heading3"/>
      </w:pPr>
      <w:r>
        <w:t xml:space="preserve">5.6 Sources to generally avoid</w:t>
      </w:r>
    </w:p>
    <w:p>
      <w:pPr>
        <w:pStyle w:val="FirstParagraph"/>
      </w:pPr>
      <w:r>
        <w:t xml:space="preserve">Some sources typically lack the rigor needed for scientific writing:</w:t>
      </w:r>
    </w:p>
    <w:p>
      <w:pPr>
        <w:pStyle w:val="Compact"/>
        <w:numPr>
          <w:ilvl w:val="0"/>
          <w:numId w:val="1012"/>
        </w:numPr>
      </w:pPr>
      <w:r>
        <w:t xml:space="preserve">Wikipedia and general encyclopedias as the only source for a claim (cite them beside the primary source, as</w:t>
      </w:r>
      <w:r>
        <w:t xml:space="preserve"> </w:t>
      </w:r>
      <w:hyperlink w:anchor="cite-wikipedia-beside-the-primary-source">
        <w:r>
          <w:rPr>
            <w:rStyle w:val="Hyperlink"/>
          </w:rPr>
          <w:t xml:space="preserve">Cite Wikipedia, beside the primary source</w:t>
        </w:r>
      </w:hyperlink>
      <w:r>
        <w:t xml:space="preserve"> </w:t>
      </w:r>
      <w:r>
        <w:t xml:space="preserve">explains)</w:t>
      </w:r>
    </w:p>
    <w:p>
      <w:pPr>
        <w:pStyle w:val="Compact"/>
        <w:numPr>
          <w:ilvl w:val="0"/>
          <w:numId w:val="1012"/>
        </w:numPr>
      </w:pPr>
      <w:r>
        <w:t xml:space="preserve">Popular press articles about scientific findings (cite the original research instead)</w:t>
      </w:r>
    </w:p>
    <w:p>
      <w:pPr>
        <w:pStyle w:val="Compact"/>
        <w:numPr>
          <w:ilvl w:val="0"/>
          <w:numId w:val="1012"/>
        </w:numPr>
      </w:pPr>
      <w:r>
        <w:t xml:space="preserve">Blogs and social media posts (unless discussing public discourse or documenting specific claims made in those venues)</w:t>
      </w:r>
    </w:p>
    <w:p>
      <w:pPr>
        <w:pStyle w:val="Compact"/>
        <w:numPr>
          <w:ilvl w:val="0"/>
          <w:numId w:val="1012"/>
        </w:numPr>
      </w:pPr>
      <w:r>
        <w:t xml:space="preserve">Predatory or pay-to-publish journals without genuine peer review</w:t>
      </w:r>
    </w:p>
    <w:p>
      <w:pPr>
        <w:pStyle w:val="Compact"/>
        <w:numPr>
          <w:ilvl w:val="0"/>
          <w:numId w:val="1012"/>
        </w:numPr>
      </w:pPr>
      <w:r>
        <w:t xml:space="preserve">Retracted papers</w:t>
      </w:r>
    </w:p>
    <w:bookmarkEnd w:id="25"/>
    <w:bookmarkEnd w:id="26"/>
    <w:bookmarkStart w:id="27" w:name="copy-paste-with-caution"/>
    <w:p>
      <w:pPr>
        <w:pStyle w:val="Heading2"/>
      </w:pPr>
      <w:r>
        <w:t xml:space="preserve">6 Copy-paste with caution</w:t>
      </w:r>
    </w:p>
    <w:p>
      <w:pPr>
        <w:pStyle w:val="FirstParagraph"/>
      </w:pPr>
      <w:r>
        <w:t xml:space="preserve">Copying exact wording —</w:t>
      </w:r>
      <w:r>
        <w:t xml:space="preserve"> </w:t>
      </w:r>
      <w:r>
        <w:t xml:space="preserve">whether from another writer or from your own earlier work,</w:t>
      </w:r>
      <w:r>
        <w:t xml:space="preserve"> </w:t>
      </w:r>
      <w:r>
        <w:t xml:space="preserve">and even with a citation —</w:t>
      </w:r>
      <w:r>
        <w:t xml:space="preserve"> </w:t>
      </w:r>
      <w:r>
        <w:t xml:space="preserve">can cause problems:</w:t>
      </w:r>
      <w:r>
        <w:t xml:space="preserve"> </w:t>
      </w:r>
      <w:r>
        <w:t xml:space="preserve">plagiarism, if the wording is not clearly marked as a quotation,</w:t>
      </w:r>
      <w:r>
        <w:t xml:space="preserve"> </w:t>
      </w:r>
      <w:r>
        <w:t xml:space="preserve">and a shift in voice that makes the text harder to read.</w:t>
      </w:r>
    </w:p>
    <w:p>
      <w:pPr>
        <w:pStyle w:val="BodyText"/>
      </w:pPr>
      <w:r>
        <w:t xml:space="preserve">A few rules of thumb: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copy-paste prose from anyone who is not a coauthor</w:t>
      </w:r>
      <w:r>
        <w:t xml:space="preserve"> </w:t>
      </w:r>
      <w:r>
        <w:t xml:space="preserve">of the document you are currently writing.</w:t>
      </w:r>
      <w:r>
        <w:t xml:space="preserve"> </w:t>
      </w:r>
      <w:r>
        <w:t xml:space="preserve">If you must reproduce someone else’s exact words,</w:t>
      </w:r>
      <w:r>
        <w:t xml:space="preserve"> </w:t>
      </w:r>
      <w:r>
        <w:t xml:space="preserve">mark them as a direct quotation and cite the source.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Prefer paraphrasing over quoting.</w:t>
      </w:r>
      <w:r>
        <w:t xml:space="preserve"> </w:t>
      </w:r>
      <w:r>
        <w:t xml:space="preserve">Restating an idea in your own words, with a citation,</w:t>
      </w:r>
      <w:r>
        <w:t xml:space="preserve"> </w:t>
      </w:r>
      <w:r>
        <w:t xml:space="preserve">usually reads better than a block quotation,</w:t>
      </w:r>
      <w:r>
        <w:t xml:space="preserve"> </w:t>
      </w:r>
      <w:r>
        <w:t xml:space="preserve">and it shows that you understand the idea.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recycle your own published text without thought.</w:t>
      </w:r>
      <w:r>
        <w:t xml:space="preserve"> </w:t>
      </w:r>
      <w:r>
        <w:t xml:space="preserve">Reusing passages from your earlier papers (self-plagiarism)</w:t>
      </w:r>
      <w:r>
        <w:t xml:space="preserve"> </w:t>
      </w:r>
      <w:r>
        <w:t xml:space="preserve">can violate journal policies;</w:t>
      </w:r>
      <w:r>
        <w:t xml:space="preserve"> </w:t>
      </w:r>
      <w:r>
        <w:t xml:space="preserve">cite the earlier work instead of repeating it.</w:t>
      </w:r>
    </w:p>
    <w:p>
      <w:pPr>
        <w:pStyle w:val="FirstParagraph"/>
      </w:pPr>
      <w:r>
        <w:t xml:space="preserve">A related case is repetition</w:t>
      </w:r>
      <w:r>
        <w:t xml:space="preserve"> </w:t>
      </w:r>
      <w:r>
        <w:rPr>
          <w:i/>
          <w:iCs/>
        </w:rPr>
        <w:t xml:space="preserve">within</w:t>
      </w:r>
      <w:r>
        <w:t xml:space="preserve"> </w:t>
      </w:r>
      <w:r>
        <w:t xml:space="preserve">your own document.</w:t>
      </w:r>
      <w:r>
        <w:t xml:space="preserve"> </w:t>
      </w:r>
      <w:r>
        <w:t xml:space="preserve">When a passage you are tempted to copy already appears elsewhere,</w:t>
      </w:r>
      <w:r>
        <w:t xml:space="preserve"> </w:t>
      </w:r>
      <w:r>
        <w:t xml:space="preserve">cross-reference it instead of repeating it:</w:t>
      </w:r>
      <w:r>
        <w:t xml:space="preserve"> </w:t>
      </w:r>
      <w:r>
        <w:t xml:space="preserve">this keeps a single source of truth and improves concision.</w:t>
      </w:r>
    </w:p>
    <w:bookmarkEnd w:id="27"/>
    <w:bookmarkStart w:id="37" w:name="link-liberally"/>
    <w:p>
      <w:pPr>
        <w:pStyle w:val="Heading2"/>
      </w:pPr>
      <w:r>
        <w:t xml:space="preserve">7 Link liberally</w:t>
      </w:r>
    </w:p>
    <w:p>
      <w:pPr>
        <w:pStyle w:val="FirstParagraph"/>
      </w:pPr>
      <w:r>
        <w:t xml:space="preserve">A link lets a reader check a claim or learn more</w:t>
      </w:r>
      <w:r>
        <w:t xml:space="preserve"> </w:t>
      </w:r>
      <w:r>
        <w:t xml:space="preserve">without searching for the source themselves.</w:t>
      </w:r>
      <w:r>
        <w:t xml:space="preserve"> </w:t>
      </w:r>
      <w:r>
        <w:t xml:space="preserve">When in doubt, add the link;</w:t>
      </w:r>
      <w:r>
        <w:t xml:space="preserve"> </w:t>
      </w:r>
      <w:r>
        <w:t xml:space="preserve">leave one out only for a specific reason.</w:t>
      </w:r>
      <w:r>
        <w:t xml:space="preserve"> </w:t>
      </w:r>
      <w:r>
        <w:t xml:space="preserve">Link these things whenever they appear:</w:t>
      </w:r>
    </w:p>
    <w:p>
      <w:pPr>
        <w:pStyle w:val="Compact"/>
        <w:numPr>
          <w:ilvl w:val="0"/>
          <w:numId w:val="1014"/>
        </w:numPr>
      </w:pPr>
      <w:r>
        <w:t xml:space="preserve">a term to the place where it is defined,</w:t>
      </w:r>
      <w:r>
        <w:t xml:space="preserve"> </w:t>
      </w:r>
      <w:r>
        <w:t xml:space="preserve">in the same document or another one;</w:t>
      </w:r>
    </w:p>
    <w:p>
      <w:pPr>
        <w:pStyle w:val="Compact"/>
        <w:numPr>
          <w:ilvl w:val="0"/>
          <w:numId w:val="1014"/>
        </w:numPr>
      </w:pPr>
      <w:r>
        <w:t xml:space="preserve">a result to the theorem, equation or section that establishes it;</w:t>
      </w:r>
    </w:p>
    <w:p>
      <w:pPr>
        <w:pStyle w:val="Compact"/>
        <w:numPr>
          <w:ilvl w:val="0"/>
          <w:numId w:val="1014"/>
        </w:numPr>
      </w:pPr>
      <w:r>
        <w:t xml:space="preserve">a definition, theorem or named method to its</w:t>
      </w:r>
      <w:r>
        <w:t xml:space="preserve"> </w:t>
      </w:r>
      <w:hyperlink r:id="rId28">
        <w:r>
          <w:rPr>
            <w:rStyle w:val="Hyperlink"/>
          </w:rPr>
          <w:t xml:space="preserve">Wikipedia</w:t>
        </w:r>
      </w:hyperlink>
      <w:r>
        <w:t xml:space="preserve"> </w:t>
      </w:r>
      <w:r>
        <w:t xml:space="preserve">article, when one exists</w:t>
      </w:r>
      <w:r>
        <w:t xml:space="preserve"> </w:t>
      </w:r>
      <w:r>
        <w:t xml:space="preserve">(see</w:t>
      </w:r>
      <w:r>
        <w:t xml:space="preserve"> </w:t>
      </w:r>
      <w:hyperlink w:anchor="cite-wikipedia-beside-the-primary-source">
        <w:r>
          <w:rPr>
            <w:rStyle w:val="Hyperlink"/>
          </w:rPr>
          <w:t xml:space="preserve">Cite Wikipedia, beside the primary source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a cited source to its</w:t>
      </w:r>
      <w:r>
        <w:t xml:space="preserve"> </w:t>
      </w:r>
      <w:hyperlink r:id="rId29">
        <w:r>
          <w:rPr>
            <w:rStyle w:val="Hyperlink"/>
          </w:rPr>
          <w:t xml:space="preserve">DOI</w:t>
        </w:r>
      </w:hyperlink>
      <w:r>
        <w:t xml:space="preserve"> </w:t>
      </w:r>
      <w:r>
        <w:t xml:space="preserve">or official URL;</w:t>
      </w:r>
    </w:p>
    <w:p>
      <w:pPr>
        <w:pStyle w:val="Compact"/>
        <w:numPr>
          <w:ilvl w:val="0"/>
          <w:numId w:val="1014"/>
        </w:numPr>
      </w:pPr>
      <w:r>
        <w:t xml:space="preserve">software, packages and datasets to their documentation or home page;</w:t>
      </w:r>
    </w:p>
    <w:p>
      <w:pPr>
        <w:pStyle w:val="Compact"/>
        <w:numPr>
          <w:ilvl w:val="0"/>
          <w:numId w:val="1014"/>
        </w:numPr>
      </w:pPr>
      <w:r>
        <w:t xml:space="preserve">a related section elsewhere in the document,</w:t>
      </w:r>
      <w:r>
        <w:t xml:space="preserve"> </w:t>
      </w:r>
      <w:r>
        <w:t xml:space="preserve">instead of repeating its content;</w:t>
      </w:r>
    </w:p>
    <w:p>
      <w:pPr>
        <w:pStyle w:val="Compact"/>
        <w:numPr>
          <w:ilvl w:val="0"/>
          <w:numId w:val="1014"/>
        </w:numPr>
      </w:pPr>
      <w:r>
        <w:t xml:space="preserve">a back-reference,</w:t>
      </w:r>
      <w:r>
        <w:t xml:space="preserve"> </w:t>
      </w:r>
      <w:r>
        <w:t xml:space="preserve">such as</w:t>
      </w:r>
      <w:r>
        <w:t xml:space="preserve"> </w:t>
      </w:r>
      <w:r>
        <w:t xml:space="preserve">“as defined above”</w:t>
      </w:r>
      <w:r>
        <w:t xml:space="preserve"> </w:t>
      </w:r>
      <w:r>
        <w:t xml:space="preserve">or</w:t>
      </w:r>
      <w:r>
        <w:t xml:space="preserve"> </w:t>
      </w:r>
      <w:r>
        <w:t xml:space="preserve">“the model from the previous section”</w:t>
      </w:r>
      <w:r>
        <w:t xml:space="preserve">,</w:t>
      </w:r>
      <w:r>
        <w:t xml:space="preserve"> </w:t>
      </w:r>
      <w:r>
        <w:t xml:space="preserve">to the content that it points back to.</w:t>
      </w:r>
    </w:p>
    <w:p>
      <w:pPr>
        <w:pStyle w:val="FirstParagraph"/>
      </w:pPr>
      <w:r>
        <w:t xml:space="preserve">A reader who skipped the earlier section,</w:t>
      </w:r>
      <w:r>
        <w:t xml:space="preserve"> </w:t>
      </w:r>
      <w:r>
        <w:t xml:space="preserve">or who opened the page from a link to its middle,</w:t>
      </w:r>
      <w:r>
        <w:t xml:space="preserve"> </w:t>
      </w:r>
      <w:r>
        <w:t xml:space="preserve">can jump to the content that a back-reference points to only if the back-reference is a link.</w:t>
      </w:r>
      <w:r>
        <w:t xml:space="preserve"> </w:t>
      </w:r>
      <w:r>
        <w:t xml:space="preserve">Put the link on the words that name the target,</w:t>
      </w:r>
      <w:r>
        <w:t xml:space="preserve"> </w:t>
      </w:r>
      <w:r>
        <w:t xml:space="preserve">once per paragraph.</w:t>
      </w:r>
      <w:r>
        <w:t xml:space="preserve"> </w:t>
      </w:r>
      <w:r>
        <w:t xml:space="preserve">Where you can, use the target’s name instead of</w:t>
      </w:r>
      <w:r>
        <w:t xml:space="preserve"> </w:t>
      </w:r>
      <w:r>
        <w:t xml:space="preserve">“above”</w:t>
      </w:r>
      <w:r>
        <w:t xml:space="preserve"> </w:t>
      </w:r>
      <w:r>
        <w:t xml:space="preserve">or</w:t>
      </w:r>
      <w:r>
        <w:t xml:space="preserve"> </w:t>
      </w:r>
      <w:r>
        <w:t xml:space="preserve">“earlier”</w:t>
      </w:r>
      <w:r>
        <w:t xml:space="preserve">,</w:t>
      </w:r>
      <w:r>
        <w:t xml:space="preserve"> </w:t>
      </w:r>
      <w:r>
        <w:t xml:space="preserve">since a word that names a position becomes wrong</w:t>
      </w:r>
      <w:r>
        <w:t xml:space="preserve"> </w:t>
      </w:r>
      <w:r>
        <w:t xml:space="preserve">when a later edit moves the content</w:t>
      </w:r>
      <w:r>
        <w:t xml:space="preserve"> </w:t>
      </w:r>
      <w:r>
        <w:t xml:space="preserve">(see</w:t>
      </w:r>
      <w:r>
        <w:t xml:space="preserve"> </w:t>
      </w:r>
      <w:hyperlink r:id="rId30">
        <w:r>
          <w:rPr>
            <w:rStyle w:val="Hyperlink"/>
          </w:rPr>
          <w:t xml:space="preserve">Avoid forward references</w:t>
        </w:r>
      </w:hyperlink>
      <w:r>
        <w:t xml:space="preserve">).</w:t>
      </w:r>
    </w:p>
    <w:bookmarkStart w:id="32" w:name="exm-link-back-reference"/>
    <w:p>
      <w:pPr>
        <w:pStyle w:val="BodyText"/>
      </w:pPr>
      <w:r>
        <w:rPr>
          <w:b/>
          <w:bCs/>
        </w:rPr>
        <w:t xml:space="preserve">Example 2 (Linking a reference back to earlier content)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likelihood of the logistic regression model from the previous chapter</w:t>
      </w:r>
      <w:r>
        <w:t xml:space="preserve"> </w:t>
      </w:r>
      <w:r>
        <w:t xml:space="preserve">is a product of Bernoulli probabilities.</w:t>
      </w:r>
    </w:p>
    <w:p>
      <w:pPr>
        <w:pStyle w:val="BlockText"/>
      </w:pPr>
      <w:r>
        <w:t xml:space="preserve">✅ The likelihood of the</w:t>
      </w:r>
      <w:r>
        <w:t xml:space="preserve"> </w:t>
      </w:r>
      <w:hyperlink r:id="rId31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is a product of Bernoulli probabilities.</w:t>
      </w:r>
    </w:p>
    <w:p>
      <w:pPr>
        <w:pStyle w:val="FirstParagraph"/>
      </w:pPr>
      <w:r>
        <w:t xml:space="preserve">In the ✅ version, the link takes the reader to the model’s definition.</w:t>
      </w:r>
    </w:p>
    <w:bookmarkEnd w:id="32"/>
    <w:p>
      <w:pPr>
        <w:pStyle w:val="BodyText"/>
      </w:pPr>
      <w:r>
        <w:t xml:space="preserve">In</w:t>
      </w:r>
      <w:r>
        <w:t xml:space="preserve"> </w:t>
      </w:r>
      <w:hyperlink r:id="rId33">
        <w:r>
          <w:rPr>
            <w:rStyle w:val="Hyperlink"/>
          </w:rPr>
          <w:t xml:space="preserve">Quarto</w:t>
        </w:r>
      </w:hyperlink>
      <w:r>
        <w:t xml:space="preserve">,</w:t>
      </w:r>
      <w:r>
        <w:t xml:space="preserve"> </w:t>
      </w:r>
      <w:r>
        <w:t xml:space="preserve">use a cross-reference such as</w:t>
      </w:r>
      <w:r>
        <w:t xml:space="preserve"> </w:t>
      </w:r>
      <w:r>
        <w:rPr>
          <w:rStyle w:val="VerbatimChar"/>
        </w:rPr>
        <w:t xml:space="preserve">@def-confidence-interval</w:t>
      </w:r>
      <w:r>
        <w:t xml:space="preserve"> </w:t>
      </w:r>
      <w:r>
        <w:t xml:space="preserve">for a definition or result in the same document,</w:t>
      </w:r>
      <w:r>
        <w:t xml:space="preserve"> </w:t>
      </w:r>
      <w:r>
        <w:t xml:space="preserve">so the link updates when numbering changes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).</w:t>
      </w:r>
      <w:r>
        <w:t xml:space="preserve"> </w:t>
      </w:r>
      <w:r>
        <w:t xml:space="preserve">For a target on another page, use an ordinary link to that page’s anchor.</w:t>
      </w:r>
    </w:p>
    <w:p>
      <w:pPr>
        <w:pStyle w:val="BodyText"/>
      </w:pPr>
      <w:r>
        <w:t xml:space="preserve">Leave a link out only for a reason such as one of the following:</w:t>
      </w:r>
    </w:p>
    <w:p>
      <w:pPr>
        <w:pStyle w:val="Compact"/>
        <w:numPr>
          <w:ilvl w:val="0"/>
          <w:numId w:val="1015"/>
        </w:numPr>
      </w:pPr>
      <w:r>
        <w:t xml:space="preserve">the target is private, such as a repository of graded homework;</w:t>
      </w:r>
    </w:p>
    <w:p>
      <w:pPr>
        <w:pStyle w:val="Compact"/>
        <w:numPr>
          <w:ilvl w:val="0"/>
          <w:numId w:val="1015"/>
        </w:numPr>
      </w:pPr>
      <w:r>
        <w:t xml:space="preserve">the same target is already linked earlier in the same paragraph;</w:t>
      </w:r>
    </w:p>
    <w:p>
      <w:pPr>
        <w:pStyle w:val="Compact"/>
        <w:numPr>
          <w:ilvl w:val="0"/>
          <w:numId w:val="1015"/>
        </w:numPr>
      </w:pPr>
      <w:r>
        <w:t xml:space="preserve">the target is unstable, and a stable alternative such as a DOI exists.</w:t>
      </w:r>
    </w:p>
    <w:bookmarkStart w:id="36" w:name="exm-link-liberally"/>
    <w:p>
      <w:pPr>
        <w:pStyle w:val="FirstParagraph"/>
      </w:pPr>
      <w:r>
        <w:rPr>
          <w:b/>
          <w:bCs/>
        </w:rPr>
        <w:t xml:space="preserve">Example 3 (Adding links a reader would use)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the model with the lme4 package</w:t>
      </w:r>
      <w:r>
        <w:t xml:space="preserve"> </w:t>
      </w:r>
      <w:r>
        <w:t xml:space="preserve">and report a 95% confidence interval for each fixed effect.</w:t>
      </w:r>
    </w:p>
    <w:p>
      <w:pPr>
        <w:pStyle w:val="BlockText"/>
      </w:pPr>
      <w:r>
        <w:t xml:space="preserve">✅ We fit the model with the</w:t>
      </w:r>
      <w:r>
        <w:t xml:space="preserve"> </w:t>
      </w:r>
      <w:hyperlink r:id="rId34">
        <w:r>
          <w:rPr>
            <w:rStyle w:val="Hyperlink"/>
          </w:rPr>
          <w:t xml:space="preserve">lme4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and report a 95%</w:t>
      </w:r>
      <w:r>
        <w:t xml:space="preserve"> </w:t>
      </w:r>
      <w:hyperlink r:id="rId35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for each fixed effect.</w:t>
      </w:r>
    </w:p>
    <w:p>
      <w:pPr>
        <w:pStyle w:val="FirstParagraph"/>
      </w:pPr>
      <w:r>
        <w:t xml:space="preserve">A reader who does not know lme4,</w:t>
      </w:r>
      <w:r>
        <w:t xml:space="preserve"> </w:t>
      </w:r>
      <w:r>
        <w:t xml:space="preserve">or wants the exact meaning of</w:t>
      </w:r>
      <w:r>
        <w:t xml:space="preserve"> </w:t>
      </w:r>
      <w:r>
        <w:t xml:space="preserve">“confidence interval”</w:t>
      </w:r>
      <w:r>
        <w:t xml:space="preserve"> </w:t>
      </w:r>
      <w:r>
        <w:t xml:space="preserve">in this guide,</w:t>
      </w:r>
      <w:r>
        <w:t xml:space="preserve"> </w:t>
      </w:r>
      <w:r>
        <w:t xml:space="preserve">can now follow the link instead of searching.</w:t>
      </w:r>
    </w:p>
    <w:bookmarkEnd w:id="36"/>
    <w:bookmarkEnd w:id="37"/>
    <w:bookmarkStart w:id="39" w:name="cite-wikipedia-beside-the-primary-source"/>
    <w:p>
      <w:pPr>
        <w:pStyle w:val="Heading2"/>
      </w:pPr>
      <w:r>
        <w:t xml:space="preserve">8 Cite Wikipedia, beside the primary source</w:t>
      </w:r>
    </w:p>
    <w:p>
      <w:pPr>
        <w:pStyle w:val="FirstParagraph"/>
      </w:pPr>
      <w:r>
        <w:t xml:space="preserve">Wikipedia is free to every reader,</w:t>
      </w:r>
      <w:r>
        <w:t xml:space="preserve"> </w:t>
      </w:r>
      <w:r>
        <w:t xml:space="preserve">and its articles on definitions, theorems and methods are usually reliable enough</w:t>
      </w:r>
      <w:r>
        <w:t xml:space="preserve"> </w:t>
      </w:r>
      <w:r>
        <w:t xml:space="preserve">to orient a newcomer.</w:t>
      </w:r>
      <w:r>
        <w:t xml:space="preserve"> </w:t>
      </w:r>
      <w:r>
        <w:t xml:space="preserve">So cite the Wikipedia article for each definition, theorem or named method whenever one exists:</w:t>
      </w:r>
      <w:r>
        <w:t xml:space="preserve"> </w:t>
      </w:r>
      <w:r>
        <w:t xml:space="preserve">the citation gives readers a second, free presentation</w:t>
      </w:r>
      <w:r>
        <w:t xml:space="preserve"> </w:t>
      </w:r>
      <w:r>
        <w:t xml:space="preserve">without leaving them to search for it.</w:t>
      </w:r>
    </w:p>
    <w:p>
      <w:pPr>
        <w:pStyle w:val="BodyText"/>
      </w:pPr>
      <w:r>
        <w:t xml:space="preserve">The Wikipedia citation adds to the traditional reference and never replaces it.</w:t>
      </w:r>
      <w:r>
        <w:t xml:space="preserve"> </w:t>
      </w:r>
      <w:r>
        <w:t xml:space="preserve">Cite it through the bibliography like any other source,</w:t>
      </w:r>
      <w:r>
        <w:t xml:space="preserve"> </w:t>
      </w:r>
      <w:r>
        <w:t xml:space="preserve">with a</w:t>
      </w:r>
      <w:r>
        <w:t xml:space="preserve"> </w:t>
      </w:r>
      <w:r>
        <w:rPr>
          <w:rStyle w:val="VerbatimChar"/>
        </w:rPr>
        <w:t xml:space="preserve">@misc</w:t>
      </w:r>
      <w:r>
        <w:t xml:space="preserve"> </w:t>
      </w:r>
      <w:r>
        <w:t xml:space="preserve">entry in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(author</w:t>
      </w:r>
      <w:r>
        <w:t xml:space="preserve"> </w:t>
      </w:r>
      <w:r>
        <w:rPr>
          <w:rStyle w:val="VerbatimChar"/>
        </w:rPr>
        <w:t xml:space="preserve">{Wikipedia contributors}</w:t>
      </w:r>
      <w:r>
        <w:t xml:space="preserve">, the article’s URL, the access date)</w:t>
      </w:r>
      <w:r>
        <w:t xml:space="preserve"> </w:t>
      </w:r>
      <w:r>
        <w:t xml:space="preserve">keyed</w:t>
      </w:r>
      <w:r>
        <w:t xml:space="preserve"> </w:t>
      </w:r>
      <w:r>
        <w:rPr>
          <w:rStyle w:val="VerbatimChar"/>
        </w:rPr>
        <w:t xml:space="preserve">wikipedia_&lt;article_title&gt;</w:t>
      </w:r>
      <w:r>
        <w:t xml:space="preserve">,</w:t>
      </w:r>
      <w:r>
        <w:t xml:space="preserve"> </w:t>
      </w:r>
      <w:r>
        <w:t xml:space="preserve">and put the citation right after the content it covers, as</w:t>
      </w:r>
      <w:r>
        <w:t xml:space="preserve"> </w:t>
      </w:r>
      <w:r>
        <w:rPr>
          <w:rStyle w:val="VerbatimChar"/>
        </w:rPr>
        <w:t xml:space="preserve">[@wikipedia_poisson_distribution]</w:t>
      </w:r>
      <w:r>
        <w:t xml:space="preserve">.</w:t>
      </w:r>
      <w:r>
        <w:t xml:space="preserve"> </w:t>
      </w:r>
      <w:r>
        <w:t xml:space="preserve">Keep the primary source’s citation beside the claim it supports.</w:t>
      </w:r>
      <w:r>
        <w:t xml:space="preserve"> </w:t>
      </w:r>
      <w:r>
        <w:t xml:space="preserve">Never list a Wikipedia article in a Further reading section.</w:t>
      </w:r>
      <w:r>
        <w:t xml:space="preserve"> </w:t>
      </w:r>
      <w:r>
        <w:t xml:space="preserve">Wikipedia appears only as a citation beside the content it covers.</w:t>
      </w:r>
      <w:r>
        <w:t xml:space="preserve"> </w:t>
      </w:r>
      <w:r>
        <w:t xml:space="preserve">A Further reading section lists primary sources, textbooks, courses and other resources instead.</w:t>
      </w:r>
    </w:p>
    <w:p>
      <w:pPr>
        <w:pStyle w:val="Compact"/>
        <w:numPr>
          <w:ilvl w:val="0"/>
          <w:numId w:val="1016"/>
        </w:numPr>
      </w:pPr>
      <w:r>
        <w:t xml:space="preserve">Cite the article for the specific concept, not a broader article that mentions it.</w:t>
      </w:r>
    </w:p>
    <w:p>
      <w:pPr>
        <w:pStyle w:val="Compact"/>
        <w:numPr>
          <w:ilvl w:val="0"/>
          <w:numId w:val="1016"/>
        </w:numPr>
      </w:pPr>
      <w:r>
        <w:t xml:space="preserve">Read the article’s definition before citing it,</w:t>
      </w:r>
      <w:r>
        <w:t xml:space="preserve"> </w:t>
      </w:r>
      <w:r>
        <w:t xml:space="preserve">because notation and conventions vary,</w:t>
      </w:r>
      <w:r>
        <w:t xml:space="preserve"> </w:t>
      </w:r>
      <w:r>
        <w:t xml:space="preserve">and a reader who follows the link should find the same concept you defined.</w:t>
      </w:r>
      <w:r>
        <w:t xml:space="preserve"> </w:t>
      </w:r>
      <w:r>
        <w:t xml:space="preserve">If the article’s convention differs from yours, say how.</w:t>
      </w:r>
    </w:p>
    <w:p>
      <w:pPr>
        <w:pStyle w:val="Compact"/>
        <w:numPr>
          <w:ilvl w:val="0"/>
          <w:numId w:val="1016"/>
        </w:numPr>
      </w:pPr>
      <w:r>
        <w:t xml:space="preserve">Use a stable URL for the article, not a search result.</w:t>
      </w:r>
    </w:p>
    <w:p>
      <w:pPr>
        <w:pStyle w:val="Compact"/>
        <w:numPr>
          <w:ilvl w:val="0"/>
          <w:numId w:val="1016"/>
        </w:numPr>
      </w:pPr>
      <w:r>
        <w:t xml:space="preserve">Cite an article once where its term is defined, not at every use;</w:t>
      </w:r>
      <w:r>
        <w:t xml:space="preserve"> </w:t>
      </w:r>
      <w:r>
        <w:t xml:space="preserve">later uses link to your own definition.</w:t>
      </w:r>
    </w:p>
    <w:bookmarkStart w:id="38" w:name="exm-link-wikipedia"/>
    <w:p>
      <w:pPr>
        <w:pStyle w:val="FirstParagraph"/>
      </w:pPr>
      <w:r>
        <w:rPr>
          <w:b/>
          <w:bCs/>
        </w:rPr>
        <w:t xml:space="preserve">Example 4 (Citing a definition’s Wikipedia article)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interval.</w:t>
      </w:r>
    </w:p>
    <w:p>
      <w:pPr>
        <w:pStyle w:val="BlockText"/>
      </w:pPr>
      <w:r>
        <w:t xml:space="preserve">✅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</w:t>
      </w:r>
      <w:r>
        <w:t xml:space="preserve"> </w:t>
      </w:r>
      <w:r>
        <w:t xml:space="preserve">(Wikipedia contributors 2026)</w:t>
      </w:r>
      <w:r>
        <w:t xml:space="preserve">.</w:t>
      </w:r>
    </w:p>
    <w:p>
      <w:pPr>
        <w:pStyle w:val="FirstParagraph"/>
      </w:pPr>
      <w:r>
        <w:t xml:space="preserve">A reader who wants another presentation of the Poisson distribution now has one,</w:t>
      </w:r>
      <w:r>
        <w:t xml:space="preserve"> </w:t>
      </w:r>
      <w:r>
        <w:t xml:space="preserve">and the definition itself still comes from your own text and its traditional reference.</w:t>
      </w:r>
    </w:p>
    <w:bookmarkEnd w:id="38"/>
    <w:bookmarkEnd w:id="39"/>
    <w:bookmarkStart w:id="41" w:name="number-bracketed-citations"/>
    <w:p>
      <w:pPr>
        <w:pStyle w:val="Heading2"/>
      </w:pPr>
      <w:r>
        <w:t xml:space="preserve">9 Number bracketed citations</w:t>
      </w:r>
    </w:p>
    <w:p>
      <w:pPr>
        <w:pStyle w:val="FirstParagraph"/>
      </w:pPr>
      <w:r>
        <w:t xml:space="preserve">On the lab’s notes sites, a bracketed citation,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, prints as a number, such as [1] or [1, p. 5].</w:t>
      </w:r>
      <w:r>
        <w:t xml:space="preserve"> </w:t>
      </w:r>
      <w:r>
        <w:t xml:space="preserve">An in-text citation,</w:t>
      </w:r>
      <w:r>
        <w:t xml:space="preserve"> </w:t>
      </w:r>
      <w:r>
        <w:rPr>
          <w:rStyle w:val="VerbatimChar"/>
        </w:rPr>
        <w:t xml:space="preserve">@key</w:t>
      </w:r>
      <w:r>
        <w:t xml:space="preserve">, prints the author name and the number, such as</w:t>
      </w:r>
      <w:r>
        <w:t xml:space="preserve"> </w:t>
      </w:r>
      <w:r>
        <w:t xml:space="preserve">“Hastie et al. [2]”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 </w:t>
      </w:r>
      <w:r>
        <w:t xml:space="preserve">when the source supports a claim,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@key</w:t>
      </w:r>
      <w:r>
        <w:t xml:space="preserve"> </w:t>
      </w:r>
      <w:r>
        <w:t xml:space="preserve">when the author is the subject of the sentence.</w:t>
      </w:r>
      <w:r>
        <w:t xml:space="preserve"> </w:t>
      </w:r>
      <w:r>
        <w:t xml:space="preserve">Never start a sentence or a list item with a bare</w:t>
      </w:r>
      <w:r>
        <w:t xml:space="preserve"> </w:t>
      </w:r>
      <w:r>
        <w:rPr>
          <w:rStyle w:val="VerbatimChar"/>
        </w:rPr>
        <w:t xml:space="preserve">@key</w:t>
      </w:r>
      <w:r>
        <w:t xml:space="preserve"> </w:t>
      </w:r>
      <w:r>
        <w:t xml:space="preserve">unless the author is its subject.</w:t>
      </w:r>
      <w:r>
        <w:t xml:space="preserve"> </w:t>
      </w:r>
      <w:r>
        <w:t xml:space="preserve">The author list becomes the subject, so a list of such items prints the same author name, such as</w:t>
      </w:r>
      <w:r>
        <w:t xml:space="preserve"> </w:t>
      </w:r>
      <w:r>
        <w:t xml:space="preserve">“Wikipedia contributors [3]”</w:t>
      </w:r>
      <w:r>
        <w:t xml:space="preserve">, again and again.</w:t>
      </w:r>
      <w:r>
        <w:t xml:space="preserve"> </w:t>
      </w:r>
      <w:r>
        <w:t xml:space="preserve">Write the description first, and end the sentence with the bracketed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.</w:t>
      </w:r>
      <w:r>
        <w:t xml:space="preserve"> </w:t>
      </w:r>
      <w:r>
        <w:t xml:space="preserve">The sites get this from the shared citation style and filter in</w:t>
      </w:r>
      <w:r>
        <w:t xml:space="preserve"> </w:t>
      </w:r>
      <w:hyperlink r:id="rId40">
        <w:r>
          <w:rPr>
            <w:rStyle w:val="Hyperlink"/>
          </w:rPr>
          <w:t xml:space="preserve">Morrison-Lab/macros</w:t>
        </w:r>
      </w:hyperlink>
      <w:r>
        <w:t xml:space="preserve">.</w:t>
      </w:r>
    </w:p>
    <w:bookmarkEnd w:id="41"/>
    <w:bookmarkStart w:id="43" w:name="cite-once-per-passage"/>
    <w:p>
      <w:pPr>
        <w:pStyle w:val="Heading2"/>
      </w:pPr>
      <w:r>
        <w:t xml:space="preserve">10 Cite a source once per passage</w:t>
      </w:r>
    </w:p>
    <w:p>
      <w:pPr>
        <w:pStyle w:val="FirstParagraph"/>
      </w:pPr>
      <w:r>
        <w:t xml:space="preserve">Cite a source once in each div or passage, at the claim it supports.</w:t>
      </w:r>
      <w:r>
        <w:t xml:space="preserve"> </w:t>
      </w:r>
      <w:r>
        <w:t xml:space="preserve">A second citation of the same source in the same div adds a number that the reader must look up again</w:t>
      </w:r>
      <w:r>
        <w:t xml:space="preserve"> </w:t>
      </w:r>
      <w:r>
        <w:t xml:space="preserve">and tells them nothing new.</w:t>
      </w:r>
      <w:r>
        <w:t xml:space="preserve"> </w:t>
      </w:r>
      <w:r>
        <w:t xml:space="preserve">Cite again only when the second claim rests on a different part of the source,</w:t>
      </w:r>
      <w:r>
        <w:t xml:space="preserve"> </w:t>
      </w:r>
      <w:r>
        <w:t xml:space="preserve">and then give a locator, such as</w:t>
      </w:r>
      <w:r>
        <w:t xml:space="preserve"> </w:t>
      </w:r>
      <w:r>
        <w:rPr>
          <w:rStyle w:val="VerbatimChar"/>
        </w:rPr>
        <w:t xml:space="preserve">[@key, p. 5]</w:t>
      </w:r>
      <w:r>
        <w:t xml:space="preserve">.</w:t>
      </w:r>
      <w:r>
        <w:t xml:space="preserve"> </w:t>
      </w:r>
      <w:r>
        <w:t xml:space="preserve">The rule to cite a Wikipedia article once, where its term is defined, is a case of this one.</w:t>
      </w:r>
    </w:p>
    <w:bookmarkStart w:id="42" w:name="exm-cite-once"/>
    <w:p>
      <w:pPr>
        <w:pStyle w:val="BodyText"/>
      </w:pPr>
      <w:r>
        <w:rPr>
          <w:b/>
          <w:bCs/>
        </w:rPr>
        <w:t xml:space="preserve">Example 5 (Citing one source once in a definition)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</w:t>
      </w:r>
      <w:r>
        <w:t xml:space="preserve"> </w:t>
      </w:r>
      <w:r>
        <w:t xml:space="preserve">(Wikipedia contributors 2026)</w:t>
      </w:r>
      <w:r>
        <w:t xml:space="preserve">.</w:t>
      </w:r>
      <w:r>
        <w:t xml:space="preserve"> </w:t>
      </w:r>
      <w:r>
        <w:t xml:space="preserve">Source:</w:t>
      </w:r>
      <w:r>
        <w:t xml:space="preserve"> </w:t>
      </w:r>
      <w:r>
        <w:t xml:space="preserve">Wikipedia contributors (2026)</w:t>
      </w:r>
      <w:r>
        <w:t xml:space="preserve">.</w:t>
      </w:r>
    </w:p>
    <w:p>
      <w:pPr>
        <w:pStyle w:val="BlockText"/>
      </w:pPr>
      <w:r>
        <w:t xml:space="preserve">✅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interval.</w:t>
      </w:r>
      <w:r>
        <w:t xml:space="preserve"> </w:t>
      </w:r>
      <w:r>
        <w:t xml:space="preserve">Source:</w:t>
      </w:r>
      <w:r>
        <w:t xml:space="preserve"> </w:t>
      </w:r>
      <w:r>
        <w:t xml:space="preserve">Wikipedia contributors (2026)</w:t>
      </w:r>
      <w:r>
        <w:t xml:space="preserve">.</w:t>
      </w:r>
    </w:p>
    <w:p>
      <w:pPr>
        <w:pStyle w:val="FirstParagraph"/>
      </w:pPr>
      <w:r>
        <w:t xml:space="preserve">Both versions credit the same article.</w:t>
      </w:r>
      <w:r>
        <w:t xml:space="preserve"> </w:t>
      </w:r>
      <w:r>
        <w:t xml:space="preserve">The second one does it once, in the source line that closes the div.</w:t>
      </w:r>
    </w:p>
    <w:bookmarkEnd w:id="42"/>
    <w:bookmarkEnd w:id="43"/>
    <w:bookmarkStart w:id="44" w:name="best-practices"/>
    <w:p>
      <w:pPr>
        <w:pStyle w:val="Heading2"/>
      </w:pPr>
      <w:r>
        <w:t xml:space="preserve">11 Best practices</w:t>
      </w:r>
    </w:p>
    <w:p>
      <w:pPr>
        <w:pStyle w:val="FirstParagraph"/>
      </w:pPr>
      <w:r>
        <w:t xml:space="preserve">To effectively support your claims: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as you write</w:t>
      </w:r>
      <w:r>
        <w:t xml:space="preserve">: Add citations immediately when making claims, rather than planning to</w:t>
      </w:r>
      <w:r>
        <w:t xml:space="preserve"> </w:t>
      </w:r>
      <w:r>
        <w:t xml:space="preserve">“add references later”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Use citation management tools</w:t>
      </w:r>
      <w:r>
        <w:t xml:space="preserve">: Software like Zotero, Mendeley, or BibTeX helps organize and format references correctly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Check your citations</w:t>
      </w:r>
      <w:r>
        <w:t xml:space="preserve">: Before submitting, verify that every citation supports its associated claim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Provide context</w:t>
      </w:r>
      <w:r>
        <w:t xml:space="preserve">: Help readers understand why a source is relevant (for example,</w:t>
      </w:r>
      <w:r>
        <w:t xml:space="preserve"> </w:t>
      </w:r>
      <w:r>
        <w:t xml:space="preserve">“Smith et al. (2020) demonstrated that…”</w:t>
      </w:r>
      <w:r>
        <w:t xml:space="preserve"> </w:t>
      </w:r>
      <w:r>
        <w:t xml:space="preserve">rather than just</w:t>
      </w:r>
      <w:r>
        <w:t xml:space="preserve"> </w:t>
      </w:r>
      <w:r>
        <w:t xml:space="preserve">“(Smith et al., 2020)”</w:t>
      </w:r>
      <w:r>
        <w:t xml:space="preserve">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Balance primary and review sources</w:t>
      </w:r>
      <w:r>
        <w:t xml:space="preserve">: Use primary sources for specific findings, reviews for general background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Stay current</w:t>
      </w:r>
      <w:r>
        <w:t xml:space="preserve">: Supplement foundational older references with recent work showing the current state of knowledge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diverse sources</w:t>
      </w:r>
      <w:r>
        <w:t xml:space="preserve">: When possible, include work from different research groups and perspectives</w:t>
      </w:r>
    </w:p>
    <w:bookmarkEnd w:id="44"/>
    <w:bookmarkStart w:id="45" w:name="quote-the-original"/>
    <w:p>
      <w:pPr>
        <w:pStyle w:val="Heading2"/>
      </w:pPr>
      <w:r>
        <w:t xml:space="preserve">12 Quote the original</w:t>
      </w:r>
    </w:p>
    <w:p>
      <w:pPr>
        <w:pStyle w:val="FirstParagraph"/>
      </w:pPr>
      <w:r>
        <w:t xml:space="preserve">Quote and cite the source that said it,</w:t>
      </w:r>
      <w:r>
        <w:t xml:space="preserve"> </w:t>
      </w:r>
      <w:r>
        <w:t xml:space="preserve">not a later source that quotes it.</w:t>
      </w:r>
      <w:r>
        <w:t xml:space="preserve"> </w:t>
      </w:r>
      <w:r>
        <w:t xml:space="preserve">Check the wording and the page against the original.</w:t>
      </w:r>
    </w:p>
    <w:p>
      <w:pPr>
        <w:pStyle w:val="BlockText"/>
      </w:pPr>
      <w:r>
        <w:t xml:space="preserve">❌ Mitchell (1997), as quoted in Goodfellow et al. (2016), defines …</w:t>
      </w:r>
    </w:p>
    <w:p>
      <w:pPr>
        <w:pStyle w:val="BlockText"/>
      </w:pPr>
      <w:r>
        <w:t xml:space="preserve">✅</w:t>
      </w:r>
      <w:r>
        <w:t xml:space="preserve"> </w:t>
      </w:r>
      <w:r>
        <w:t xml:space="preserve">“A computer program is said to learn …”</w:t>
      </w:r>
      <w:r>
        <w:t xml:space="preserve"> </w:t>
      </w:r>
      <w:r>
        <w:t xml:space="preserve">(Mitchell 1997)</w:t>
      </w:r>
    </w:p>
    <w:p>
      <w:pPr>
        <w:pStyle w:val="FirstParagraph"/>
      </w:pPr>
      <w:r>
        <w:t xml:space="preserve">Credit a quotation to whoever speaks it in the primary source,</w:t>
      </w:r>
      <w:r>
        <w:t xml:space="preserve"> </w:t>
      </w:r>
      <w:r>
        <w:t xml:space="preserve">even when the speaker is quoting someone else.</w:t>
      </w:r>
      <w:r>
        <w:t xml:space="preserve"> </w:t>
      </w:r>
      <w:r>
        <w:t xml:space="preserve">When attribution is in doubt, read the primary source (a transcript, the original page) first.</w:t>
      </w:r>
      <w:r>
        <w:t xml:space="preserve"> </w:t>
      </w:r>
      <w:r>
        <w:t xml:space="preserve">Uncertainty about who said a line is not evidence about who said it.</w:t>
      </w:r>
    </w:p>
    <w:bookmarkEnd w:id="45"/>
    <w:bookmarkStart w:id="46" w:name="Xdc6e961a4731f42c2c786ef03a498fc72396848"/>
    <w:p>
      <w:pPr>
        <w:pStyle w:val="Heading2"/>
      </w:pPr>
      <w:r>
        <w:t xml:space="preserve">13 Copy organization names from their source</w:t>
      </w:r>
    </w:p>
    <w:p>
      <w:pPr>
        <w:pStyle w:val="FirstParagraph"/>
      </w:pPr>
      <w:r>
        <w:t xml:space="preserve">When a bibliography entry names an organization,</w:t>
      </w:r>
      <w:r>
        <w:t xml:space="preserve"> </w:t>
      </w:r>
      <w:r>
        <w:t xml:space="preserve">copy the name from the organization’s own page (its about page, README or footer)</w:t>
      </w:r>
      <w:r>
        <w:t xml:space="preserve"> </w:t>
      </w:r>
      <w:r>
        <w:t xml:space="preserve">rather than expanding an acronym from memory.</w:t>
      </w:r>
    </w:p>
    <w:bookmarkEnd w:id="46"/>
    <w:bookmarkStart w:id="49" w:name="verify-each-bibliography-entry"/>
    <w:p>
      <w:pPr>
        <w:pStyle w:val="Heading2"/>
      </w:pPr>
      <w:r>
        <w:t xml:space="preserve">14 Verify each bibliography entry</w:t>
      </w:r>
    </w:p>
    <w:p>
      <w:pPr>
        <w:pStyle w:val="FirstParagraph"/>
      </w:pPr>
      <w:r>
        <w:t xml:space="preserve">Check each detail of a bibliography entry against an official source.</w:t>
      </w:r>
      <w:r>
        <w:t xml:space="preserve"> </w:t>
      </w:r>
      <w:r>
        <w:t xml:space="preserve">Look the work up through</w:t>
      </w:r>
      <w:r>
        <w:t xml:space="preserve"> </w:t>
      </w:r>
      <w:hyperlink r:id="rId47">
        <w:r>
          <w:rPr>
            <w:rStyle w:val="Hyperlink"/>
          </w:rPr>
          <w:t xml:space="preserve">Crossref search</w:t>
        </w:r>
      </w:hyperlink>
      <w:r>
        <w:t xml:space="preserve"> </w:t>
      </w:r>
      <w:r>
        <w:t xml:space="preserve">or its</w:t>
      </w:r>
      <w:r>
        <w:t xml:space="preserve"> </w:t>
      </w:r>
      <w:hyperlink r:id="rId48">
        <w:r>
          <w:rPr>
            <w:rStyle w:val="Hyperlink"/>
          </w:rPr>
          <w:t xml:space="preserve">REST API</w:t>
        </w:r>
      </w:hyperlink>
      <w:r>
        <w:t xml:space="preserve">,</w:t>
      </w:r>
      <w:r>
        <w:t xml:space="preserve"> </w:t>
      </w:r>
      <w:r>
        <w:t xml:space="preserve">check the title, volume, issue and pages against the record,</w:t>
      </w:r>
      <w:r>
        <w:t xml:space="preserve"> </w:t>
      </w:r>
      <w:r>
        <w:t xml:space="preserve">and add the DOI.</w:t>
      </w:r>
      <w:r>
        <w:t xml:space="preserve"> </w:t>
      </w:r>
      <w:r>
        <w:t xml:space="preserve">Check a constant in a cited theorem, such as the factors in an inequality,</w:t>
      </w:r>
      <w:r>
        <w:t xml:space="preserve"> </w:t>
      </w:r>
      <w:r>
        <w:t xml:space="preserve">against a second free, official source,</w:t>
      </w:r>
      <w:r>
        <w:t xml:space="preserve"> </w:t>
      </w:r>
      <w:r>
        <w:t xml:space="preserve">and say in the pull request what you checked against what.</w:t>
      </w:r>
    </w:p>
    <w:bookmarkEnd w:id="49"/>
    <w:bookmarkStart w:id="50" w:name="cite-an-alias-directly"/>
    <w:p>
      <w:pPr>
        <w:pStyle w:val="Heading2"/>
      </w:pPr>
      <w:r>
        <w:t xml:space="preserve">15 Cite an alias directly</w:t>
      </w:r>
    </w:p>
    <w:p>
      <w:pPr>
        <w:pStyle w:val="FirstParagraph"/>
      </w:pPr>
      <w:r>
        <w:t xml:space="preserve">When a source uses another name for a defined term,</w:t>
      </w:r>
      <w:r>
        <w:t xml:space="preserve"> </w:t>
      </w:r>
      <w:r>
        <w:t xml:space="preserve">write the alias in bold and cite the source after it,</w:t>
      </w:r>
      <w:r>
        <w:t xml:space="preserve"> </w:t>
      </w:r>
      <w:r>
        <w:t xml:space="preserve">as in</w:t>
      </w:r>
      <w:r>
        <w:t xml:space="preserve"> </w:t>
      </w:r>
      <w:r>
        <w:rPr>
          <w:rStyle w:val="VerbatimChar"/>
        </w:rPr>
        <w:t xml:space="preserve">also called the **alias** [@key, section]</w:t>
      </w:r>
      <w:r>
        <w:t xml:space="preserve">.</w:t>
      </w:r>
      <w:r>
        <w:t xml:space="preserve"> </w:t>
      </w:r>
      <w:r>
        <w:t xml:space="preserve">The citation already says that the source uses the name,</w:t>
      </w:r>
      <w:r>
        <w:t xml:space="preserve"> </w:t>
      </w:r>
      <w:r>
        <w:t xml:space="preserve">so do not add a sentence such as</w:t>
      </w:r>
      <w:r>
        <w:t xml:space="preserve"> </w:t>
      </w:r>
      <w:r>
        <w:t xml:space="preserve">“The source uses that name”</w:t>
      </w:r>
      <w:r>
        <w:t xml:space="preserve">.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rStyle w:val="VerbatimChar"/>
        </w:rPr>
        <w:t xml:space="preserve">also called the **alias**. The cited textbook uses that name.</w:t>
      </w:r>
    </w:p>
    <w:p>
      <w:pPr>
        <w:pStyle w:val="BlockText"/>
      </w:pPr>
      <w:r>
        <w:t xml:space="preserve">✅</w:t>
      </w:r>
      <w:r>
        <w:t xml:space="preserve"> </w:t>
      </w:r>
      <w:r>
        <w:rPr>
          <w:rStyle w:val="VerbatimChar"/>
        </w:rPr>
        <w:t xml:space="preserve">also called the **alias** [@key, section]</w:t>
      </w:r>
    </w:p>
    <w:bookmarkEnd w:id="50"/>
    <w:bookmarkStart w:id="53" w:name="cite-the-original-for-named-results"/>
    <w:p>
      <w:pPr>
        <w:pStyle w:val="Heading2"/>
      </w:pPr>
      <w:r>
        <w:t xml:space="preserve">16 Cite the original for named results</w:t>
      </w:r>
    </w:p>
    <w:p>
      <w:pPr>
        <w:pStyle w:val="FirstParagraph"/>
      </w:pPr>
      <w:r>
        <w:t xml:space="preserve">When you present a result that carries a person’s name,</w:t>
      </w:r>
      <w:r>
        <w:t xml:space="preserve"> </w:t>
      </w:r>
      <w:r>
        <w:t xml:space="preserve">or whose first appearance is well documented,</w:t>
      </w:r>
      <w:r>
        <w:t xml:space="preserve"> </w:t>
      </w:r>
      <w:r>
        <w:t xml:space="preserve">cite the publication where it first appeared</w:t>
      </w:r>
      <w:r>
        <w:t xml:space="preserve"> </w:t>
      </w:r>
      <w:r>
        <w:t xml:space="preserve">alongside a modern textbook that teaches it.</w:t>
      </w:r>
      <w:r>
        <w:t xml:space="preserve"> </w:t>
      </w:r>
      <w:r>
        <w:t xml:space="preserve">The original shows readers where the result comes from</w:t>
      </w:r>
      <w:r>
        <w:t xml:space="preserve"> </w:t>
      </w:r>
      <w:r>
        <w:t xml:space="preserve">and credits its authors.</w:t>
      </w:r>
      <w:r>
        <w:t xml:space="preserve"> </w:t>
      </w:r>
      <w:r>
        <w:t xml:space="preserve">The textbook is where a student will actually learn it.</w:t>
      </w:r>
    </w:p>
    <w:p>
      <w:pPr>
        <w:pStyle w:val="BodyText"/>
      </w:pPr>
      <w:r>
        <w:t xml:space="preserve">When the credit is only a citation,</w:t>
      </w:r>
      <w:r>
        <w:t xml:space="preserve"> </w:t>
      </w:r>
      <w:r>
        <w:t xml:space="preserve">end the definition or theorem div with a line</w:t>
      </w:r>
      <w:r>
        <w:t xml:space="preserve"> </w:t>
      </w:r>
      <w:r>
        <w:rPr>
          <w:rStyle w:val="VerbatimChar"/>
        </w:rPr>
        <w:t xml:space="preserve">Source: @key [locator]</w:t>
      </w:r>
      <w:r>
        <w:t xml:space="preserve">.</w:t>
      </w:r>
      <w:r>
        <w:t xml:space="preserve"> </w:t>
      </w:r>
      <w:r>
        <w:t xml:space="preserve">A reference adds no commentary to the statement,</w:t>
      </w:r>
      <w:r>
        <w:t xml:space="preserve"> </w:t>
      </w:r>
      <w:r>
        <w:t xml:space="preserve">and a separate remark that holds only a citation is clutter.</w:t>
      </w:r>
      <w:r>
        <w:t xml:space="preserve"> </w:t>
      </w:r>
      <w:r>
        <w:t xml:space="preserve">When the credit needs substantial prose about the source or history of the content,</w:t>
      </w:r>
      <w:r>
        <w:t xml:space="preserve"> </w:t>
      </w:r>
      <w:r>
        <w:t xml:space="preserve">put that prose in a short remark after the statement and its proof,</w:t>
      </w:r>
      <w:r>
        <w:t xml:space="preserve"> </w:t>
      </w:r>
      <w:r>
        <w:t xml:space="preserve">not inside the definition or theorem itself,</w:t>
      </w:r>
      <w:r>
        <w:t xml:space="preserve"> </w:t>
      </w:r>
      <w:r>
        <w:t xml:space="preserve">so that each theorem div still holds one result.</w:t>
      </w:r>
    </w:p>
    <w:p>
      <w:pPr>
        <w:pStyle w:val="BodyText"/>
      </w:pPr>
      <w:r>
        <w:t xml:space="preserve">Apply the rule to:</w:t>
      </w:r>
    </w:p>
    <w:p>
      <w:pPr>
        <w:pStyle w:val="Compact"/>
        <w:numPr>
          <w:ilvl w:val="0"/>
          <w:numId w:val="1018"/>
        </w:numPr>
      </w:pPr>
      <w:r>
        <w:t xml:space="preserve">named theorems, inequalities, and algorithms;</w:t>
      </w:r>
    </w:p>
    <w:p>
      <w:pPr>
        <w:pStyle w:val="Compact"/>
        <w:numPr>
          <w:ilvl w:val="0"/>
          <w:numId w:val="1018"/>
        </w:numPr>
      </w:pPr>
      <w:r>
        <w:t xml:space="preserve">definitions that a specific paper introduced;</w:t>
      </w:r>
    </w:p>
    <w:p>
      <w:pPr>
        <w:pStyle w:val="Compact"/>
        <w:numPr>
          <w:ilvl w:val="0"/>
          <w:numId w:val="1018"/>
        </w:numPr>
      </w:pPr>
      <w:r>
        <w:t xml:space="preserve">results whose usual name is not the whole story,</w:t>
      </w:r>
      <w:r>
        <w:t xml:space="preserve"> </w:t>
      </w:r>
      <w:r>
        <w:t xml:space="preserve">such as Chebyshev’s inequality,</w:t>
      </w:r>
      <w:r>
        <w:t xml:space="preserve"> </w:t>
      </w:r>
      <w:r>
        <w:t xml:space="preserve">which Bienaymé derived earlier.</w:t>
      </w:r>
    </w:p>
    <w:p>
      <w:pPr>
        <w:pStyle w:val="FirstParagraph"/>
      </w:pPr>
      <w:r>
        <w:t xml:space="preserve">Do not apply it to:</w:t>
      </w:r>
    </w:p>
    <w:p>
      <w:pPr>
        <w:pStyle w:val="Compact"/>
        <w:numPr>
          <w:ilvl w:val="0"/>
          <w:numId w:val="1019"/>
        </w:numPr>
      </w:pPr>
      <w:r>
        <w:t xml:space="preserve">routine lemmas;</w:t>
      </w:r>
    </w:p>
    <w:p>
      <w:pPr>
        <w:pStyle w:val="Compact"/>
        <w:numPr>
          <w:ilvl w:val="0"/>
          <w:numId w:val="1019"/>
        </w:numPr>
      </w:pPr>
      <w:r>
        <w:t xml:space="preserve">textbook exercises;</w:t>
      </w:r>
    </w:p>
    <w:p>
      <w:pPr>
        <w:pStyle w:val="Compact"/>
        <w:numPr>
          <w:ilvl w:val="0"/>
          <w:numId w:val="1019"/>
        </w:numPr>
      </w:pPr>
      <w:r>
        <w:t xml:space="preserve">results with no identifiable first source.</w:t>
      </w:r>
    </w:p>
    <w:p>
      <w:pPr>
        <w:pStyle w:val="FirstParagraph"/>
      </w:pPr>
      <w:r>
        <w:t xml:space="preserve">When the credit is disputed or the first source is unclear,</w:t>
      </w:r>
      <w:r>
        <w:t xml:space="preserve"> </w:t>
      </w:r>
      <w:r>
        <w:t xml:space="preserve">say so in one sentence and cite a history of the result</w:t>
      </w:r>
      <w:r>
        <w:t xml:space="preserve"> </w:t>
      </w:r>
      <w:r>
        <w:t xml:space="preserve">instead of naming a source you have not checked.</w:t>
      </w:r>
    </w:p>
    <w:p>
      <w:pPr>
        <w:pStyle w:val="BodyText"/>
      </w:pPr>
      <w:r>
        <w:t xml:space="preserve">Check every detail of the original against an official source, such as:</w:t>
      </w:r>
    </w:p>
    <w:p>
      <w:pPr>
        <w:pStyle w:val="Compact"/>
        <w:numPr>
          <w:ilvl w:val="0"/>
          <w:numId w:val="1020"/>
        </w:numPr>
      </w:pPr>
      <w:r>
        <w:t xml:space="preserve">the publisher;</w:t>
      </w:r>
    </w:p>
    <w:p>
      <w:pPr>
        <w:pStyle w:val="Compact"/>
        <w:numPr>
          <w:ilvl w:val="0"/>
          <w:numId w:val="1020"/>
        </w:numPr>
      </w:pPr>
      <w:r>
        <w:t xml:space="preserve">the journal’s archive;</w:t>
      </w:r>
    </w:p>
    <w:p>
      <w:pPr>
        <w:pStyle w:val="Compact"/>
        <w:numPr>
          <w:ilvl w:val="0"/>
          <w:numId w:val="1020"/>
        </w:numPr>
      </w:pPr>
      <w:r>
        <w:t xml:space="preserve">a library such as</w:t>
      </w:r>
      <w:r>
        <w:t xml:space="preserve"> </w:t>
      </w:r>
      <w:hyperlink r:id="rId51">
        <w:r>
          <w:rPr>
            <w:rStyle w:val="Hyperlink"/>
          </w:rPr>
          <w:t xml:space="preserve">Numdam</w:t>
        </w:r>
      </w:hyperlink>
      <w:r>
        <w:t xml:space="preserve">.</w:t>
      </w:r>
    </w:p>
    <w:p>
      <w:pPr>
        <w:pStyle w:val="FirstParagraph"/>
      </w:pPr>
      <w:r>
        <w:t xml:space="preserve">Never cite an unauthorized copy,</w:t>
      </w:r>
      <w:r>
        <w:t xml:space="preserve"> </w:t>
      </w:r>
      <w:r>
        <w:t xml:space="preserve">and never fill in a title, volume, or page number from memory.</w:t>
      </w:r>
    </w:p>
    <w:bookmarkStart w:id="52" w:name="exm-cite-original"/>
    <w:p>
      <w:pPr>
        <w:pStyle w:val="BodyText"/>
      </w:pPr>
      <w:r>
        <w:rPr>
          <w:b/>
          <w:bCs/>
        </w:rPr>
        <w:t xml:space="preserve">Example 6 (Crediting Chebyshev’s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Chebyshev’s inequality bounds the probability that …</w:t>
      </w:r>
    </w:p>
    <w:p>
      <w:pPr>
        <w:pStyle w:val="BlockText"/>
      </w:pPr>
      <w:r>
        <w:t xml:space="preserve">✅ Chebyshev’s inequality bounds the probability that …</w:t>
      </w:r>
      <w:r>
        <w:t xml:space="preserve"> </w:t>
      </w:r>
      <w:r>
        <w:t xml:space="preserve">Bienaymé derived the bound</w:t>
      </w:r>
      <w:r>
        <w:t xml:space="preserve"> </w:t>
      </w:r>
      <w:r>
        <w:t xml:space="preserve">(Bienaymé 1853)</w:t>
      </w:r>
      <w:r>
        <w:t xml:space="preserve">, and Tchébychef proved a more general form</w:t>
      </w:r>
      <w:r>
        <w:t xml:space="preserve"> </w:t>
      </w:r>
      <w:r>
        <w:t xml:space="preserve">(Tchébychef 1867)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Blitzstein and Hwang (2019)</w:t>
      </w:r>
      <w:r>
        <w:t xml:space="preserve">.</w:t>
      </w:r>
    </w:p>
    <w:bookmarkEnd w:id="52"/>
    <w:bookmarkEnd w:id="53"/>
    <w:bookmarkStart w:id="54" w:name="put-the-content-first"/>
    <w:p>
      <w:pPr>
        <w:pStyle w:val="Heading2"/>
      </w:pPr>
      <w:r>
        <w:t xml:space="preserve">17 Put the content first</w:t>
      </w:r>
    </w:p>
    <w:p>
      <w:pPr>
        <w:pStyle w:val="FirstParagraph"/>
      </w:pPr>
      <w:r>
        <w:t xml:space="preserve">Headings and sentences should name the topic, not its author:</w:t>
      </w:r>
      <w:r>
        <w:t xml:space="preserve"> </w:t>
      </w:r>
      <w:r>
        <w:t xml:space="preserve">“A formal definition of machine learning”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“Mitchell’s definition”</w:t>
      </w:r>
      <w:r>
        <w:t xml:space="preserve">.</w:t>
      </w:r>
      <w:r>
        <w:t xml:space="preserve"> </w:t>
      </w:r>
      <w:r>
        <w:t xml:space="preserve">Follow a quotation with its citation alone,</w:t>
      </w:r>
      <w:r>
        <w:t xml:space="preserve"> </w:t>
      </w:r>
      <w:r>
        <w:t xml:space="preserve">without commentary on who said it or where it was repeated.</w:t>
      </w:r>
    </w:p>
    <w:bookmarkEnd w:id="54"/>
    <w:bookmarkStart w:id="55" w:name="adapting-another-courses-material"/>
    <w:p>
      <w:pPr>
        <w:pStyle w:val="Heading2"/>
      </w:pPr>
      <w:r>
        <w:t xml:space="preserve">18 Adapting another course’s material</w:t>
      </w:r>
    </w:p>
    <w:p>
      <w:pPr>
        <w:pStyle w:val="FirstParagraph"/>
      </w:pPr>
      <w:r>
        <w:t xml:space="preserve">When teaching material draws on another course,</w:t>
      </w:r>
      <w:r>
        <w:t xml:space="preserve"> </w:t>
      </w:r>
      <w:r>
        <w:t xml:space="preserve">write your own version of the content</w:t>
      </w:r>
      <w:r>
        <w:t xml:space="preserve"> </w:t>
      </w:r>
      <w:r>
        <w:t xml:space="preserve">rather than summarizing how that course presents it.</w:t>
      </w:r>
      <w:r>
        <w:t xml:space="preserve"> </w:t>
      </w:r>
      <w:r>
        <w:t xml:space="preserve">Credit the source in a note at the start or end of the adapted section.</w:t>
      </w:r>
    </w:p>
    <w:p>
      <w:pPr>
        <w:pStyle w:val="BodyText"/>
      </w:pPr>
      <w:r>
        <w:t xml:space="preserve">Put that note in a div, never in running prose.</w:t>
      </w:r>
      <w:r>
        <w:t xml:space="preserve"> </w:t>
      </w:r>
      <w:r>
        <w:t xml:space="preserve">An attribution is not part of the argument,</w:t>
      </w:r>
      <w:r>
        <w:t xml:space="preserve"> </w:t>
      </w:r>
      <w:r>
        <w:t xml:space="preserve">and a reader skimming the section should be able to tell it apart</w:t>
      </w:r>
      <w:r>
        <w:t xml:space="preserve"> </w:t>
      </w:r>
      <w:r>
        <w:t xml:space="preserve">from the content it credits.</w:t>
      </w:r>
      <w:r>
        <w:t xml:space="preserve"> </w:t>
      </w:r>
      <w:r>
        <w:t xml:space="preserve">In Quarto, use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which frames the credit and keeps it out of the way on the page.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keeps the credit out of the slides,</w:t>
      </w:r>
      <w:r>
        <w:t xml:space="preserve"> </w:t>
      </w:r>
      <w:r>
        <w:t xml:space="preserve">but on an HTML page it renders as a plain unstyled</w:t>
      </w:r>
      <w:r>
        <w:t xml:space="preserve"> </w:t>
      </w:r>
      <w:r>
        <w:rPr>
          <w:rStyle w:val="VerbatimChar"/>
        </w:rPr>
        <w:t xml:space="preserve">&lt;div&gt;</w:t>
      </w:r>
      <w:r>
        <w:t xml:space="preserve">,</w:t>
      </w:r>
      <w:r>
        <w:t xml:space="preserve"> </w:t>
      </w:r>
      <w:r>
        <w:t xml:space="preserve">which looks like running prose;</w:t>
      </w:r>
      <w:r>
        <w:t xml:space="preserve"> </w:t>
      </w:r>
      <w:r>
        <w:t xml:space="preserve">use it only on a site whose stylesheet sets</w:t>
      </w:r>
      <w:r>
        <w:t xml:space="preserve"> </w:t>
      </w:r>
      <w:r>
        <w:rPr>
          <w:rStyle w:val="VerbatimChar"/>
        </w:rPr>
        <w:t xml:space="preserve">.notes</w:t>
      </w:r>
      <w:r>
        <w:t xml:space="preserve"> </w:t>
      </w:r>
      <w:r>
        <w:t xml:space="preserve">apart.</w:t>
      </w:r>
    </w:p>
    <w:p>
      <w:pPr>
        <w:pStyle w:val="BodyText"/>
      </w:pPr>
      <w:r>
        <w:t xml:space="preserve">The same applies to license notices</w:t>
      </w:r>
      <w:r>
        <w:t xml:space="preserve"> </w:t>
      </w:r>
      <w:r>
        <w:t xml:space="preserve">and to statements of how the adaptation differs from the source.</w:t>
      </w:r>
    </w:p>
    <w:p>
      <w:pPr>
        <w:pStyle w:val="BodyText"/>
      </w:pPr>
      <w:r>
        <w:t xml:space="preserve">❌ A plain paragraph between the heading and the first definition:</w:t>
      </w:r>
    </w:p>
    <w:p>
      <w:pPr>
        <w:pStyle w:val="SourceCode"/>
      </w:pPr>
      <w:r>
        <w:rPr>
          <w:rStyle w:val="NormalTok"/>
        </w:rPr>
        <w:t xml:space="preserve">This section is adapted from @zhou2024, used under the MIT License.</w:t>
      </w:r>
    </w:p>
    <w:p>
      <w:pPr>
        <w:pStyle w:val="FirstParagraph"/>
      </w:pPr>
      <w:r>
        <w:t xml:space="preserve">✅ The same credit in a collapsed callout:</w:t>
      </w:r>
    </w:p>
    <w:p>
      <w:pPr>
        <w:pStyle w:val="SourceCode"/>
      </w:pPr>
      <w:r>
        <w:rPr>
          <w:rStyle w:val="NormalTok"/>
        </w:rPr>
        <w:t xml:space="preserve">::: {.callout-note collapse="true"}</w:t>
      </w:r>
      <w:r>
        <w:br/>
      </w:r>
      <w:r>
        <w:rPr>
          <w:rStyle w:val="FunctionTok"/>
        </w:rPr>
        <w:t xml:space="preserve">#### Source</w:t>
      </w:r>
      <w:r>
        <w:br/>
      </w:r>
      <w:r>
        <w:br/>
      </w:r>
      <w:r>
        <w:rPr>
          <w:rStyle w:val="NormalTok"/>
        </w:rPr>
        <w:t xml:space="preserve">This section is adapted from @zhou2024, used under the MIT License.</w:t>
      </w:r>
      <w:r>
        <w:br/>
      </w:r>
      <w:r>
        <w:rPr>
          <w:rStyle w:val="NormalTok"/>
        </w:rPr>
        <w:t xml:space="preserve">:::</w:t>
      </w:r>
    </w:p>
    <w:bookmarkEnd w:id="55"/>
    <w:bookmarkStart w:id="56" w:name="material-from-your-own-work"/>
    <w:p>
      <w:pPr>
        <w:pStyle w:val="Heading2"/>
      </w:pPr>
      <w:r>
        <w:t xml:space="preserve">19 Material from your own work</w:t>
      </w:r>
    </w:p>
    <w:p>
      <w:pPr>
        <w:pStyle w:val="FirstParagraph"/>
      </w:pPr>
      <w:r>
        <w:t xml:space="preserve">Do not formally acknowledge material you borrow from yourself or your own group.</w:t>
      </w:r>
      <w:r>
        <w:t xml:space="preserve"> </w:t>
      </w:r>
      <w:r>
        <w:t xml:space="preserve">“Your group”</w:t>
      </w:r>
      <w:r>
        <w:t xml:space="preserve"> </w:t>
      </w:r>
      <w:r>
        <w:t xml:space="preserve">means you and the other members of the labs that maintain the work, such as the Morrison Lab and UCD-SERG.</w:t>
      </w:r>
      <w:r>
        <w:t xml:space="preserve"> </w:t>
      </w:r>
      <w:r>
        <w:t xml:space="preserve">Link to it, but do not credit it,</w:t>
      </w:r>
      <w:r>
        <w:t xml:space="preserve"> </w:t>
      </w:r>
      <w:r>
        <w:t xml:space="preserve">except for the credits and citations listed below.</w:t>
      </w:r>
      <w:r>
        <w:t xml:space="preserve"> </w:t>
      </w:r>
      <w:r>
        <w:t xml:space="preserve">This covers:</w:t>
      </w:r>
    </w:p>
    <w:p>
      <w:pPr>
        <w:pStyle w:val="Compact"/>
        <w:numPr>
          <w:ilvl w:val="0"/>
          <w:numId w:val="1021"/>
        </w:numPr>
      </w:pPr>
      <w:r>
        <w:t xml:space="preserve">Material your group wrote that moves between repositories you maintain.</w:t>
      </w:r>
      <w:r>
        <w:t xml:space="preserve"> </w:t>
      </w:r>
      <w:r>
        <w:t xml:space="preserve">When lecture notes move from one course repository to another,</w:t>
      </w:r>
      <w:r>
        <w:t xml:space="preserve"> </w:t>
      </w:r>
      <w:r>
        <w:t xml:space="preserve">leave the sister-repository credit out of the new work.</w:t>
      </w:r>
      <w:r>
        <w:t xml:space="preserve"> </w:t>
      </w:r>
      <w:r>
        <w:t xml:space="preserve">Material in those repositories that someone outside the group wrote keeps its credit (see below).</w:t>
      </w:r>
    </w:p>
    <w:p>
      <w:pPr>
        <w:pStyle w:val="Compact"/>
        <w:numPr>
          <w:ilvl w:val="0"/>
          <w:numId w:val="1021"/>
        </w:numPr>
      </w:pPr>
      <w:r>
        <w:t xml:space="preserve">Text, figures or code reused from work that you or your group wrote elsewhere,</w:t>
      </w:r>
      <w:r>
        <w:t xml:space="preserve"> </w:t>
      </w:r>
      <w:r>
        <w:t xml:space="preserve">such as a lab manual your group maintains (the UCD-SERG lab manual, for example),</w:t>
      </w:r>
      <w:r>
        <w:t xml:space="preserve"> </w:t>
      </w:r>
      <w:r>
        <w:t xml:space="preserve">your own papers, or your own software.</w:t>
      </w:r>
    </w:p>
    <w:p>
      <w:pPr>
        <w:pStyle w:val="Compact"/>
        <w:numPr>
          <w:ilvl w:val="0"/>
          <w:numId w:val="1021"/>
        </w:numPr>
      </w:pPr>
      <w:r>
        <w:t xml:space="preserve">A template or tool of your group’s that you built the site from.</w:t>
      </w:r>
    </w:p>
    <w:p>
      <w:pPr>
        <w:pStyle w:val="FirstParagraph"/>
      </w:pPr>
      <w:r>
        <w:t xml:space="preserve">A formal acknowledgment tells the reader the material came from someone else,</w:t>
      </w:r>
      <w:r>
        <w:t xml:space="preserve"> </w:t>
      </w:r>
      <w:r>
        <w:t xml:space="preserve">so it does not belong on material that is your own, wherever that material is stored.</w:t>
      </w:r>
      <w:r>
        <w:t xml:space="preserve"> </w:t>
      </w:r>
      <w:r>
        <w:t xml:space="preserve">A co-author outside your group is someone else:</w:t>
      </w:r>
      <w:r>
        <w:t xml:space="preserve"> </w:t>
      </w:r>
      <w:r>
        <w:t xml:space="preserve">when you reuse a co-written paper or manual,</w:t>
      </w:r>
      <w:r>
        <w:t xml:space="preserve"> </w:t>
      </w:r>
      <w:r>
        <w:t xml:space="preserve">the work itself gets no credit (a publisher-required citation aside, see below),</w:t>
      </w:r>
      <w:r>
        <w:t xml:space="preserve"> </w:t>
      </w:r>
      <w:r>
        <w:t xml:space="preserve">but credit each outside co-author by name, in a sentence or an author line.</w:t>
      </w:r>
      <w:r>
        <w:t xml:space="preserve"> </w:t>
      </w:r>
      <w:r>
        <w:t xml:space="preserve">The rule concerns acknowledging reuse of your own material.</w:t>
      </w:r>
      <w:r>
        <w:t xml:space="preserve"> </w:t>
      </w:r>
      <w:r>
        <w:t xml:space="preserve">Citing a published paper or released software of yours</w:t>
      </w:r>
      <w:r>
        <w:t xml:space="preserve"> </w:t>
      </w:r>
      <w:r>
        <w:t xml:space="preserve">as the original publication of a result, or as a tool you used,</w:t>
      </w:r>
      <w:r>
        <w:t xml:space="preserve"> </w:t>
      </w:r>
      <w:r>
        <w:t xml:space="preserve">is ordinary citation and stays.</w:t>
      </w:r>
      <w:r>
        <w:t xml:space="preserve"> </w:t>
      </w:r>
      <w:r>
        <w:t xml:space="preserve">A passage or figure reused from a published paper of yours</w:t>
      </w:r>
      <w:r>
        <w:t xml:space="preserve"> </w:t>
      </w:r>
      <w:r>
        <w:t xml:space="preserve">follows the publisher’s reuse terms, which may require a citation;</w:t>
      </w:r>
      <w:r>
        <w:t xml:space="preserve"> </w:t>
      </w:r>
      <w:r>
        <w:t xml:space="preserve">that is the only citation the reuse itself can require.</w:t>
      </w:r>
    </w:p>
    <w:p>
      <w:pPr>
        <w:pStyle w:val="BodyText"/>
      </w:pPr>
      <w:r>
        <w:t xml:space="preserve">Do not cite your own course notes or sites as the source of a definition or result either.</w:t>
      </w:r>
      <w:r>
        <w:t xml:space="preserve"> </w:t>
      </w:r>
      <w:r>
        <w:t xml:space="preserve">Instead, cite the original publication where you can identify one, and a modern textbook</w:t>
      </w:r>
      <w:r>
        <w:t xml:space="preserve"> </w:t>
      </w:r>
      <w:r>
        <w:t xml:space="preserve">(see</w:t>
      </w:r>
      <w:r>
        <w:t xml:space="preserve"> </w:t>
      </w:r>
      <w:hyperlink w:anchor="cite-the-original-for-named-results">
        <w:r>
          <w:rPr>
            <w:rStyle w:val="Hyperlink"/>
          </w:rPr>
          <w:t xml:space="preserve">Cite the original for named results</w:t>
        </w:r>
      </w:hyperlink>
      <w:r>
        <w:t xml:space="preserve">),</w:t>
      </w:r>
      <w:r>
        <w:t xml:space="preserve"> </w:t>
      </w:r>
      <w:r>
        <w:t xml:space="preserve">and link to your own page as further reading.</w:t>
      </w:r>
    </w:p>
    <w:p>
      <w:pPr>
        <w:pStyle w:val="BodyText"/>
      </w:pPr>
      <w:r>
        <w:t xml:space="preserve">❌ A citation of the group’s own notes as the source of a definition:</w:t>
      </w:r>
    </w:p>
    <w:p>
      <w:pPr>
        <w:pStyle w:val="SourceCode"/>
      </w:pPr>
      <w:r>
        <w:rPr>
          <w:rStyle w:val="NormalTok"/>
        </w:rPr>
        <w:t xml:space="preserve">The Cauchy-Schwarz inequality bounds the inner product by the product of the norms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@morrison2026mds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.</w:t>
      </w:r>
    </w:p>
    <w:p>
      <w:pPr>
        <w:pStyle w:val="FirstParagraph"/>
      </w:pPr>
      <w:r>
        <w:t xml:space="preserve">✅ The original source and a textbook, with a cross-reference link to the group’s page:</w:t>
      </w:r>
    </w:p>
    <w:p>
      <w:pPr>
        <w:pStyle w:val="SourceCode"/>
      </w:pPr>
      <w:r>
        <w:rPr>
          <w:rStyle w:val="NormalTok"/>
        </w:rPr>
        <w:t xml:space="preserve">The Cauchy-Schwarz inequality bounds the inner product by the product of the norms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@original, sec. 2; @textbook, ch. 3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.</w:t>
      </w:r>
      <w:r>
        <w:br/>
      </w:r>
      <w:r>
        <w:rPr>
          <w:rStyle w:val="NormalTok"/>
        </w:rPr>
        <w:t xml:space="preserve">See also the</w:t>
      </w:r>
      <w:r>
        <w:br/>
      </w:r>
      <w:r>
        <w:rPr>
          <w:rStyle w:val="CommentTok"/>
        </w:rPr>
        <w:t xml:space="preserve">[</w:t>
      </w:r>
      <w:r>
        <w:rPr>
          <w:rStyle w:val="OtherTok"/>
        </w:rPr>
        <w:t xml:space="preserve">Cauchy-Schwarz inequality</w:t>
      </w:r>
      <w:r>
        <w:rPr>
          <w:rStyle w:val="CommentTok"/>
        </w:rPr>
        <w:t xml:space="preserve">](https://morrison-lab.github.io/mds/linear-algebra-inner-products.html#thm-cauchy-schwarz)</w:t>
      </w:r>
      <w:r>
        <w:br/>
      </w:r>
      <w:r>
        <w:rPr>
          <w:rStyle w:val="NormalTok"/>
        </w:rPr>
        <w:t xml:space="preserve">in the sister notes.</w:t>
      </w:r>
    </w:p>
    <w:p>
      <w:pPr>
        <w:pStyle w:val="FirstParagraph"/>
      </w:pPr>
      <w:r>
        <w:t xml:space="preserve">Carry over what the source of your material itself credits:</w:t>
      </w:r>
    </w:p>
    <w:p>
      <w:pPr>
        <w:pStyle w:val="Compact"/>
        <w:numPr>
          <w:ilvl w:val="0"/>
          <w:numId w:val="1022"/>
        </w:numPr>
      </w:pPr>
      <w:r>
        <w:t xml:space="preserve">A book, paper or other work the material follows.</w:t>
      </w:r>
      <w:r>
        <w:t xml:space="preserve"> </w:t>
      </w:r>
      <w:r>
        <w:t xml:space="preserve">For example, the Benjamin-Chung Lab Manual, which the UCD-SERG manual credits.</w:t>
      </w:r>
    </w:p>
    <w:p>
      <w:pPr>
        <w:pStyle w:val="Compact"/>
        <w:numPr>
          <w:ilvl w:val="0"/>
          <w:numId w:val="1022"/>
        </w:numPr>
      </w:pPr>
      <w:r>
        <w:t xml:space="preserve">A person outside your group whose lecture or notes that source adapted,</w:t>
      </w:r>
      <w:r>
        <w:t xml:space="preserve"> </w:t>
      </w:r>
      <w:r>
        <w:t xml:space="preserve">credited by name.</w:t>
      </w:r>
      <w:r>
        <w:t xml:space="preserve"> </w:t>
      </w:r>
      <w:r>
        <w:t xml:space="preserve">For example, the lds course credits Kameron Decker Harris,</w:t>
      </w:r>
      <w:r>
        <w:t xml:space="preserve"> </w:t>
      </w:r>
      <w:r>
        <w:t xml:space="preserve">Brian Hutchinson and Logan Sizemore,</w:t>
      </w:r>
      <w:r>
        <w:t xml:space="preserve"> </w:t>
      </w:r>
      <w:r>
        <w:t xml:space="preserve">so any repository that reuses those lectures credits them too.</w:t>
      </w:r>
    </w:p>
    <w:p>
      <w:pPr>
        <w:pStyle w:val="FirstParagraph"/>
      </w:pPr>
      <w:r>
        <w:t xml:space="preserve">A link to a sister site that sends the reader to further reading</w:t>
      </w:r>
      <w:r>
        <w:t xml:space="preserve"> </w:t>
      </w:r>
      <w:r>
        <w:t xml:space="preserve">is a cross-reference, not an attribution, so it stays.</w:t>
      </w:r>
    </w:p>
    <w:p>
      <w:pPr>
        <w:pStyle w:val="BodyText"/>
      </w:pPr>
      <w:r>
        <w:t xml:space="preserve">When you find an existing credit to your own work, remove it and add or keep a link to it.</w:t>
      </w:r>
    </w:p>
    <w:bookmarkEnd w:id="56"/>
    <w:bookmarkStart w:id="57" w:name="common-citation-errors-to-avoid"/>
    <w:p>
      <w:pPr>
        <w:pStyle w:val="Heading2"/>
      </w:pPr>
      <w:r>
        <w:t xml:space="preserve">20 Common citation errors to avoid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needed</w:t>
      </w:r>
      <w:r>
        <w:t xml:space="preserve">: Making claims without any supporting citation or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Vague attribution</w:t>
      </w:r>
      <w:r>
        <w:t xml:space="preserve">: Using phrases like</w:t>
      </w:r>
      <w:r>
        <w:t xml:space="preserve"> </w:t>
      </w:r>
      <w:r>
        <w:t xml:space="preserve">“studies have shown”</w:t>
      </w:r>
      <w:r>
        <w:t xml:space="preserve"> </w:t>
      </w:r>
      <w:r>
        <w:t xml:space="preserve">without citing specific studies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Appeal to obviousness</w:t>
      </w:r>
      <w:r>
        <w:t xml:space="preserve">: Using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, or</w:t>
      </w:r>
      <w:r>
        <w:t xml:space="preserve"> </w:t>
      </w:r>
      <w:r>
        <w:t xml:space="preserve">“as everyone knows”</w:t>
      </w:r>
      <w:r>
        <w:t xml:space="preserve"> </w:t>
      </w:r>
      <w:r>
        <w:t xml:space="preserve">in place of a derivation or a citation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Circular citation</w:t>
      </w:r>
      <w:r>
        <w:t xml:space="preserve">: Citing a paper that doesn’t contain the claimed information but cites another paper that does (cite the original source)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Redundant citation</w:t>
      </w:r>
      <w:r>
        <w:t xml:space="preserve">: Citing the same source more than once in one div or passage (see</w:t>
      </w:r>
      <w:r>
        <w:t xml:space="preserve"> </w:t>
      </w:r>
      <w:hyperlink w:anchor="cite-once-per-passage">
        <w:r>
          <w:rPr>
            <w:rStyle w:val="Hyperlink"/>
          </w:rPr>
          <w:t xml:space="preserve">Cite a source once per passage</w:t>
        </w:r>
      </w:hyperlink>
      <w:r>
        <w:t xml:space="preserve">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padding</w:t>
      </w:r>
      <w:r>
        <w:t xml:space="preserve">: Adding citations that don’t actually support your claims just to appear well-referenced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Selective citation</w:t>
      </w:r>
      <w:r>
        <w:t xml:space="preserve">: Only citing work that supports your position while ignoring contradictory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Ghost authorship</w:t>
      </w:r>
      <w:r>
        <w:t xml:space="preserve">: Failing to cite work that directly influenced your ideas</w:t>
      </w:r>
    </w:p>
    <w:bookmarkEnd w:id="57"/>
    <w:bookmarkStart w:id="63" w:name="examples"/>
    <w:p>
      <w:pPr>
        <w:pStyle w:val="Heading2"/>
      </w:pPr>
      <w:r>
        <w:t xml:space="preserve">21 Examples</w:t>
      </w:r>
    </w:p>
    <w:bookmarkStart w:id="58" w:name="poor-unsupported-claim"/>
    <w:p>
      <w:pPr>
        <w:pStyle w:val="Heading3"/>
      </w:pPr>
      <w:r>
        <w:t xml:space="preserve">21.1 Poor (unsupported claim)</w:t>
      </w:r>
    </w:p>
    <w:p>
      <w:pPr>
        <w:pStyle w:val="BlockText"/>
      </w:pPr>
      <w:r>
        <w:t xml:space="preserve">Machine learning models often perform poorly on small datasets.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This claim is stated as fact without any support.</w:t>
      </w:r>
    </w:p>
    <w:bookmarkEnd w:id="58"/>
    <w:bookmarkStart w:id="59" w:name="better-citation-provided"/>
    <w:p>
      <w:pPr>
        <w:pStyle w:val="Heading3"/>
      </w:pPr>
      <w:r>
        <w:t xml:space="preserve">21.2 Better (citation provided)</w:t>
      </w:r>
    </w:p>
    <w:p>
      <w:pPr>
        <w:pStyle w:val="BlockText"/>
      </w:pPr>
      <w:r>
        <w:t xml:space="preserve">Machine learning models often perform poorly on small datasets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Citations provide evidence for the claim.</w:t>
      </w:r>
    </w:p>
    <w:bookmarkEnd w:id="59"/>
    <w:bookmarkStart w:id="60" w:name="best-citation-with-context"/>
    <w:p>
      <w:pPr>
        <w:pStyle w:val="Heading3"/>
      </w:pPr>
      <w:r>
        <w:t xml:space="preserve">21.3 Best (citation with context)</w:t>
      </w:r>
    </w:p>
    <w:p>
      <w:pPr>
        <w:pStyle w:val="BlockText"/>
      </w:pPr>
      <w:r>
        <w:t xml:space="preserve">Machine learning models often perform poorly on small datasets.</w:t>
      </w:r>
      <w:r>
        <w:t xml:space="preserve"> </w:t>
      </w:r>
      <w:r>
        <w:t xml:space="preserve">Vapnik (1998) showed that the generalization error of learning algorithms typically decreases as training set size increases,</w:t>
      </w:r>
      <w:r>
        <w:t xml:space="preserve"> </w:t>
      </w:r>
      <w:r>
        <w:t xml:space="preserve">and Hawkins (2004) demonstrated that complex models are particularly prone to overfitting when trained on limited data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specific support each citation provides is explained.</w:t>
      </w:r>
    </w:p>
    <w:bookmarkEnd w:id="60"/>
    <w:bookmarkStart w:id="61" w:name="poor-irrelevant-citation"/>
    <w:p>
      <w:pPr>
        <w:pStyle w:val="Heading3"/>
      </w:pPr>
      <w:r>
        <w:t xml:space="preserve">21.4 Poor (irrelevant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(Knuth 1984)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Knuth’s 1984 paper on literate programming doesn’t address Python or data science.</w:t>
      </w:r>
    </w:p>
    <w:bookmarkEnd w:id="61"/>
    <w:bookmarkStart w:id="62" w:name="better-relevant-citation"/>
    <w:p>
      <w:pPr>
        <w:pStyle w:val="Heading3"/>
      </w:pPr>
      <w:r>
        <w:t xml:space="preserve">21.5 Better (relevant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(Stack Overflow 2024)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citation is to a current survey of programming language usage.</w:t>
      </w:r>
    </w:p>
    <w:bookmarkEnd w:id="62"/>
    <w:bookmarkEnd w:id="63"/>
    <w:bookmarkStart w:id="82" w:name="conclusion"/>
    <w:p>
      <w:pPr>
        <w:pStyle w:val="Heading2"/>
      </w:pPr>
      <w:r>
        <w:t xml:space="preserve">22 Conclusion</w:t>
      </w:r>
    </w:p>
    <w:p>
      <w:pPr>
        <w:pStyle w:val="FirstParagraph"/>
      </w:pPr>
      <w:r>
        <w:t xml:space="preserve">Supporting claims with appropriate citations and evidence is not optional—it is essential to scientific communication.</w:t>
      </w:r>
      <w:r>
        <w:t xml:space="preserve"> </w:t>
      </w:r>
      <w:r>
        <w:t xml:space="preserve">It allows readers to verify your claims,</w:t>
      </w:r>
      <w:r>
        <w:t xml:space="preserve"> </w:t>
      </w:r>
      <w:r>
        <w:t xml:space="preserve">understand the foundation of your arguments,</w:t>
      </w:r>
      <w:r>
        <w:t xml:space="preserve"> </w:t>
      </w:r>
      <w:r>
        <w:t xml:space="preserve">and locate resources for further learning.</w:t>
      </w:r>
      <w:r>
        <w:t xml:space="preserve"> </w:t>
      </w:r>
      <w:r>
        <w:t xml:space="preserve">Always ask yourself:</w:t>
      </w:r>
      <w:r>
        <w:t xml:space="preserve"> </w:t>
      </w:r>
      <w:r>
        <w:t xml:space="preserve">“How does my reader know this is true?”</w:t>
      </w:r>
      <w:r>
        <w:t xml:space="preserve"> </w:t>
      </w:r>
      <w:r>
        <w:t xml:space="preserve">If your text does not answer that question,</w:t>
      </w:r>
      <w:r>
        <w:t xml:space="preserve"> </w:t>
      </w:r>
      <w:r>
        <w:t xml:space="preserve">add a citation or present direct evidence.</w:t>
      </w:r>
    </w:p>
    <w:bookmarkStart w:id="81" w:name="refs"/>
    <w:bookmarkStart w:id="65" w:name="ref-bienayme1853"/>
    <w:p>
      <w:pPr>
        <w:pStyle w:val="Bibliography"/>
      </w:pPr>
      <w:r>
        <w:t xml:space="preserve">Bienaymé, Irénée-Jules. 1853.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Carrés.”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 </w:t>
      </w:r>
      <w:r>
        <w:t xml:space="preserve">37: 309–24.</w:t>
      </w:r>
      <w:r>
        <w:t xml:space="preserve"> </w:t>
      </w:r>
      <w:hyperlink r:id="rId64">
        <w:r>
          <w:rPr>
            <w:rStyle w:val="Hyperlink"/>
          </w:rPr>
          <w:t xml:space="preserve">https://www.numdam.org/item/JMPA_1867_2_12__158_0/</w:t>
        </w:r>
      </w:hyperlink>
      <w:r>
        <w:t xml:space="preserve">.</w:t>
      </w:r>
    </w:p>
    <w:bookmarkEnd w:id="65"/>
    <w:bookmarkStart w:id="67" w:name="ref-blitzstein2019introduction"/>
    <w:p>
      <w:pPr>
        <w:pStyle w:val="Bibliography"/>
      </w:pPr>
      <w:r>
        <w:t xml:space="preserve">Blitzstein, Joseph K.,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66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67"/>
    <w:bookmarkStart w:id="69" w:name="ref-hawkins2004"/>
    <w:p>
      <w:pPr>
        <w:pStyle w:val="Bibliography"/>
      </w:pPr>
      <w:r>
        <w:t xml:space="preserve">Hawkins, Douglas M. 2004.</w:t>
      </w:r>
      <w:r>
        <w:t xml:space="preserve"> </w:t>
      </w:r>
      <w:r>
        <w:t xml:space="preserve">“The Problem of Overfitting.”</w:t>
      </w:r>
      <w:r>
        <w:t xml:space="preserve"> </w:t>
      </w:r>
      <w:r>
        <w:rPr>
          <w:i/>
          <w:iCs/>
        </w:rPr>
        <w:t xml:space="preserve">Journal of Chemical Information and Computer Sciences</w:t>
      </w:r>
      <w:r>
        <w:t xml:space="preserve"> </w:t>
      </w:r>
      <w:r>
        <w:t xml:space="preserve">44 (1): 1–12.</w:t>
      </w:r>
      <w:r>
        <w:t xml:space="preserve"> </w:t>
      </w:r>
      <w:hyperlink r:id="rId68">
        <w:r>
          <w:rPr>
            <w:rStyle w:val="Hyperlink"/>
          </w:rPr>
          <w:t xml:space="preserve">https://doi.org/10.1021/ci0342472</w:t>
        </w:r>
      </w:hyperlink>
      <w:r>
        <w:t xml:space="preserve">.</w:t>
      </w:r>
    </w:p>
    <w:bookmarkEnd w:id="69"/>
    <w:bookmarkStart w:id="71" w:name="ref-knuth84"/>
    <w:p>
      <w:pPr>
        <w:pStyle w:val="Bibliography"/>
      </w:pPr>
      <w:r>
        <w:t xml:space="preserve">Knuth, Donald E. 1984.</w:t>
      </w:r>
      <w:r>
        <w:t xml:space="preserve"> </w:t>
      </w:r>
      <w:r>
        <w:t xml:space="preserve">“Literate Programming.”</w:t>
      </w:r>
      <w:r>
        <w:t xml:space="preserve"> </w:t>
      </w:r>
      <w:r>
        <w:rPr>
          <w:i/>
          <w:iCs/>
        </w:rPr>
        <w:t xml:space="preserve">Comput. J.</w:t>
      </w:r>
      <w:r>
        <w:t xml:space="preserve"> </w:t>
      </w:r>
      <w:r>
        <w:t xml:space="preserve">(USA) 27 (2): 97–111.</w:t>
      </w:r>
      <w:r>
        <w:t xml:space="preserve"> </w:t>
      </w:r>
      <w:hyperlink r:id="rId70">
        <w:r>
          <w:rPr>
            <w:rStyle w:val="Hyperlink"/>
          </w:rPr>
          <w:t xml:space="preserve">https://doi.org/10.1093/comjnl/27.2.97</w:t>
        </w:r>
      </w:hyperlink>
      <w:r>
        <w:t xml:space="preserve">.</w:t>
      </w:r>
    </w:p>
    <w:bookmarkEnd w:id="71"/>
    <w:bookmarkStart w:id="72" w:name="ref-mitchell1997"/>
    <w:p>
      <w:pPr>
        <w:pStyle w:val="Bibliography"/>
      </w:pPr>
      <w:r>
        <w:t xml:space="preserve">Mitchell, Tom M. 1997.</w:t>
      </w:r>
      <w:r>
        <w:t xml:space="preserve"> </w:t>
      </w:r>
      <w:r>
        <w:rPr>
          <w:i/>
          <w:iCs/>
        </w:rPr>
        <w:t xml:space="preserve">Machine Learning</w:t>
      </w:r>
      <w:r>
        <w:t xml:space="preserve">. McGraw-Hill.</w:t>
      </w:r>
    </w:p>
    <w:bookmarkEnd w:id="72"/>
    <w:bookmarkStart w:id="74" w:name="ref-stackoverflow2024"/>
    <w:p>
      <w:pPr>
        <w:pStyle w:val="Bibliography"/>
      </w:pPr>
      <w:r>
        <w:t xml:space="preserve">Stack Overflow. 2024.</w:t>
      </w:r>
      <w:r>
        <w:t xml:space="preserve"> </w:t>
      </w:r>
      <w:r>
        <w:rPr>
          <w:i/>
          <w:iCs/>
        </w:rPr>
        <w:t xml:space="preserve">Stack Overflow Developer Survey 2024</w:t>
      </w:r>
      <w:r>
        <w:t xml:space="preserve">.</w:t>
      </w:r>
      <w:r>
        <w:t xml:space="preserve"> </w:t>
      </w:r>
      <w:hyperlink r:id="rId73">
        <w:r>
          <w:rPr>
            <w:rStyle w:val="Hyperlink"/>
          </w:rPr>
          <w:t xml:space="preserve">https://survey.stackoverflow.co/2024/</w:t>
        </w:r>
      </w:hyperlink>
      <w:r>
        <w:t xml:space="preserve">.</w:t>
      </w:r>
    </w:p>
    <w:bookmarkEnd w:id="74"/>
    <w:bookmarkStart w:id="76" w:name="ref-tchebichef1867"/>
    <w:p>
      <w:pPr>
        <w:pStyle w:val="Bibliography"/>
      </w:pPr>
      <w:r>
        <w:t xml:space="preserve">Tchébychef, P. L. 1867.</w:t>
      </w:r>
      <w:r>
        <w:t xml:space="preserve"> </w:t>
      </w:r>
      <w:r>
        <w:t xml:space="preserve">“Des Valeurs Moyennes.”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2nd series, vol. 12: 177–84.</w:t>
      </w:r>
      <w:r>
        <w:t xml:space="preserve"> </w:t>
      </w:r>
      <w:hyperlink r:id="rId75">
        <w:r>
          <w:rPr>
            <w:rStyle w:val="Hyperlink"/>
          </w:rPr>
          <w:t xml:space="preserve">https://www.numdam.org/item/JMPA_1867_2_12__177_0/</w:t>
        </w:r>
      </w:hyperlink>
      <w:r>
        <w:t xml:space="preserve">.</w:t>
      </w:r>
    </w:p>
    <w:bookmarkEnd w:id="76"/>
    <w:bookmarkStart w:id="78" w:name="ref-vapnik1998"/>
    <w:p>
      <w:pPr>
        <w:pStyle w:val="Bibliography"/>
      </w:pPr>
      <w:r>
        <w:t xml:space="preserve">Vapnik, Vladimir N. 1998.</w:t>
      </w:r>
      <w:r>
        <w:t xml:space="preserve"> </w:t>
      </w:r>
      <w:r>
        <w:rPr>
          <w:i/>
          <w:iCs/>
        </w:rPr>
        <w:t xml:space="preserve">Statistical Learning Theory</w:t>
      </w:r>
      <w:r>
        <w:t xml:space="preserve">. Wiley.</w:t>
      </w:r>
      <w:r>
        <w:t xml:space="preserve"> </w:t>
      </w:r>
      <w:hyperlink r:id="rId77">
        <w:r>
          <w:rPr>
            <w:rStyle w:val="Hyperlink"/>
          </w:rPr>
          <w:t xml:space="preserve">https://www.wiley.com/en-us/Statistical+Learning+Theory-p-9780471030034</w:t>
        </w:r>
      </w:hyperlink>
      <w:r>
        <w:t xml:space="preserve">.</w:t>
      </w:r>
    </w:p>
    <w:bookmarkEnd w:id="78"/>
    <w:bookmarkStart w:id="80" w:name="ref-wikipedia_poisson_distribution"/>
    <w:p>
      <w:pPr>
        <w:pStyle w:val="Bibliography"/>
      </w:pPr>
      <w:r>
        <w:t xml:space="preserve">Wikipedia contributors. 2026.</w:t>
      </w:r>
      <w:r>
        <w:t xml:space="preserve"> </w:t>
      </w:r>
      <w:r>
        <w:rPr>
          <w:i/>
          <w:iCs/>
        </w:rPr>
        <w:t xml:space="preserve">Poisson Distribution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9">
        <w:r>
          <w:rPr>
            <w:rStyle w:val="Hyperlink"/>
          </w:rPr>
          <w:t xml:space="preserve">https://en.wikipedia.org/wiki/Poisson_distribution</w:t>
        </w:r>
      </w:hyperlink>
      <w:r>
        <w:t xml:space="preserve">.</w:t>
      </w:r>
    </w:p>
    <w:bookmarkEnd w:id="80"/>
    <w:bookmarkEnd w:id="81"/>
    <w:bookmarkEnd w:id="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5" Type="http://schemas.openxmlformats.org/officeDocument/2006/relationships/hyperlink" Target="defining-terms.qmd" TargetMode="External"/><Relationship Id="rId35" Type="http://schemas.openxmlformats.org/officeDocument/2006/relationships/hyperlink" Target="defining-terms.qmd#def-confidence-interval" TargetMode="External"/><Relationship Id="rId48" Type="http://schemas.openxmlformats.org/officeDocument/2006/relationships/hyperlink" Target="https://api.crossref.org/" TargetMode="External"/><Relationship Id="rId34" Type="http://schemas.openxmlformats.org/officeDocument/2006/relationships/hyperlink" Target="https://cran.r-project.org/package=lme4" TargetMode="External"/><Relationship Id="rId68" Type="http://schemas.openxmlformats.org/officeDocument/2006/relationships/hyperlink" Target="https://doi.org/10.1021/ci0342472" TargetMode="External"/><Relationship Id="rId70" Type="http://schemas.openxmlformats.org/officeDocument/2006/relationships/hyperlink" Target="https://doi.org/10.1093/comjnl/27.2.97" TargetMode="External"/><Relationship Id="rId66" Type="http://schemas.openxmlformats.org/officeDocument/2006/relationships/hyperlink" Target="https://doi.org/10.1201/9780429428357" TargetMode="External"/><Relationship Id="rId79" Type="http://schemas.openxmlformats.org/officeDocument/2006/relationships/hyperlink" Target="https://en.wikipedia.org/wiki/Poisson_distribution" TargetMode="External"/><Relationship Id="rId40" Type="http://schemas.openxmlformats.org/officeDocument/2006/relationships/hyperlink" Target="https://github.com/Morrison-Lab/macros/blob/main/citations/README.md" TargetMode="External"/><Relationship Id="rId31" Type="http://schemas.openxmlformats.org/officeDocument/2006/relationships/hyperlink" Target="https://morrison-lab.github.io/lds/chapters/logistic-regression.html#def-logistic-regression" TargetMode="External"/><Relationship Id="rId33" Type="http://schemas.openxmlformats.org/officeDocument/2006/relationships/hyperlink" Target="https://quarto.org/docs/authoring/cross-references.html" TargetMode="External"/><Relationship Id="rId47" Type="http://schemas.openxmlformats.org/officeDocument/2006/relationships/hyperlink" Target="https://search.crossref.org/" TargetMode="External"/><Relationship Id="rId73" Type="http://schemas.openxmlformats.org/officeDocument/2006/relationships/hyperlink" Target="https://survey.stackoverflow.co/2024/" TargetMode="External"/><Relationship Id="rId29" Type="http://schemas.openxmlformats.org/officeDocument/2006/relationships/hyperlink" Target="https://www.doi.org/" TargetMode="External"/><Relationship Id="rId51" Type="http://schemas.openxmlformats.org/officeDocument/2006/relationships/hyperlink" Target="https://www.numdam.org/" TargetMode="External"/><Relationship Id="rId64" Type="http://schemas.openxmlformats.org/officeDocument/2006/relationships/hyperlink" Target="https://www.numdam.org/item/JMPA_1867_2_12__158_0/" TargetMode="External"/><Relationship Id="rId75" Type="http://schemas.openxmlformats.org/officeDocument/2006/relationships/hyperlink" Target="https://www.numdam.org/item/JMPA_1867_2_12__177_0/" TargetMode="External"/><Relationship Id="rId28" Type="http://schemas.openxmlformats.org/officeDocument/2006/relationships/hyperlink" Target="https://www.wikipedia.org/" TargetMode="External"/><Relationship Id="rId77" Type="http://schemas.openxmlformats.org/officeDocument/2006/relationships/hyperlink" Target="https://www.wiley.com/en-us/Statistical+Learning+Theory-p-9780471030034" TargetMode="External"/><Relationship Id="rId30" Type="http://schemas.openxmlformats.org/officeDocument/2006/relationships/hyperlink" Target="paper-organization.qmd#avoid-forward-references" TargetMode="External"/></Relationships>
</file>

<file path=word/_rels/footnotes.xml.rels><?xml version='1.0' encoding='UTF-8' standalone='yes'?>
<Relationships xmlns="http://schemas.openxmlformats.org/package/2006/relationships"><Relationship Id="rId15" Type="http://schemas.openxmlformats.org/officeDocument/2006/relationships/hyperlink" Target="defining-terms.qmd" TargetMode="External"/><Relationship Id="rId35" Type="http://schemas.openxmlformats.org/officeDocument/2006/relationships/hyperlink" Target="defining-terms.qmd#def-confidence-interval" TargetMode="External"/><Relationship Id="rId48" Type="http://schemas.openxmlformats.org/officeDocument/2006/relationships/hyperlink" Target="https://api.crossref.org/" TargetMode="External"/><Relationship Id="rId34" Type="http://schemas.openxmlformats.org/officeDocument/2006/relationships/hyperlink" Target="https://cran.r-project.org/package=lme4" TargetMode="External"/><Relationship Id="rId68" Type="http://schemas.openxmlformats.org/officeDocument/2006/relationships/hyperlink" Target="https://doi.org/10.1021/ci0342472" TargetMode="External"/><Relationship Id="rId70" Type="http://schemas.openxmlformats.org/officeDocument/2006/relationships/hyperlink" Target="https://doi.org/10.1093/comjnl/27.2.97" TargetMode="External"/><Relationship Id="rId66" Type="http://schemas.openxmlformats.org/officeDocument/2006/relationships/hyperlink" Target="https://doi.org/10.1201/9780429428357" TargetMode="External"/><Relationship Id="rId79" Type="http://schemas.openxmlformats.org/officeDocument/2006/relationships/hyperlink" Target="https://en.wikipedia.org/wiki/Poisson_distribution" TargetMode="External"/><Relationship Id="rId40" Type="http://schemas.openxmlformats.org/officeDocument/2006/relationships/hyperlink" Target="https://github.com/Morrison-Lab/macros/blob/main/citations/README.md" TargetMode="External"/><Relationship Id="rId31" Type="http://schemas.openxmlformats.org/officeDocument/2006/relationships/hyperlink" Target="https://morrison-lab.github.io/lds/chapters/logistic-regression.html#def-logistic-regression" TargetMode="External"/><Relationship Id="rId33" Type="http://schemas.openxmlformats.org/officeDocument/2006/relationships/hyperlink" Target="https://quarto.org/docs/authoring/cross-references.html" TargetMode="External"/><Relationship Id="rId47" Type="http://schemas.openxmlformats.org/officeDocument/2006/relationships/hyperlink" Target="https://search.crossref.org/" TargetMode="External"/><Relationship Id="rId73" Type="http://schemas.openxmlformats.org/officeDocument/2006/relationships/hyperlink" Target="https://survey.stackoverflow.co/2024/" TargetMode="External"/><Relationship Id="rId29" Type="http://schemas.openxmlformats.org/officeDocument/2006/relationships/hyperlink" Target="https://www.doi.org/" TargetMode="External"/><Relationship Id="rId51" Type="http://schemas.openxmlformats.org/officeDocument/2006/relationships/hyperlink" Target="https://www.numdam.org/" TargetMode="External"/><Relationship Id="rId64" Type="http://schemas.openxmlformats.org/officeDocument/2006/relationships/hyperlink" Target="https://www.numdam.org/item/JMPA_1867_2_12__158_0/" TargetMode="External"/><Relationship Id="rId75" Type="http://schemas.openxmlformats.org/officeDocument/2006/relationships/hyperlink" Target="https://www.numdam.org/item/JMPA_1867_2_12__177_0/" TargetMode="External"/><Relationship Id="rId28" Type="http://schemas.openxmlformats.org/officeDocument/2006/relationships/hyperlink" Target="https://www.wikipedia.org/" TargetMode="External"/><Relationship Id="rId77" Type="http://schemas.openxmlformats.org/officeDocument/2006/relationships/hyperlink" Target="https://www.wiley.com/en-us/Statistical+Learning+Theory-p-9780471030034" TargetMode="External"/><Relationship Id="rId30" Type="http://schemas.openxmlformats.org/officeDocument/2006/relationships/hyperlink" Target="paper-organization.qmd#avoid-forward-referenc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Citations and evidence</dc:title>
  <dc:creator/>
  <cp:keywords/>
  <dcterms:created xsi:type="dcterms:W3CDTF">2026-10-27T01:27:11Z</dcterms:created>
  <dcterms:modified xsi:type="dcterms:W3CDTF">2026-10-27T01:27:11Z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18:24:47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