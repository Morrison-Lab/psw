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18:19:40 (PDT)</w:delText>
        </w:r>
      </w:del>
    </w:p>
    <w:p>
      <w:pPr>
        <w:pStyle w:val="Date"/>
      </w:pPr>
      <w:ins w:id="2" w:author="PR Preview" w:date="2026-01-01T00:00:00Z">
        <w:r>
          <w:t xml:space="preserve">Last modified: 2026-10-26 18:24:47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2026-10-27T01:27:19Z</dcterms:created>
  <dcterms:modified xsi:type="dcterms:W3CDTF">2026-10-27T01:27:19Z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18:24:47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