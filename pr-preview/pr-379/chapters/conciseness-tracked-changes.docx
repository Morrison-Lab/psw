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2026-10-26 19:27:28 (PDT)</w:delText>
        </w:r>
      </w:del>
    </w:p>
    <w:p>
      <w:pPr>
        <w:pStyle w:val="Date"/>
      </w:pPr>
      <w:ins w:id="2" w:author="PR Preview" w:date="2026-01-01T00:00:00Z">
        <w:r>
          <w:t xml:space="preserve">Last modified: 2026-10-26 21:47:48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2026-10-27T05:10:30Z</dcterms:created>
  <dcterms:modified xsi:type="dcterms:W3CDTF">2026-10-27T05:10:30Z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21:47:48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