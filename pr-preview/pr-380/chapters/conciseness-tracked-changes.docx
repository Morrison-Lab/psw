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19:27:28 (PDT)</w:delText>
        </w:r>
      </w:del>
    </w:p>
    <w:p>
      <w:pPr>
        <w:pStyle w:val="Date"/>
      </w:pPr>
      <w:ins w:id="2" w:author="PR Preview" w:date="2026-01-01T00:00:00Z">
        <w:r>
          <w:t xml:space="preserve">Last modified: 2026-10-26 23:14:28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2026-10-27T06:17:39Z</dcterms:created>
  <dcterms:modified xsi:type="dcterms:W3CDTF">2026-10-27T06:17:39Z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23:14:28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