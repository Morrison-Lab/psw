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23:34:58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3" w:name="write-grading-rubrics-as-checklists"/>
    <w:p>
      <w:pPr>
        <w:pStyle w:val="Heading2"/>
      </w:pPr>
      <w:del w:id="3" w:author="PR Preview" w:date="2026-01-01T00:00:00Z">
        <w:r>
          <w:delText xml:space="preserve">22 Credit other courses without summarizing them</w:delText>
        </w:r>
      </w:del>
    </w:p>
    <w:p>
      <w:pPr>
        <w:pStyle w:val="Heading2"/>
      </w:pPr>
      <w:ins w:id="4" w:author="PR Preview" w:date="2026-01-01T00:00:00Z">
        <w:r>
          <w:t xml:space="preserve">22 Write grading rubrics as checklists</w:t>
        </w:r>
      </w:ins>
    </w:p>
    <w:p>
      <w:pPr>
        <w:pStyle w:val="FirstParagraph"/>
      </w:pPr>
      <w:ins w:id="5" w:author="PR Preview" w:date="2026-01-01T00:00:00Z">
        <w:r>
          <w:t xml:space="preserve">Structure the rubric for most STEM questions as a checklist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(Ezra, 2026-10-26).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 grader then marks each item as earned or not,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and the points are the sum of the earned items.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 rubric written as a paragraph makes the grader reconstruct the items,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two graders reconstruct different items.</w:t>
        </w:r>
      </w:ins>
    </w:p>
    <w:p>
      <w:pPr>
        <w:pStyle w:val="Compact"/>
        <w:numPr>
          <w:ilvl w:val="0"/>
          <w:numId w:val="1019"/>
        </w:numPr>
      </w:pPr>
      <w:ins w:id="16" w:author="PR Preview" w:date="2026-01-01T00:00:00Z">
        <w:r>
          <w:t xml:space="preserve">Write one checklist item per observable criterion,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 put its points first.</w:t>
        </w:r>
      </w:ins>
    </w:p>
    <w:p>
      <w:pPr>
        <w:pStyle w:val="Compact"/>
        <w:numPr>
          <w:ilvl w:val="0"/>
          <w:numId w:val="1019"/>
        </w:numPr>
      </w:pPr>
      <w:ins w:id="19" w:author="PR Preview" w:date="2026-01-01T00:00:00Z">
        <w:r>
          <w:t xml:space="preserve">Make the points of the items sum to the question’s points,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 state that total in the line that introduces the checklist.</w:t>
        </w:r>
      </w:ins>
    </w:p>
    <w:p>
      <w:pPr>
        <w:pStyle w:val="Compact"/>
        <w:numPr>
          <w:ilvl w:val="0"/>
          <w:numId w:val="1019"/>
        </w:numPr>
      </w:pPr>
      <w:ins w:id="22" w:author="PR Preview" w:date="2026-01-01T00:00:00Z">
        <w:r>
          <w:t xml:space="preserve">Write each item so that it is either met or not met.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Name the answer or the evidence that meets the criterion, as in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“cites the gap between training and CV MSE”</w:t>
        </w:r>
      </w:ins>
      <w:ins w:id="2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9"/>
        </w:numPr>
      </w:pPr>
      <w:ins w:id="28" w:author="PR Preview" w:date="2026-01-01T00:00:00Z">
        <w:r>
          <w:t xml:space="preserve">List an acceptable alternative answer as a sub-bullet without points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under the item it also satisfies,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so the items still sum to the question’s points.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Do not put the alternative in a separate paragraph.</w:t>
        </w:r>
      </w:ins>
    </w:p>
    <w:p>
      <w:pPr>
        <w:pStyle w:val="Compact"/>
        <w:numPr>
          <w:ilvl w:val="0"/>
          <w:numId w:val="1019"/>
        </w:numPr>
      </w:pPr>
      <w:ins w:id="35" w:author="PR Preview" w:date="2026-01-01T00:00:00Z">
        <w:r>
          <w:t xml:space="preserve">Keep the rubric in the solution, after the answer,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so a course that withholds solutions from students withholds the rubric too.</w:t>
        </w:r>
      </w:ins>
    </w:p>
    <w:p>
      <w:pPr>
        <w:pStyle w:val="Compact"/>
        <w:numPr>
          <w:ilvl w:val="0"/>
          <w:numId w:val="1019"/>
        </w:numPr>
      </w:pPr>
      <w:ins w:id="38" w:author="PR Preview" w:date="2026-01-01T00:00:00Z">
        <w:r>
          <w:t xml:space="preserve">Use another structure when a question has no separable criteria,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such as a single holistic judgment of a proof’s rigor.</w:t>
        </w:r>
      </w:ins>
    </w:p>
    <w:bookmarkStart w:id="62" w:name="exm-rubric-checklist"/>
    <w:p>
      <w:pPr>
        <w:pStyle w:val="FirstParagraph"/>
      </w:pPr>
      <w:ins w:id="41" w:author="PR Preview" w:date="2026-01-01T00:00:00Z">
        <w:r>
          <w:rPr>
            <w:b/>
            <w:bCs/>
          </w:rPr>
          <w:t xml:space="preserve">Example 6 (A rubric as a checklist)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 </w:t>
        </w:r>
      </w:ins>
    </w:p>
    <w:p>
      <w:pPr>
        <w:pStyle w:val="BlockText"/>
      </w:pPr>
      <w:ins w:id="44" w:author="PR Preview" w:date="2026-01-01T00:00:00Z">
        <w:r>
          <w:t xml:space="preserve">❌ Grading (6 points): two for</w:t>
        </w:r>
      </w:ins>
      <w:ins w:id="45" w:author="PR Preview" w:date="2026-01-01T00:00:00Z">
        <w:r>
          <w:t xml:space="preserve"> </w:t>
        </w:r>
      </w:ins>
      <m:oMath>
        <m:acc>
          <m:accPr>
            <m:chr m:val="⃗"/>
          </m:accPr>
          <m:e>
            <m:r>
              <m:t>r</m:t>
            </m:r>
          </m:e>
        </m:acc>
      </m:oMath>
      <w:ins w:id="46" w:author="PR Preview" w:date="2026-01-01T00:00:00Z">
        <w:r>
          <w:t xml:space="preserve">, one for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$\dprod{\vx}{\vec r} = 0$</w:t>
        </w:r>
      </w:ins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three for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“orthogonal”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with its link to the normal equation.</w:t>
        </w:r>
      </w:ins>
    </w:p>
    <w:p>
      <w:pPr>
        <w:pStyle w:val="BlockText"/>
      </w:pPr>
      <w:ins w:id="56" w:author="PR Preview" w:date="2026-01-01T00:00:00Z">
        <w:r>
          <w:t xml:space="preserve">✅</w:t>
        </w:r>
      </w:ins>
    </w:p>
    <w:p>
      <w:pPr>
        <w:pStyle w:val="SourceCode"/>
      </w:pPr>
      <w:ins w:id="57" w:author="PR Preview" w:date="2026-01-01T00:00:00Z">
        <w:r>
          <w:rPr>
            <w:rStyle w:val="NormalTok"/>
          </w:rPr>
          <w:t xml:space="preserve">Grading (6 points):</w:t>
        </w:r>
      </w:ins>
      <w:ins w:id="58" w:author="PR Preview" w:date="2026-01-01T00:00:00Z">
        <w:r>
          <w:br/>
        </w:r>
      </w:ins>
      <w:ins w:id="59" w:author="PR Preview" w:date="2026-01-01T00:00:00Z">
        <w:r>
          <w:br/>
        </w:r>
      </w:ins>
      <w:ins w:id="60" w:author="PR Preview" w:date="2026-01-01T00:00:00Z">
        <w:r>
          <w:rPr>
            <w:rStyle w:val="SpecialStringTok"/>
          </w:rPr>
          <w:t xml:space="preserve">- </w:t>
        </w:r>
      </w:ins>
      <w:ins w:id="61" w:author="PR Preview" w:date="2026-01-01T00:00:00Z">
        <w:r>
          <w:rPr>
            <w:rStyle w:val="VariableTok"/>
          </w:rPr>
          <w:t xml:space="preserve">[ ]</w:t>
        </w:r>
      </w:ins>
      <w:ins w:id="62" w:author="PR Preview" w:date="2026-01-01T00:00:00Z">
        <w:r>
          <w:rPr>
            <w:rStyle w:val="NormalTok"/>
          </w:rPr>
          <w:t xml:space="preserve"> 2 points: gives $\vresid = \tp{</w:t>
        </w:r>
      </w:ins>
      <w:ins w:id="63" w:author="PR Preview" w:date="2026-01-01T00:00:00Z">
        <w:r>
          <w:rPr>
            <w:rStyle w:val="CommentTok"/>
          </w:rPr>
          <w:t xml:space="preserve">[</w:t>
        </w:r>
      </w:ins>
      <w:ins w:id="64" w:author="PR Preview" w:date="2026-01-01T00:00:00Z">
        <w:r>
          <w:rPr>
            <w:rStyle w:val="OtherTok"/>
          </w:rPr>
          <w:t xml:space="preserve">-1, -1, 1</w:t>
        </w:r>
      </w:ins>
      <w:ins w:id="65" w:author="PR Preview" w:date="2026-01-01T00:00:00Z">
        <w:r>
          <w:rPr>
            <w:rStyle w:val="CommentTok"/>
          </w:rPr>
          <w:t xml:space="preserve">]</w:t>
        </w:r>
      </w:ins>
      <w:ins w:id="66" w:author="PR Preview" w:date="2026-01-01T00:00:00Z">
        <w:r>
          <w:rPr>
            <w:rStyle w:val="NormalTok"/>
          </w:rPr>
          <w:t xml:space="preserve">}$.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SpecialStringTok"/>
          </w:rPr>
          <w:t xml:space="preserve">- </w:t>
        </w:r>
      </w:ins>
      <w:ins w:id="69" w:author="PR Preview" w:date="2026-01-01T00:00:00Z">
        <w:r>
          <w:rPr>
            <w:rStyle w:val="VariableTok"/>
          </w:rPr>
          <w:t xml:space="preserve">[ ]</w:t>
        </w:r>
      </w:ins>
      <w:ins w:id="70" w:author="PR Preview" w:date="2026-01-01T00:00:00Z">
        <w:r>
          <w:rPr>
            <w:rStyle w:val="NormalTok"/>
          </w:rPr>
          <w:t xml:space="preserve"> 1 point: computes $\dprod{\vx}{\vresid} = 0$.</w:t>
        </w:r>
      </w:ins>
      <w:ins w:id="71" w:author="PR Preview" w:date="2026-01-01T00:00:00Z">
        <w:r>
          <w:br/>
        </w:r>
      </w:ins>
      <w:ins w:id="72" w:author="PR Preview" w:date="2026-01-01T00:00:00Z">
        <w:r>
          <w:rPr>
            <w:rStyle w:val="SpecialStringTok"/>
          </w:rPr>
          <w:t xml:space="preserve">- </w:t>
        </w:r>
      </w:ins>
      <w:ins w:id="73" w:author="PR Preview" w:date="2026-01-01T00:00:00Z">
        <w:r>
          <w:rPr>
            <w:rStyle w:val="VariableTok"/>
          </w:rPr>
          <w:t xml:space="preserve">[ ]</w:t>
        </w:r>
      </w:ins>
      <w:ins w:id="74" w:author="PR Preview" w:date="2026-01-01T00:00:00Z">
        <w:r>
          <w:rPr>
            <w:rStyle w:val="NormalTok"/>
          </w:rPr>
          <w:t xml:space="preserve"> 3 points: says $\vresid$ is orthogonal to $\vx$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NormalTok"/>
          </w:rPr>
          <w:t xml:space="preserve">  and links this orthogonality to the normal equation.</w:t>
        </w:r>
      </w:ins>
    </w:p>
    <w:p>
      <w:pPr>
        <w:pStyle w:val="FirstParagraph"/>
      </w:pPr>
      <w:ins w:id="77" w:author="PR Preview" w:date="2026-01-01T00:00:00Z">
        <w:r>
          <w:t xml:space="preserve">The checklist shows the grader each item to mark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and lets a script check that the points sum to the total.</w:t>
        </w:r>
      </w:ins>
    </w:p>
    <w:bookmarkEnd w:id="62"/>
    <w:bookmarkEnd w:id="63"/>
    <w:bookmarkStart w:id="67" w:name="Xcb579568ef754486ebde8b41ba4528bdf380eec"/>
    <w:p>
      <w:pPr>
        <w:pStyle w:val="Heading2"/>
      </w:pPr>
      <w:ins w:id="80" w:author="PR Preview" w:date="2026-01-01T00:00:00Z">
        <w:r>
          <w:t xml:space="preserve">23 Credit other courses without summarizing them</w:t>
        </w:r>
      </w:ins>
    </w:p>
    <w:p>
      <w:pPr>
        <w:pStyle w:val="Compact"/>
        <w:numPr>
          <w:ilvl w:val="0"/>
          <w:numId w:val="102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0"/>
        </w:numPr>
      </w:pPr>
      <w:r>
        <w:t xml:space="preserve">Title a section by its topic, not by its author or course.</w:t>
      </w:r>
      <w:r>
        <w:t xml:space="preserve"> </w:t>
      </w:r>
      <w:hyperlink r:id="rId6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7"/>
    <w:bookmarkStart w:id="76" w:name="rules-that-apply-to-all-writing"/>
    <w:p>
      <w:pPr>
        <w:pStyle w:val="Heading2"/>
      </w:pPr>
      <w:del w:id="81" w:author="PR Preview" w:date="2026-01-01T00:00:00Z">
        <w:r>
          <w:delText xml:space="preserve">23 Rules that apply to all writing</w:delText>
        </w:r>
      </w:del>
    </w:p>
    <w:p>
      <w:pPr>
        <w:pStyle w:val="Heading2"/>
      </w:pPr>
      <w:ins w:id="82" w:author="PR Preview" w:date="2026-01-01T00:00:00Z">
        <w:r>
          <w:t xml:space="preserve">24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1"/>
        </w:numPr>
      </w:pPr>
      <w:hyperlink r:id="rId6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1"/>
        </w:numPr>
      </w:pPr>
      <w:hyperlink r:id="rId6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1"/>
        </w:numPr>
      </w:pPr>
      <w:hyperlink r:id="rId7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1"/>
        </w:numPr>
      </w:pPr>
      <w:hyperlink r:id="rId7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1"/>
        </w:numPr>
      </w:pPr>
      <w:hyperlink r:id="rId72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5" w:name="refs"/>
    <w:bookmarkStart w:id="7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2" Type="http://schemas.openxmlformats.org/officeDocument/2006/relationships/hyperlink" Target="avoid-cliches.qmd" TargetMode="External"/><Relationship Id="rId64" Type="http://schemas.openxmlformats.org/officeDocument/2006/relationships/hyperlink" Target="citations-evidence.qmd#adapting-another-courses-material" TargetMode="External"/><Relationship Id="rId66" Type="http://schemas.openxmlformats.org/officeDocument/2006/relationships/hyperlink" Target="citations-evidence.qmd#put-the-content-first" TargetMode="External"/><Relationship Id="rId65" Type="http://schemas.openxmlformats.org/officeDocument/2006/relationships/hyperlink" Target="citations-evidence.qmd#quote-the-original" TargetMode="External"/><Relationship Id="rId68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9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3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1" Type="http://schemas.openxmlformats.org/officeDocument/2006/relationships/hyperlink" Target="word-choice.qmd#avoid-vague-and-metaphorical-language" TargetMode="External"/><Relationship Id="rId70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avoid-cliches.qmd" TargetMode="External"/><Relationship Id="rId64" Type="http://schemas.openxmlformats.org/officeDocument/2006/relationships/hyperlink" Target="citations-evidence.qmd#adapting-another-courses-material" TargetMode="External"/><Relationship Id="rId66" Type="http://schemas.openxmlformats.org/officeDocument/2006/relationships/hyperlink" Target="citations-evidence.qmd#put-the-content-first" TargetMode="External"/><Relationship Id="rId65" Type="http://schemas.openxmlformats.org/officeDocument/2006/relationships/hyperlink" Target="citations-evidence.qmd#quote-the-original" TargetMode="External"/><Relationship Id="rId68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9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3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1" Type="http://schemas.openxmlformats.org/officeDocument/2006/relationships/hyperlink" Target="word-choice.qmd#avoid-vague-and-metaphorical-language" TargetMode="External"/><Relationship Id="rId70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2026-10-27T06:40:40Z</dcterms:created>
  <dcterms:modified xsi:type="dcterms:W3CDTF">2026-10-27T06:40:40Z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