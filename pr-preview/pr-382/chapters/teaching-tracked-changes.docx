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01:25:16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ins w:id="3" w:author="PR Preview" w:date="2026-01-01T00:00:00Z">
        <w:r>
          <w:t xml:space="preserve">Make each exercise ask for one thing (Ezra, 2026-10-27).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A prompt that says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“compute the slope, and compare it with the fitted value”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asks for two things, so split it into two exercises,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each with its own solution.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The same holds for any list item or step inside an exercise.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Words such as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“and then”</w:t>
        </w:r>
      </w:ins>
      <w:ins w:id="18" w:author="PR Preview" w:date="2026-01-01T00:00:00Z">
        <w:r>
          <w:t xml:space="preserve">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“and also”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and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“, and compare”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mark a second ask.</w:t>
        </w:r>
      </w:ins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46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4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6"/>
    <w:bookmarkStart w:id="50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0"/>
    <w:bookmarkStart w:id="52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2"/>
    <w:bookmarkStart w:id="53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3"/>
    <w:bookmarkStart w:id="54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4"/>
    <w:bookmarkStart w:id="55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5"/>
    <w:bookmarkStart w:id="56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6"/>
    <w:bookmarkStart w:id="58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7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8"/>
    <w:bookmarkStart w:id="60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9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9"/>
    <w:bookmarkEnd w:id="60"/>
    <w:bookmarkStart w:id="61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1"/>
    <w:bookmarkStart w:id="63" w:name="write-grading-rubrics-as-checklists"/>
    <w:p>
      <w:pPr>
        <w:pStyle w:val="Heading2"/>
      </w:pPr>
      <w:r>
        <w:t xml:space="preserve">22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19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19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19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19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19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2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t xml:space="preserve">, one for</w:t>
      </w:r>
      <w:r>
        <w:t xml:space="preserve"> </w:t>
      </w:r>
      <w:r>
        <w:t xml:space="preserve">$\dprod{\vx}{\vec r} = 0$</w:t>
      </w:r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2"/>
    <w:bookmarkEnd w:id="63"/>
    <w:bookmarkStart w:id="67" w:name="Xcb579568ef754486ebde8b41ba4528bdf380eec"/>
    <w:p>
      <w:pPr>
        <w:pStyle w:val="Heading2"/>
      </w:pPr>
      <w:r>
        <w:t xml:space="preserve">23 Credit other courses without summarizing them</w:t>
      </w:r>
    </w:p>
    <w:p>
      <w:pPr>
        <w:pStyle w:val="Compact"/>
        <w:numPr>
          <w:ilvl w:val="0"/>
          <w:numId w:val="1020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4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0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0"/>
        </w:numPr>
      </w:pPr>
      <w:r>
        <w:t xml:space="preserve">Title a section by its topic, not by its author or course.</w:t>
      </w:r>
      <w:r>
        <w:t xml:space="preserve"> </w:t>
      </w:r>
      <w:hyperlink r:id="rId66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0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7"/>
    <w:bookmarkStart w:id="76" w:name="rules-that-apply-to-all-writing"/>
    <w:p>
      <w:pPr>
        <w:pStyle w:val="Heading2"/>
      </w:pPr>
      <w:r>
        <w:t xml:space="preserve">24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1"/>
        </w:numPr>
      </w:pPr>
      <w:hyperlink r:id="rId68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1"/>
        </w:numPr>
      </w:pPr>
      <w:hyperlink r:id="rId69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1"/>
        </w:numPr>
      </w:pPr>
      <w:hyperlink r:id="rId70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1"/>
        </w:numPr>
      </w:pPr>
      <w:hyperlink r:id="rId71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1"/>
        </w:numPr>
      </w:pPr>
      <w:hyperlink r:id="rId72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5" w:name="refs"/>
    <w:bookmarkStart w:id="74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3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2" Type="http://schemas.openxmlformats.org/officeDocument/2006/relationships/hyperlink" Target="avoid-cliches.qmd" TargetMode="External"/><Relationship Id="rId64" Type="http://schemas.openxmlformats.org/officeDocument/2006/relationships/hyperlink" Target="citations-evidence.qmd#adapting-another-courses-material" TargetMode="External"/><Relationship Id="rId66" Type="http://schemas.openxmlformats.org/officeDocument/2006/relationships/hyperlink" Target="citations-evidence.qmd#put-the-content-first" TargetMode="External"/><Relationship Id="rId65" Type="http://schemas.openxmlformats.org/officeDocument/2006/relationships/hyperlink" Target="citations-evidence.qmd#quote-the-original" TargetMode="External"/><Relationship Id="rId68" Type="http://schemas.openxmlformats.org/officeDocument/2006/relationships/hyperlink" Target="conciseness.qmd#lead-with-the-subject" TargetMode="External"/><Relationship Id="rId57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9" Type="http://schemas.openxmlformats.org/officeDocument/2006/relationships/hyperlink" Target="grammar.qmd#demonstrative-pronouns" TargetMode="External"/><Relationship Id="rId44" Type="http://schemas.openxmlformats.org/officeDocument/2006/relationships/hyperlink" Target="https://cran.r-project.org/package=broom" TargetMode="External"/><Relationship Id="rId39" Type="http://schemas.openxmlformats.org/officeDocument/2006/relationships/hyperlink" Target="https://cran.r-project.org/package=gtsummary" TargetMode="External"/><Relationship Id="rId73" Type="http://schemas.openxmlformats.org/officeDocument/2006/relationships/hyperlink" Target="https://doi.org/10.1073/pnas.1319030111" TargetMode="External"/><Relationship Id="rId47" Type="http://schemas.openxmlformats.org/officeDocument/2006/relationships/hyperlink" Target="https://dplyr.tidyverse.org/" TargetMode="External"/><Relationship Id="rId38" Type="http://schemas.openxmlformats.org/officeDocument/2006/relationships/hyperlink" Target="https://easystats.github.io/parameters/" TargetMode="External"/><Relationship Id="rId43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0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5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1" Type="http://schemas.openxmlformats.org/officeDocument/2006/relationships/hyperlink" Target="https://github.com/quarto-ext/include-code-files" TargetMode="External"/><Relationship Id="rId42" Type="http://schemas.openxmlformats.org/officeDocument/2006/relationships/hyperlink" Target="https://strengejacke.github.io/ggeffects/" TargetMode="External"/><Relationship Id="rId41" Type="http://schemas.openxmlformats.org/officeDocument/2006/relationships/hyperlink" Target="https://strengejacke.github.io/sjPlot/" TargetMode="External"/><Relationship Id="rId49" Type="http://schemas.openxmlformats.org/officeDocument/2006/relationships/hyperlink" Target="https://tibble.tidyverse.org/" TargetMode="External"/><Relationship Id="rId48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1" Type="http://schemas.openxmlformats.org/officeDocument/2006/relationships/hyperlink" Target="word-choice.qmd#avoid-vague-and-metaphorical-language" TargetMode="External"/><Relationship Id="rId70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avoid-cliches.qmd" TargetMode="External"/><Relationship Id="rId64" Type="http://schemas.openxmlformats.org/officeDocument/2006/relationships/hyperlink" Target="citations-evidence.qmd#adapting-another-courses-material" TargetMode="External"/><Relationship Id="rId66" Type="http://schemas.openxmlformats.org/officeDocument/2006/relationships/hyperlink" Target="citations-evidence.qmd#put-the-content-first" TargetMode="External"/><Relationship Id="rId65" Type="http://schemas.openxmlformats.org/officeDocument/2006/relationships/hyperlink" Target="citations-evidence.qmd#quote-the-original" TargetMode="External"/><Relationship Id="rId68" Type="http://schemas.openxmlformats.org/officeDocument/2006/relationships/hyperlink" Target="conciseness.qmd#lead-with-the-subject" TargetMode="External"/><Relationship Id="rId57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9" Type="http://schemas.openxmlformats.org/officeDocument/2006/relationships/hyperlink" Target="grammar.qmd#demonstrative-pronouns" TargetMode="External"/><Relationship Id="rId44" Type="http://schemas.openxmlformats.org/officeDocument/2006/relationships/hyperlink" Target="https://cran.r-project.org/package=broom" TargetMode="External"/><Relationship Id="rId39" Type="http://schemas.openxmlformats.org/officeDocument/2006/relationships/hyperlink" Target="https://cran.r-project.org/package=gtsummary" TargetMode="External"/><Relationship Id="rId73" Type="http://schemas.openxmlformats.org/officeDocument/2006/relationships/hyperlink" Target="https://doi.org/10.1073/pnas.1319030111" TargetMode="External"/><Relationship Id="rId47" Type="http://schemas.openxmlformats.org/officeDocument/2006/relationships/hyperlink" Target="https://dplyr.tidyverse.org/" TargetMode="External"/><Relationship Id="rId38" Type="http://schemas.openxmlformats.org/officeDocument/2006/relationships/hyperlink" Target="https://easystats.github.io/parameters/" TargetMode="External"/><Relationship Id="rId43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0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5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1" Type="http://schemas.openxmlformats.org/officeDocument/2006/relationships/hyperlink" Target="https://github.com/quarto-ext/include-code-files" TargetMode="External"/><Relationship Id="rId42" Type="http://schemas.openxmlformats.org/officeDocument/2006/relationships/hyperlink" Target="https://strengejacke.github.io/ggeffects/" TargetMode="External"/><Relationship Id="rId41" Type="http://schemas.openxmlformats.org/officeDocument/2006/relationships/hyperlink" Target="https://strengejacke.github.io/sjPlot/" TargetMode="External"/><Relationship Id="rId49" Type="http://schemas.openxmlformats.org/officeDocument/2006/relationships/hyperlink" Target="https://tibble.tidyverse.org/" TargetMode="External"/><Relationship Id="rId48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1" Type="http://schemas.openxmlformats.org/officeDocument/2006/relationships/hyperlink" Target="word-choice.qmd#avoid-vague-and-metaphorical-language" TargetMode="External"/><Relationship Id="rId70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2026-10-27T08:31:17Z</dcterms:created>
  <dcterms:modified xsi:type="dcterms:W3CDTF">2026-10-27T08:31:17Z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01:25:16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