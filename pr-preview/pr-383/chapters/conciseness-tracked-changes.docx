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01:39:34 (PDT)</w:delText>
        </w:r>
      </w:del>
    </w:p>
    <w:p>
      <w:pPr>
        <w:pStyle w:val="Date"/>
      </w:pPr>
      <w:ins w:id="2" w:author="PR Preview" w:date="2026-01-01T00:00:00Z">
        <w:r>
          <w:t xml:space="preserve">Last modified: 2026-10-27 01:56:31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2026-10-27T08:59:08Z</dcterms:created>
  <dcterms:modified xsi:type="dcterms:W3CDTF">2026-10-27T08:59:08Z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01:56:31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