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02:13:44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Link the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w:hyperlink w:anchor="def-term">
        <w:del w:id="5" w:author="PR Preview" w:date="2026-01-01T00:00:00Z">
          <w:r>
            <w:rPr>
              <w:rStyle w:val="Hyperlink"/>
              <w:b/>
              <w:bCs/>
            </w:rPr>
            <w:delText xml:space="preserve">term</w:delText>
          </w:r>
        </w:del>
      </w:hyperlink>
      <w:del w:id="6" w:author="PR Preview" w:date="2026-01-01T00:00:00Z">
        <w:r>
          <w:rPr>
            <w:b/>
            <w:bCs/>
          </w:rP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where the sentence uses it, not in a parenthetical list: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Write the name as a link inside the sentence that needs it.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Do not name the concepts in the sentence and then list their definitions in a parenthetical after it.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For example, write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rPr>
            <w:rStyle w:val="VerbatimChar"/>
          </w:rPr>
          <w:delText xml:space="preserve">the error is the sum of its squared [bias](#def-bias), its [variance](#def-variance), and the [irreducible error](#def-irreducible-error)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not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rPr>
            <w:rStyle w:val="VerbatimChar"/>
          </w:rPr>
          <w:delText xml:space="preserve">the error is the sum of its squared bias, its variance, and the irreducible error (definitions: [bias](#def-bias), [variance](#def-variance), [irreducible error](#def-irreducible-error))</w:delText>
        </w:r>
      </w:del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parenthetical makes the reader read each term twice,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it separates the link from the place where the term does its work.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If a term sits inside math, where a link cannot go,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name the term in words in the sentence and link those words.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The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rStyle w:val="VerbatimChar"/>
          </w:rPr>
          <w:delText xml:space="preserve">check-quarto-prose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check in</w:delText>
        </w:r>
      </w:del>
      <w:del w:id="36" w:author="PR Preview" w:date="2026-01-01T00:00:00Z">
        <w:r>
          <w:delText xml:space="preserve"> </w:delText>
        </w:r>
      </w:del>
      <w:hyperlink r:id="rId18">
        <w:del w:id="37" w:author="PR Preview" w:date="2026-01-01T00:00:00Z">
          <w:r>
            <w:rPr>
              <w:rStyle w:val="Hyperlink"/>
            </w:rPr>
            <w:delText xml:space="preserve">gha</w:delText>
          </w:r>
        </w:del>
      </w:hyperlink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flags a parenthetical that opens with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rStyle w:val="VerbatimChar"/>
          </w:rPr>
          <w:delText xml:space="preserve">(definition: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or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rStyle w:val="VerbatimChar"/>
          </w:rPr>
          <w:delText xml:space="preserve">(definitions:</w:delText>
        </w:r>
      </w:del>
      <w:del w:id="46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w:ins w:id="47" w:author="PR Preview" w:date="2026-01-01T00:00:00Z">
        <w:r>
          <w:rPr>
            <w:b/>
            <w:bCs/>
          </w:rPr>
          <w:t xml:space="preserve">Link the</w:t>
        </w:r>
      </w:ins>
      <w:ins w:id="48" w:author="PR Preview" w:date="2026-01-01T00:00:00Z">
        <w:r>
          <w:rPr>
            <w:b/>
            <w:bCs/>
          </w:rPr>
          <w:t xml:space="preserve"> </w:t>
        </w:r>
      </w:ins>
      <w:hyperlink w:anchor="def-term">
        <w:ins w:id="49" w:author="PR Preview" w:date="2026-01-01T00:00:00Z">
          <w:r>
            <w:rPr>
              <w:rStyle w:val="Hyperlink"/>
              <w:b/>
              <w:bCs/>
            </w:rPr>
            <w:t xml:space="preserve">term</w:t>
          </w:r>
        </w:ins>
      </w:hyperlink>
      <w:ins w:id="50" w:author="PR Preview" w:date="2026-01-01T00:00:00Z">
        <w:r>
          <w:rPr>
            <w:b/>
            <w:bCs/>
          </w:rP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where the sentence uses it, not in a parenthetical list: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Write the name as a link inside the sentence that needs it.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Do not name the concepts in the sentence and then list their definitions in a parenthetical after it.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For example, write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the expected squared prediction error is the sum of the squared [bias](#def-bias), the [variance](#def-variance), and the [residual variance](#def-residual-variance)</w:t>
        </w:r>
      </w:ins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not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rPr>
            <w:rStyle w:val="VerbatimChar"/>
          </w:rPr>
          <w:t xml:space="preserve">the expected squared prediction error is the sum of the squared bias, the variance, and the residual variance (definitions: [bias](#def-bias), [variance](#def-variance), [residual variance](#def-residual-variance))</w:t>
        </w:r>
      </w:ins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parenthetical makes the reader read each term twice,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 it separates the link from the place where the term does its work.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If a term sits inside math, where a link cannot go,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name the term in words in the sentence and link those words.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rStyle w:val="VerbatimChar"/>
          </w:rPr>
          <w:t xml:space="preserve">check-quarto-prose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check in</w:t>
        </w:r>
      </w:ins>
      <w:ins w:id="80" w:author="PR Preview" w:date="2026-01-01T00:00:00Z">
        <w:r>
          <w:t xml:space="preserve"> </w:t>
        </w:r>
      </w:ins>
      <w:hyperlink r:id="rId18">
        <w:ins w:id="81" w:author="PR Preview" w:date="2026-01-01T00:00:00Z">
          <w:r>
            <w:rPr>
              <w:rStyle w:val="Hyperlink"/>
            </w:rPr>
            <w:t xml:space="preserve">gha</w:t>
          </w:r>
        </w:ins>
      </w:hyperlink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flags a parenthetical that opens with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rStyle w:val="VerbatimChar"/>
          </w:rPr>
          <w:t xml:space="preserve">(definition: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or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rStyle w:val="VerbatimChar"/>
          </w:rPr>
          <w:t xml:space="preserve">(definitions:</w:t>
        </w:r>
      </w:ins>
      <w:ins w:id="90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2026-10-27T09:17:10Z</dcterms:created>
  <dcterms:modified xsi:type="dcterms:W3CDTF">2026-10-27T09:17:10Z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02:13:44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