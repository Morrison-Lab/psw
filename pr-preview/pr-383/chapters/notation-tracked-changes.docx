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2026-10-27 13:10:13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20:04:50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del w:id="3" w:author="PR Preview" w:date="2026-01-01T00:00:00Z">
        <w:r>
          <w:delText xml:space="preserve">Write each expression in its most compact form,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built from named sub-pieces that are defined separately.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Use one form per expression, and keep it simple.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For example, write the expected squared error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as the squared bias plus the variance plus the irreducible error,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and define each of the three pieces on its own,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instead of expanding them inside the formula.</w:delText>
        </w:r>
      </w:del>
    </w:p>
    <w:p>
      <w:pPr>
        <w:pStyle w:val="BodyText"/>
      </w:pPr>
      <w:ins w:id="16" w:author="PR Preview" w:date="2026-01-01T00:00:00Z">
        <w:r>
          <w:t xml:space="preserve">Write each expression in its most compact form,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built from named sub-pieces that are defined separately.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Use one form per expression, and keep it simple.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For example, write the expected squared prediction error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as the squared bias plus the variance plus the residual variance,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and define each of the three pieces on its own,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instead of expanding them inside the formula.</w:t>
        </w:r>
      </w:ins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2026-10-28T03:10:28Z</dcterms:created>
  <dcterms:modified xsi:type="dcterms:W3CDTF">2026-10-28T03:10:28Z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