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20:04:50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del w:id="3" w:author="PR Preview" w:date="2026-01-01T00:00:00Z">
        <w:r>
          <w:delText xml:space="preserve">5 Write the full phrase</w:delText>
        </w:r>
      </w:del>
    </w:p>
    <w:p>
      <w:pPr>
        <w:pStyle w:val="Heading2"/>
      </w:pPr>
      <w:ins w:id="4" w:author="PR Preview" w:date="2026-01-01T00:00:00Z">
        <w:r>
          <w:t xml:space="preserve">5 Name a quantity for what it is</w:t>
        </w:r>
      </w:ins>
    </w:p>
    <w:p>
      <w:pPr>
        <w:pStyle w:val="FirstParagraph"/>
      </w:pPr>
      <w:ins w:id="5" w:author="PR Preview" w:date="2026-01-01T00:00:00Z">
        <w:r>
          <w:t xml:space="preserve">A name should say what kind of thing the quantity is.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Each kind of quantity has its own name:</w:t>
        </w:r>
      </w:ins>
    </w:p>
    <w:p>
      <w:pPr>
        <w:pStyle w:val="Compact"/>
        <w:numPr>
          <w:ilvl w:val="0"/>
          <w:numId w:val="1001"/>
        </w:numPr>
      </w:pPr>
      <w:ins w:id="8" w:author="PR Preview" w:date="2026-01-01T00:00:00Z">
        <w:r>
          <w:rPr>
            <w:b/>
            <w:bCs/>
          </w:rPr>
          <w:t xml:space="preserve">A variance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measures spread.</w:t>
        </w:r>
      </w:ins>
      <w:ins w:id="11" w:author="PR Preview" w:date="2026-01-01T00:00:00Z">
        <w:r>
          <w:t xml:space="preserve"> </w:t>
        </w:r>
      </w:ins>
    </w:p>
    <w:p>
      <w:pPr>
        <w:pStyle w:val="Compact"/>
        <w:numPr>
          <w:ilvl w:val="0"/>
          <w:numId w:val="1001"/>
        </w:numPr>
      </w:pPr>
      <w:ins w:id="12" w:author="PR Preview" w:date="2026-01-01T00:00:00Z">
        <w:r>
          <w:rPr>
            <w:b/>
            <w:bCs/>
          </w:rPr>
          <w:t xml:space="preserve">A risk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is an expected loss.</w:t>
        </w:r>
      </w:ins>
      <w:ins w:id="15" w:author="PR Preview" w:date="2026-01-01T00:00:00Z">
        <w:r>
          <w:t xml:space="preserve"> </w:t>
        </w:r>
      </w:ins>
    </w:p>
    <w:p>
      <w:pPr>
        <w:pStyle w:val="Compact"/>
        <w:numPr>
          <w:ilvl w:val="0"/>
          <w:numId w:val="1001"/>
        </w:numPr>
      </w:pPr>
      <w:ins w:id="16" w:author="PR Preview" w:date="2026-01-01T00:00:00Z">
        <w:r>
          <w:rPr>
            <w:b/>
            <w:bCs/>
          </w:rPr>
          <w:t xml:space="preserve">An error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is a realized difference between a prediction and an outcome.</w:t>
        </w:r>
      </w:ins>
      <w:ins w:id="19" w:author="PR Preview" w:date="2026-01-01T00:00:00Z">
        <w:r>
          <w:t xml:space="preserve"> </w:t>
        </w:r>
      </w:ins>
    </w:p>
    <w:p>
      <w:pPr>
        <w:pStyle w:val="FirstParagraph"/>
      </w:pPr>
      <w:ins w:id="20" w:author="PR Preview" w:date="2026-01-01T00:00:00Z">
        <w:r>
          <w:t xml:space="preserve">Calling a variance an error, or calling a quantity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“irreducible”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without saying given what, misleads the reader.</w:t>
        </w:r>
      </w:ins>
      <w:ins w:id="25" w:author="PR Preview" w:date="2026-01-01T00:00:00Z">
        <w:r>
          <w:t xml:space="preserve"> </w:t>
        </w:r>
      </w:ins>
    </w:p>
    <w:p>
      <w:pPr>
        <w:pStyle w:val="BodyText"/>
      </w:pPr>
      <w:ins w:id="26" w:author="PR Preview" w:date="2026-01-01T00:00:00Z">
        <w:r>
          <w:t xml:space="preserve">For example, the variance of the outcome given the inputs is the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i/>
            <w:iCs/>
          </w:rPr>
          <w:t xml:space="preserve">residual variance</w:t>
        </w:r>
      </w:ins>
      <w:ins w:id="29" w:author="PR Preview" w:date="2026-01-01T00:00:00Z">
        <w:r>
          <w:t xml:space="preserve">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It is a component of the expected squared prediction error, not an error,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 it is irreducible only given the inputs the model uses: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 further input that predicts the outcome reduces it.</w:t>
        </w:r>
      </w:ins>
    </w:p>
    <w:p>
      <w:pPr>
        <w:pStyle w:val="BlockText"/>
      </w:pPr>
      <w:ins w:id="37" w:author="PR Preview" w:date="2026-01-01T00:00:00Z">
        <w:r>
          <w:t xml:space="preserve">❌ The irreducible error is the part no model can remove.</w:t>
        </w:r>
      </w:ins>
    </w:p>
    <w:p>
      <w:pPr>
        <w:pStyle w:val="BlockText"/>
      </w:pPr>
      <w:ins w:id="38" w:author="PR Preview" w:date="2026-01-01T00:00:00Z">
        <w:r>
          <w:t xml:space="preserve">✅ The residual variance is the part no model using the same inputs can remove.</w:t>
        </w:r>
      </w:ins>
      <w:ins w:id="39" w:author="PR Preview" w:date="2026-01-01T00:00:00Z">
        <w:r>
          <w:t xml:space="preserve"> </w:t>
        </w:r>
      </w:ins>
    </w:p>
    <w:p>
      <w:pPr>
        <w:pStyle w:val="FirstParagraph"/>
      </w:pPr>
      <w:ins w:id="40" w:author="PR Preview" w:date="2026-01-01T00:00:00Z">
        <w:r>
          <w:t xml:space="preserve">Mention the common name once, as an alias in the definition, and use the accurate</w:t>
        </w:r>
      </w:ins>
      <w:ins w:id="41" w:author="PR Preview" w:date="2026-01-01T00:00:00Z">
        <w:r>
          <w:t xml:space="preserve"> </w:t>
        </w:r>
      </w:ins>
      <w:hyperlink r:id="rId26">
        <w:ins w:id="42" w:author="PR Preview" w:date="2026-01-01T00:00:00Z">
          <w:r>
            <w:rPr>
              <w:rStyle w:val="Hyperlink"/>
            </w:rPr>
            <w:t xml:space="preserve">term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everywhere else.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No mechanical check can tell a misleading name from an accurate one,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so this rule is enforced by review.</w:t>
        </w:r>
      </w:ins>
    </w:p>
    <w:bookmarkEnd w:id="27"/>
    <w:bookmarkStart w:id="29" w:name="write-the-full-phrase"/>
    <w:p>
      <w:pPr>
        <w:pStyle w:val="Heading2"/>
      </w:pPr>
      <w:ins w:id="49" w:author="PR Preview" w:date="2026-01-01T00:00:00Z">
        <w:r>
          <w:t xml:space="preserve">6 Write the full phrase</w:t>
        </w:r>
      </w:ins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del w:id="50" w:author="PR Preview" w:date="2026-01-01T00:00:00Z">
        <w:r>
          <w:delText xml:space="preserve">6 Choose each preposition on purpose</w:delText>
        </w:r>
      </w:del>
    </w:p>
    <w:p>
      <w:pPr>
        <w:pStyle w:val="Heading2"/>
      </w:pPr>
      <w:ins w:id="51" w:author="PR Preview" w:date="2026-01-01T00:00:00Z">
        <w:r>
          <w:t xml:space="preserve">7 Choose each preposition on purpose</w:t>
        </w:r>
      </w:ins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del w:id="52" w:author="PR Preview" w:date="2026-01-01T00:00:00Z">
        <w:r>
          <w:delText xml:space="preserve">7 Minimize unnecessary jargon</w:delText>
        </w:r>
      </w:del>
    </w:p>
    <w:p>
      <w:pPr>
        <w:pStyle w:val="Heading2"/>
      </w:pPr>
      <w:ins w:id="53" w:author="PR Preview" w:date="2026-01-01T00:00:00Z">
        <w:r>
          <w:t xml:space="preserve">8 Minimize unnecessary jargon</w:t>
        </w:r>
      </w:ins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2026-10-28T03:11:27Z</dcterms:created>
  <dcterms:modified xsi:type="dcterms:W3CDTF">2026-10-28T03:11:27Z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