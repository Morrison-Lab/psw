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2026-10-27 20:57:47 (PDT)</w:delText>
        </w:r>
      </w:del>
    </w:p>
    <w:p>
      <w:pPr>
        <w:pStyle w:val="Date"/>
      </w:pPr>
      <w:ins w:id="2" w:author="PR Preview" w:date="2026-01-01T00:00:00Z">
        <w:r>
          <w:t xml:space="preserve">Last modified: 2026-10-27 20:58:58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2026-10-28T04:02:16Z</dcterms:created>
  <dcterms:modified xsi:type="dcterms:W3CDTF">2026-10-28T04:02:16Z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20:58:58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