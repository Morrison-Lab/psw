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del w:id="3" w:author="PR Preview" w:date="2026-01-01T00:00:00Z">
        <w:r>
          <w:delText xml:space="preserve">Write each expression in its most compact form,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built from named sub-pieces that are defined separately.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Use one form per expression, and keep it simple.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example, write the expected squared prediction error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as the squared bias plus the variance plus the residual variance,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define each of the three pieces on its own,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instead of expanding them inside the formula.</w:delText>
        </w:r>
      </w:del>
    </w:p>
    <w:p>
      <w:pPr>
        <w:pStyle w:val="BodyText"/>
      </w:pPr>
      <w:ins w:id="17" w:author="PR Preview" w:date="2026-01-01T00:00:00Z">
        <w:r>
          <w:t xml:space="preserve">Write each expression in its most compact form,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built from named sub-pieces that are defined separately.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Use one form per expression, and keep it simple.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 example, write the expected squared error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as the squared bias plus the variance plus the irreducible error,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define each of the three pieces on its own,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2026-10-28T03:16:53Z</dcterms:created>
  <dcterms:modified xsi:type="dcterms:W3CDTF">2026-10-28T03:16:53Z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