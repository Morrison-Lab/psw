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2026-10-27 21:06:32 (PDT)</w:delText>
        </w:r>
      </w:del>
    </w:p>
    <w:p>
      <w:pPr>
        <w:pStyle w:val="Date"/>
      </w:pPr>
      <w:ins w:id="2" w:author="PR Preview" w:date="2026-01-01T00:00:00Z">
        <w:r>
          <w:t xml:space="preserve">Last modified: 2026-10-27 21:12:29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2026-10-28T04:15:25Z</dcterms:created>
  <dcterms:modified xsi:type="dcterms:W3CDTF">2026-10-28T04:15:25Z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21:12:29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