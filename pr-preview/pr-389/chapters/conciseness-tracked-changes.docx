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21:19:35 (PDT)</w:delText>
        </w:r>
      </w:del>
    </w:p>
    <w:p>
      <w:pPr>
        <w:pStyle w:val="Date"/>
      </w:pPr>
      <w:ins w:id="2" w:author="PR Preview" w:date="2026-01-01T00:00:00Z">
        <w:r>
          <w:t xml:space="preserve">Last modified: 2026-10-27 21:20:10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2026-10-28T04:22:54Z</dcterms:created>
  <dcterms:modified xsi:type="dcterms:W3CDTF">2026-10-28T04:22:54Z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21:20:10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