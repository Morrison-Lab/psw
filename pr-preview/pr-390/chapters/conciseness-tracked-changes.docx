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21:26:52 (PDT)</w:delText>
        </w:r>
      </w:del>
    </w:p>
    <w:p>
      <w:pPr>
        <w:pStyle w:val="Date"/>
      </w:pPr>
      <w:ins w:id="2" w:author="PR Preview" w:date="2026-01-01T00:00:00Z">
        <w:r>
          <w:t xml:space="preserve">Last modified: 2026-10-27 21:44:32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del w:id="3" w:author="PR Preview" w:date="2026-01-01T00:00:00Z">
        <w:r>
          <w:delText xml:space="preserve">❌ At</w:delText>
        </w:r>
      </w:del>
      <w:del w:id="4" w:author="PR Preview" w:date="2026-01-01T00:00:00Z">
        <w:r>
          <w:delText xml:space="preserve"> </w:delText>
        </w:r>
      </w:del>
      <m:oMath>
        <m:r>
          <m:t>z</m:t>
        </m:r>
        <m:r>
          <m:rPr>
            <m:sty m:val="p"/>
          </m:rPr>
          <m:t>=</m:t>
        </m:r>
        <m:r>
          <m:t>0</m:t>
        </m:r>
      </m:oMath>
      <w:del w:id="5" w:author="PR Preview" w:date="2026-01-01T00:00:00Z">
        <w:r>
          <w:delText xml:space="preserve"> </w:delText>
        </w:r>
      </w:del>
      <w:del w:id="6" w:author="PR Preview" w:date="2026-01-01T00:00:00Z">
        <w:r>
          <w:delText xml:space="preserve">the slope is</w:delText>
        </w:r>
      </w:del>
      <w:del w:id="7" w:author="PR Preview" w:date="2026-01-01T00:00:00Z">
        <w:r>
          <w:delText xml:space="preserve"> </w:delText>
        </w:r>
      </w:del>
      <w:del w:id="8" w:author="PR Preview" w:date="2026-01-01T00:00:00Z">
        <w:r>
          <w:delText xml:space="preserve">$\dexpitf{0} = 1/4$</w:delText>
        </w:r>
      </w:del>
      <w:del w:id="9" w:author="PR Preview" w:date="2026-01-01T00:00:00Z">
        <w:r>
          <w:delText xml:space="preserve">.</w:delText>
        </w:r>
      </w:del>
      <w:del w:id="10" w:author="PR Preview" w:date="2026-01-01T00:00:00Z">
        <w:r>
          <w:delText xml:space="preserve"> </w:delText>
        </w:r>
      </w:del>
      <w:del w:id="11" w:author="PR Preview" w:date="2026-01-01T00:00:00Z">
        <w:r>
          <w:delText xml:space="preserve">At</w:delText>
        </w:r>
      </w:del>
      <w:del w:id="12" w:author="PR Preview" w:date="2026-01-01T00:00:00Z">
        <w:r>
          <w:delText xml:space="preserve"> </w:delText>
        </w:r>
      </w:del>
      <m:oMath>
        <m:r>
          <m:t>z</m:t>
        </m:r>
        <m:r>
          <m:rPr>
            <m:sty m:val="p"/>
          </m:rPr>
          <m:t>=</m:t>
        </m:r>
        <m:r>
          <m:t>2</m:t>
        </m:r>
      </m:oMath>
      <w:del w:id="13" w:author="PR Preview" w:date="2026-01-01T00:00:00Z">
        <w:r>
          <w:delText xml:space="preserve"> </w:delText>
        </w:r>
      </w:del>
      <w:del w:id="14" w:author="PR Preview" w:date="2026-01-01T00:00:00Z">
        <w:r>
          <w:delText xml:space="preserve">it is</w:delText>
        </w:r>
      </w:del>
      <w:del w:id="15" w:author="PR Preview" w:date="2026-01-01T00:00:00Z">
        <w:r>
          <w:delText xml:space="preserve"> </w:delText>
        </w:r>
      </w:del>
      <w:del w:id="16" w:author="PR Preview" w:date="2026-01-01T00:00:00Z">
        <w:r>
          <w:delText xml:space="preserve">$\dexpitf{2} \approx 0.105$</w:delText>
        </w:r>
      </w:del>
      <w:del w:id="17" w:author="PR Preview" w:date="2026-01-01T00:00:00Z">
        <w:r>
          <w:delText xml:space="preserve">.</w:delText>
        </w:r>
      </w:del>
      <w:del w:id="18" w:author="PR Preview" w:date="2026-01-01T00:00:00Z">
        <w:r>
          <w:delText xml:space="preserve"> </w:delText>
        </w:r>
      </w:del>
      <w:del w:id="19" w:author="PR Preview" w:date="2026-01-01T00:00:00Z">
        <w:r>
          <w:delText xml:space="preserve">At</w:delText>
        </w:r>
      </w:del>
      <w:del w:id="20" w:author="PR Preview" w:date="2026-01-01T00:00:00Z">
        <w:r>
          <w:delText xml:space="preserve"> </w:delText>
        </w:r>
      </w:del>
      <m:oMath>
        <m:r>
          <m:t>z</m:t>
        </m:r>
        <m:r>
          <m:rPr>
            <m:sty m:val="p"/>
          </m:rPr>
          <m:t>=</m:t>
        </m:r>
        <m:r>
          <m:rPr>
            <m:sty m:val="p"/>
          </m:rPr>
          <m:t>−</m:t>
        </m:r>
        <m:r>
          <m:t>2</m:t>
        </m:r>
      </m:oMath>
      <w:del w:id="21" w:author="PR Preview" w:date="2026-01-01T00:00:00Z">
        <w:r>
          <w:delText xml:space="preserve"> </w:delText>
        </w:r>
      </w:del>
      <w:del w:id="22" w:author="PR Preview" w:date="2026-01-01T00:00:00Z">
        <w:r>
          <w:delText xml:space="preserve">it is</w:delText>
        </w:r>
      </w:del>
      <w:del w:id="23" w:author="PR Preview" w:date="2026-01-01T00:00:00Z">
        <w:r>
          <w:delText xml:space="preserve"> </w:delText>
        </w:r>
      </w:del>
      <w:del w:id="24" w:author="PR Preview" w:date="2026-01-01T00:00:00Z">
        <w:r>
          <w:delText xml:space="preserve">$\dexpitf{-2} \approx 0.105$</w:delText>
        </w:r>
      </w:del>
      <w:del w:id="25" w:author="PR Preview" w:date="2026-01-01T00:00:00Z">
        <w:r>
          <w:delText xml:space="preserve">.</w:delText>
        </w:r>
      </w:del>
    </w:p>
    <w:p>
      <w:pPr>
        <w:pStyle w:val="BlockText"/>
      </w:pPr>
      <w:del w:id="26" w:author="PR Preview" w:date="2026-01-01T00:00:00Z">
        <w:r>
          <w:delText xml:space="preserve">✅ The slope</w:delText>
        </w:r>
      </w:del>
      <w:del w:id="27" w:author="PR Preview" w:date="2026-01-01T00:00:00Z">
        <w:r>
          <w:delText xml:space="preserve"> </w:delText>
        </w:r>
      </w:del>
      <w:del w:id="28" w:author="PR Preview" w:date="2026-01-01T00:00:00Z">
        <w:r>
          <w:delText xml:space="preserve">$\dexpitf{z}$</w:delText>
        </w:r>
      </w:del>
      <w:del w:id="29" w:author="PR Preview" w:date="2026-01-01T00:00:00Z">
        <w:r>
          <w:delText xml:space="preserve"> </w:delText>
        </w:r>
      </w:del>
      <w:del w:id="30" w:author="PR Preview" w:date="2026-01-01T00:00:00Z">
        <w:r>
          <w:delText xml:space="preserve">at three values of</w:delText>
        </w:r>
      </w:del>
      <w:del w:id="31" w:author="PR Preview" w:date="2026-01-01T00:00:00Z">
        <w:r>
          <w:delText xml:space="preserve"> </w:delText>
        </w:r>
      </w:del>
      <m:oMath>
        <m:r>
          <m:t>z</m:t>
        </m:r>
      </m:oMath>
      <w:del w:id="32" w:author="PR Preview" w:date="2026-01-01T00:00:00Z">
        <w:r>
          <w:delText xml:space="preserve">:</w:delText>
        </w:r>
      </w:del>
    </w:p>
    <w:p>
      <w:pPr>
        <w:pStyle w:val="Compact"/>
        <w:numPr>
          <w:ilvl w:val="0"/>
          <w:numId w:val="1015"/>
        </w:numPr>
      </w:pPr>
      <m:oMath>
        <m:r>
          <m:t>z</m:t>
        </m:r>
        <m:r>
          <m:rPr>
            <m:sty m:val="p"/>
          </m:rPr>
          <m:t>=</m:t>
        </m:r>
        <m:r>
          <m:t>0</m:t>
        </m:r>
      </m:oMath>
      <w:del w:id="33" w:author="PR Preview" w:date="2026-01-01T00:00:00Z">
        <w:r>
          <w:rPr>
            <w:b/>
            <w:bCs/>
          </w:rPr>
          <w:delText xml:space="preserve">:</w:delText>
        </w:r>
      </w:del>
      <w:del w:id="34" w:author="PR Preview" w:date="2026-01-01T00:00:00Z">
        <w:r>
          <w:delText xml:space="preserve"> </w:delText>
        </w:r>
      </w:del>
      <w:del w:id="35" w:author="PR Preview" w:date="2026-01-01T00:00:00Z">
        <w:r>
          <w:delText xml:space="preserve">$\dexpitf{0} = 1/4$</w:delText>
        </w:r>
      </w:del>
      <w:del w:id="36" w:author="PR Preview" w:date="2026-01-01T00:00:00Z">
        <w:r>
          <w:delText xml:space="preserve">.</w:delText>
        </w:r>
      </w:del>
    </w:p>
    <w:p>
      <w:pPr>
        <w:pStyle w:val="Compact"/>
        <w:numPr>
          <w:ilvl w:val="0"/>
          <w:numId w:val="1015"/>
        </w:numPr>
      </w:pPr>
      <m:oMath>
        <m:r>
          <m:t>z</m:t>
        </m:r>
        <m:r>
          <m:rPr>
            <m:sty m:val="p"/>
          </m:rPr>
          <m:t>=</m:t>
        </m:r>
        <m:r>
          <m:t>2</m:t>
        </m:r>
      </m:oMath>
      <w:del w:id="37" w:author="PR Preview" w:date="2026-01-01T00:00:00Z">
        <w:r>
          <w:rPr>
            <w:b/>
            <w:bCs/>
          </w:rPr>
          <w:delText xml:space="preserve">:</w:delText>
        </w:r>
      </w:del>
      <w:del w:id="38" w:author="PR Preview" w:date="2026-01-01T00:00:00Z">
        <w:r>
          <w:delText xml:space="preserve"> </w:delText>
        </w:r>
      </w:del>
      <w:del w:id="39" w:author="PR Preview" w:date="2026-01-01T00:00:00Z">
        <w:r>
          <w:delText xml:space="preserve">$\dexpitf{2} \approx 0.105$</w:delText>
        </w:r>
      </w:del>
      <w:del w:id="40" w:author="PR Preview" w:date="2026-01-01T00:00:00Z">
        <w:r>
          <w:delText xml:space="preserve">.</w:delText>
        </w:r>
      </w:del>
    </w:p>
    <w:p>
      <w:pPr>
        <w:pStyle w:val="Compact"/>
        <w:numPr>
          <w:ilvl w:val="0"/>
          <w:numId w:val="1015"/>
        </w:numPr>
      </w:pPr>
      <m:oMath>
        <m:r>
          <m:t>z</m:t>
        </m:r>
        <m:r>
          <m:rPr>
            <m:sty m:val="p"/>
          </m:rPr>
          <m:t>=</m:t>
        </m:r>
        <m:r>
          <m:rPr>
            <m:sty m:val="p"/>
          </m:rPr>
          <m:t>−</m:t>
        </m:r>
        <m:r>
          <m:t>2</m:t>
        </m:r>
      </m:oMath>
      <w:del w:id="41" w:author="PR Preview" w:date="2026-01-01T00:00:00Z">
        <w:r>
          <w:rPr>
            <w:b/>
            <w:bCs/>
          </w:rPr>
          <w:delText xml:space="preserve">:</w:delText>
        </w:r>
      </w:del>
      <w:del w:id="42" w:author="PR Preview" w:date="2026-01-01T00:00:00Z">
        <w:r>
          <w:delText xml:space="preserve"> </w:delText>
        </w:r>
      </w:del>
      <w:del w:id="43" w:author="PR Preview" w:date="2026-01-01T00:00:00Z">
        <w:r>
          <w:delText xml:space="preserve">$\dexpitf{-2} \approx 0.105$</w:delText>
        </w:r>
      </w:del>
      <w:del w:id="44" w:author="PR Preview" w:date="2026-01-01T00:00:00Z">
        <w:r>
          <w:delText xml:space="preserve">.</w:delText>
        </w:r>
      </w:del>
    </w:p>
    <w:p>
      <w:pPr>
        <w:pStyle w:val="BlockText"/>
      </w:pPr>
      <w:ins w:id="45" w:author="PR Preview" w:date="2026-01-01T00:00:00Z">
        <w:r>
          <w:t xml:space="preserve">❌ At</w:t>
        </w:r>
      </w:ins>
      <w:ins w:id="46" w:author="PR Preview" w:date="2026-01-01T00:00:00Z">
        <w:r>
          <w:t xml:space="preserve"> </w:t>
        </w:r>
      </w:ins>
      <m:oMath>
        <m:r>
          <m:t>z</m:t>
        </m:r>
        <m:r>
          <m:rPr>
            <m:sty m:val="p"/>
          </m:rPr>
          <m:t>=</m:t>
        </m:r>
        <m:r>
          <m:t>0</m:t>
        </m:r>
      </m:oMath>
      <w:ins w:id="47" w:author="PR Preview" w:date="2026-01-01T00:00:00Z">
        <w:r>
          <w:t xml:space="preserve"> </w:t>
        </w:r>
      </w:ins>
      <w:ins w:id="48" w:author="PR Preview" w:date="2026-01-01T00:00:00Z">
        <w:r>
          <w:t xml:space="preserve">the slope is</w:t>
        </w:r>
      </w:ins>
      <w:ins w:id="49" w:author="PR Preview" w:date="2026-01-01T00:00:00Z">
        <w:r>
          <w:t xml:space="preserve"> </w:t>
        </w:r>
      </w:ins>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ins w:id="50" w:author="PR Preview" w:date="2026-01-01T00:00:00Z">
        <w:r>
          <w:t xml:space="preserve">.</w:t>
        </w:r>
      </w:ins>
      <w:ins w:id="51" w:author="PR Preview" w:date="2026-01-01T00:00:00Z">
        <w:r>
          <w:t xml:space="preserve"> </w:t>
        </w:r>
      </w:ins>
      <w:ins w:id="52" w:author="PR Preview" w:date="2026-01-01T00:00:00Z">
        <w:r>
          <w:t xml:space="preserve">At</w:t>
        </w:r>
      </w:ins>
      <w:ins w:id="53" w:author="PR Preview" w:date="2026-01-01T00:00:00Z">
        <w:r>
          <w:t xml:space="preserve"> </w:t>
        </w:r>
      </w:ins>
      <m:oMath>
        <m:r>
          <m:t>z</m:t>
        </m:r>
        <m:r>
          <m:rPr>
            <m:sty m:val="p"/>
          </m:rPr>
          <m:t>=</m:t>
        </m:r>
        <m:r>
          <m:t>2</m:t>
        </m:r>
      </m:oMath>
      <w:ins w:id="54" w:author="PR Preview" w:date="2026-01-01T00:00:00Z">
        <w:r>
          <w:t xml:space="preserve"> </w:t>
        </w:r>
      </w:ins>
      <w:ins w:id="55" w:author="PR Preview" w:date="2026-01-01T00:00:00Z">
        <w:r>
          <w:t xml:space="preserve">it is</w:t>
        </w:r>
      </w:ins>
      <w:ins w:id="56" w:author="PR Preview" w:date="2026-01-01T00:00:00Z">
        <w:r>
          <w:t xml:space="preserve"> </w:t>
        </w:r>
      </w:ins>
      <m:oMath>
        <m:sSup>
          <m:e>
            <m:r>
              <m:rPr>
                <m:sty m:val="p"/>
              </m:rPr>
              <m:t>expit</m:t>
            </m:r>
          </m:e>
          <m:sup>
            <m:r>
              <m:rPr>
                <m:sty m:val="p"/>
              </m:rPr>
              <m:t>′</m:t>
            </m:r>
          </m:sup>
        </m:sSup>
        <m:r>
          <m:t>​</m:t>
        </m:r>
        <m:d>
          <m:dPr>
            <m:begChr m:val="{"/>
            <m:sepChr m:val=""/>
            <m:endChr m:val="}"/>
            <m:grow/>
          </m:dPr>
          <m:e>
            <m:r>
              <m:t>2</m:t>
            </m:r>
          </m:e>
        </m:d>
        <m:r>
          <m:t>​</m:t>
        </m:r>
        <m:r>
          <m:rPr>
            <m:sty m:val="p"/>
          </m:rPr>
          <m:t>≈</m:t>
        </m:r>
        <m:r>
          <m:t>0.105</m:t>
        </m:r>
      </m:oMath>
      <w:ins w:id="57" w:author="PR Preview" w:date="2026-01-01T00:00:00Z">
        <w:r>
          <w:t xml:space="preserve">.</w:t>
        </w:r>
      </w:ins>
      <w:ins w:id="58" w:author="PR Preview" w:date="2026-01-01T00:00:00Z">
        <w:r>
          <w:t xml:space="preserve"> </w:t>
        </w:r>
      </w:ins>
      <w:ins w:id="59" w:author="PR Preview" w:date="2026-01-01T00:00:00Z">
        <w:r>
          <w:t xml:space="preserve">At</w:t>
        </w:r>
      </w:ins>
      <w:ins w:id="60" w:author="PR Preview" w:date="2026-01-01T00:00:00Z">
        <w:r>
          <w:t xml:space="preserve"> </w:t>
        </w:r>
      </w:ins>
      <m:oMath>
        <m:r>
          <m:t>z</m:t>
        </m:r>
        <m:r>
          <m:rPr>
            <m:sty m:val="p"/>
          </m:rPr>
          <m:t>=</m:t>
        </m:r>
        <m:r>
          <m:rPr>
            <m:sty m:val="p"/>
          </m:rPr>
          <m:t>−</m:t>
        </m:r>
        <m:r>
          <m:t>2</m:t>
        </m:r>
      </m:oMath>
      <w:ins w:id="61" w:author="PR Preview" w:date="2026-01-01T00:00:00Z">
        <w:r>
          <w:t xml:space="preserve"> </w:t>
        </w:r>
      </w:ins>
      <w:ins w:id="62" w:author="PR Preview" w:date="2026-01-01T00:00:00Z">
        <w:r>
          <w:t xml:space="preserve">it is</w:t>
        </w:r>
      </w:ins>
      <w:ins w:id="63" w:author="PR Preview" w:date="2026-01-01T00:00:00Z">
        <w:r>
          <w:t xml:space="preserve"> </w:t>
        </w:r>
      </w:ins>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ins w:id="64" w:author="PR Preview" w:date="2026-01-01T00:00:00Z">
        <w:r>
          <w:t xml:space="preserve">.</w:t>
        </w:r>
      </w:ins>
    </w:p>
    <w:p>
      <w:pPr>
        <w:pStyle w:val="BlockText"/>
      </w:pPr>
      <w:ins w:id="65" w:author="PR Preview" w:date="2026-01-01T00:00:00Z">
        <w:r>
          <w:t xml:space="preserve">✅ The slope</w:t>
        </w:r>
      </w:ins>
      <w:ins w:id="66" w:author="PR Preview" w:date="2026-01-01T00:00:00Z">
        <w:r>
          <w:t xml:space="preserve"> </w:t>
        </w:r>
      </w:ins>
      <m:oMath>
        <m:sSup>
          <m:e>
            <m:r>
              <m:rPr>
                <m:sty m:val="p"/>
              </m:rPr>
              <m:t>expit</m:t>
            </m:r>
          </m:e>
          <m:sup>
            <m:r>
              <m:rPr>
                <m:sty m:val="p"/>
              </m:rPr>
              <m:t>′</m:t>
            </m:r>
          </m:sup>
        </m:sSup>
        <m:r>
          <m:t>​</m:t>
        </m:r>
        <m:d>
          <m:dPr>
            <m:begChr m:val="{"/>
            <m:sepChr m:val=""/>
            <m:endChr m:val="}"/>
            <m:grow/>
          </m:dPr>
          <m:e>
            <m:r>
              <m:t>z</m:t>
            </m:r>
          </m:e>
        </m:d>
        <m:r>
          <m:t>​</m:t>
        </m:r>
      </m:oMath>
      <w:ins w:id="67" w:author="PR Preview" w:date="2026-01-01T00:00:00Z">
        <w:r>
          <w:t xml:space="preserve"> </w:t>
        </w:r>
      </w:ins>
      <w:ins w:id="68" w:author="PR Preview" w:date="2026-01-01T00:00:00Z">
        <w:r>
          <w:t xml:space="preserve">at three values of</w:t>
        </w:r>
      </w:ins>
      <w:ins w:id="69" w:author="PR Preview" w:date="2026-01-01T00:00:00Z">
        <w:r>
          <w:t xml:space="preserve"> </w:t>
        </w:r>
      </w:ins>
      <m:oMath>
        <m:r>
          <m:t>z</m:t>
        </m:r>
      </m:oMath>
      <w:ins w:id="70" w:author="PR Preview" w:date="2026-01-01T00:00:00Z">
        <w:r>
          <w:t xml:space="preserve">:</w:t>
        </w:r>
      </w:ins>
    </w:p>
    <w:p>
      <w:pPr>
        <w:pStyle w:val="Compact"/>
        <w:numPr>
          <w:ilvl w:val="0"/>
          <w:numId w:val="1015"/>
        </w:numPr>
      </w:pPr>
      <m:oMath>
        <m:r>
          <m:t>z</m:t>
        </m:r>
        <m:r>
          <m:rPr>
            <m:sty m:val="p"/>
          </m:rPr>
          <m:t>=</m:t>
        </m:r>
        <m:r>
          <m:t>0</m:t>
        </m:r>
      </m:oMath>
      <w:ins w:id="71" w:author="PR Preview" w:date="2026-01-01T00:00:00Z">
        <w:r>
          <w:rPr>
            <w:b/>
            <w:bCs/>
          </w:rPr>
          <w:t xml:space="preserve">:</w:t>
        </w:r>
      </w:ins>
      <w:ins w:id="72" w:author="PR Preview" w:date="2026-01-01T00:00:00Z">
        <w:r>
          <w:t xml:space="preserve"> </w:t>
        </w:r>
      </w:ins>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ins w:id="73" w:author="PR Preview" w:date="2026-01-01T00:00:00Z">
        <w:r>
          <w:t xml:space="preserve">.</w:t>
        </w:r>
      </w:ins>
    </w:p>
    <w:p>
      <w:pPr>
        <w:pStyle w:val="Compact"/>
        <w:numPr>
          <w:ilvl w:val="0"/>
          <w:numId w:val="1015"/>
        </w:numPr>
      </w:pPr>
      <m:oMath>
        <m:r>
          <m:t>z</m:t>
        </m:r>
        <m:r>
          <m:rPr>
            <m:sty m:val="p"/>
          </m:rPr>
          <m:t>=</m:t>
        </m:r>
        <m:r>
          <m:t>2</m:t>
        </m:r>
      </m:oMath>
      <w:ins w:id="74" w:author="PR Preview" w:date="2026-01-01T00:00:00Z">
        <w:r>
          <w:rPr>
            <w:b/>
            <w:bCs/>
          </w:rPr>
          <w:t xml:space="preserve">:</w:t>
        </w:r>
      </w:ins>
      <w:ins w:id="75" w:author="PR Preview" w:date="2026-01-01T00:00:00Z">
        <w:r>
          <w:t xml:space="preserve"> </w:t>
        </w:r>
      </w:ins>
      <m:oMath>
        <m:sSup>
          <m:e>
            <m:r>
              <m:rPr>
                <m:sty m:val="p"/>
              </m:rPr>
              <m:t>expit</m:t>
            </m:r>
          </m:e>
          <m:sup>
            <m:r>
              <m:rPr>
                <m:sty m:val="p"/>
              </m:rPr>
              <m:t>′</m:t>
            </m:r>
          </m:sup>
        </m:sSup>
        <m:r>
          <m:t>​</m:t>
        </m:r>
        <m:d>
          <m:dPr>
            <m:begChr m:val="{"/>
            <m:sepChr m:val=""/>
            <m:endChr m:val="}"/>
            <m:grow/>
          </m:dPr>
          <m:e>
            <m:r>
              <m:t>2</m:t>
            </m:r>
          </m:e>
        </m:d>
        <m:r>
          <m:t>​</m:t>
        </m:r>
        <m:r>
          <m:rPr>
            <m:sty m:val="p"/>
          </m:rPr>
          <m:t>≈</m:t>
        </m:r>
        <m:r>
          <m:t>0.105</m:t>
        </m:r>
      </m:oMath>
      <w:ins w:id="76" w:author="PR Preview" w:date="2026-01-01T00:00:00Z">
        <w:r>
          <w:t xml:space="preserve">.</w:t>
        </w:r>
      </w:ins>
    </w:p>
    <w:p>
      <w:pPr>
        <w:pStyle w:val="Compact"/>
        <w:numPr>
          <w:ilvl w:val="0"/>
          <w:numId w:val="1015"/>
        </w:numPr>
      </w:pPr>
      <m:oMath>
        <m:r>
          <m:t>z</m:t>
        </m:r>
        <m:r>
          <m:rPr>
            <m:sty m:val="p"/>
          </m:rPr>
          <m:t>=</m:t>
        </m:r>
        <m:r>
          <m:rPr>
            <m:sty m:val="p"/>
          </m:rPr>
          <m:t>−</m:t>
        </m:r>
        <m:r>
          <m:t>2</m:t>
        </m:r>
      </m:oMath>
      <w:ins w:id="77" w:author="PR Preview" w:date="2026-01-01T00:00:00Z">
        <w:r>
          <w:rPr>
            <w:b/>
            <w:bCs/>
          </w:rPr>
          <w:t xml:space="preserve">:</w:t>
        </w:r>
      </w:ins>
      <w:ins w:id="78" w:author="PR Preview" w:date="2026-01-01T00:00:00Z">
        <w:r>
          <w:t xml:space="preserve"> </w:t>
        </w:r>
      </w:ins>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ins w:id="79" w:author="PR Preview" w:date="2026-01-01T00:00:00Z">
        <w:r>
          <w:t xml:space="preserve">.</w:t>
        </w:r>
      </w:ins>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2026-10-28T04:47:54Z</dcterms:created>
  <dcterms:modified xsi:type="dcterms:W3CDTF">2026-10-28T04:47:54Z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21:44:32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