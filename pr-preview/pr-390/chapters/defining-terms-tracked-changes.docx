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2026-10-27 21:26:52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21:44:32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1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del w:id="3" w:author="PR Preview" w:date="2026-01-01T00:00:00Z">
        <w:r>
          <w:rPr>
            <w:b/>
            <w:bCs/>
          </w:rPr>
          <w:delText xml:space="preserve">State technical definitions and results in both prose and a display equation: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Give a quantitative term, or a theorem or corollary,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a one-sentence prose statement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and the formula it stands for as a display equation,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in the same definition or theorem block;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together the sentence and the formula are the statement.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A formula left inline in the sentence is easy to miss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and hard for later derivations to point to.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The prose tells the reader what the quantity means;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the formula makes it exact and lets later derivations cite it.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For example, define the ordinary least squares estimate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of a parameter vector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$\mathord{\smash[b]{\underset{\raise.3ex\hbox{$\scriptstyle\sim$}}{\theta}}\vphantom{\theta}}$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as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“the value of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$\mathord{\smash[b]{\underset{\raise.3ex\hbox{$\scriptstyle\sim$}}{\theta}}\vphantom{\theta}}$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that minimizes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the</w:delText>
        </w:r>
      </w:del>
      <w:del w:id="38" w:author="PR Preview" w:date="2026-01-01T00:00:00Z">
        <w:r>
          <w:delText xml:space="preserve"> </w:delText>
        </w:r>
      </w:del>
      <w:hyperlink w:anchor="def-rss">
        <w:del w:id="39" w:author="PR Preview" w:date="2026-01-01T00:00:00Z">
          <w:r>
            <w:rPr>
              <w:rStyle w:val="Hyperlink"/>
            </w:rPr>
            <w:delText xml:space="preserve">residual sum of squares</w:delText>
          </w:r>
        </w:del>
      </w:hyperlink>
      <w:del w:id="40" w:author="PR Preview" w:date="2026-01-01T00:00:00Z">
        <w:r>
          <w:delText xml:space="preserve">”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rPr>
            <w:i/>
            <w:iCs/>
          </w:rPr>
          <w:delText xml:space="preserve">and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as</w:delText>
        </w:r>
      </w:del>
    </w:p>
    <w:p>
      <w:pPr>
        <w:pStyle w:val="BodyText"/>
      </w:pPr>
      <w:del w:id="45" w:author="PR Preview" w:date="2026-01-01T00:00:00Z">
        <w:r>
          <w:delTex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delText>
        </w:r>
      </w:del>
    </w:p>
    <w:p>
      <w:pPr>
        <w:numPr>
          <w:ilvl w:val="0"/>
          <w:numId w:val="1001"/>
        </w:numPr>
      </w:pPr>
      <w:ins w:id="46" w:author="PR Preview" w:date="2026-01-01T00:00:00Z">
        <w:r>
          <w:rPr>
            <w:b/>
            <w:bCs/>
          </w:rPr>
          <w:t xml:space="preserve">State technical definitions and results in both prose and a display equation: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Give a quantitative term, or a theorem or corollary,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a one-sentence prose statement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and the formula it stands for as a display equation,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in the same definition or theorem block;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together the sentence and the formula are the statement.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A formula left inline in the sentence is easy to miss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and hard for later derivations to point to.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The prose tells the reader what the quantity means;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the formula makes it exact and lets later derivations cite it.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For example, define the ordinary least squares estimate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of a parameter vector</w:t>
        </w:r>
      </w:ins>
      <w:ins w:id="69" w:author="PR Preview" w:date="2026-01-01T00:00:00Z">
        <w:r>
          <w:t xml:space="preserve"> </w:t>
        </w:r>
      </w:ins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as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“the value of</w:t>
        </w:r>
      </w:ins>
      <w:ins w:id="74" w:author="PR Preview" w:date="2026-01-01T00:00:00Z">
        <w:r>
          <w:t xml:space="preserve"> </w:t>
        </w:r>
      </w:ins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that minimizes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the</w:t>
        </w:r>
      </w:ins>
      <w:ins w:id="79" w:author="PR Preview" w:date="2026-01-01T00:00:00Z">
        <w:r>
          <w:t xml:space="preserve"> </w:t>
        </w:r>
      </w:ins>
      <w:hyperlink w:anchor="def-rss">
        <w:ins w:id="80" w:author="PR Preview" w:date="2026-01-01T00:00:00Z">
          <w:r>
            <w:rPr>
              <w:rStyle w:val="Hyperlink"/>
            </w:rPr>
            <w:t xml:space="preserve">residual sum of squares</w:t>
          </w:r>
        </w:ins>
      </w:hyperlink>
      <w:ins w:id="81" w:author="PR Preview" w:date="2026-01-01T00:00:00Z">
        <w:r>
          <w:t xml:space="preserve">”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rPr>
            <w:i/>
            <w:iCs/>
          </w:rPr>
          <w:t xml:space="preserve">and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as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</w:t>
      </w:r>
      <w:r>
        <w:rPr>
          <w:b/>
          <w:bCs/>
        </w:rPr>
        <w:t xml:space="preserve"> </w:t>
      </w:r>
      <w:hyperlink w:anchor="def-term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where the sentence uses it, not in a parenthetical list: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9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9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0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1"/>
    <w:bookmarkStart w:id="28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2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2"/>
    <w:bookmarkStart w:id="23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3"/>
    <w:bookmarkStart w:id="24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4"/>
    <w:bookmarkStart w:id="25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5"/>
    <w:bookmarkStart w:id="26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6"/>
    <w:bookmarkStart w:id="27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7"/>
    <w:bookmarkEnd w:id="28"/>
    <w:bookmarkStart w:id="33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9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9"/>
    <w:bookmarkStart w:id="30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0"/>
    <w:bookmarkStart w:id="31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1"/>
    <w:bookmarkStart w:id="32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2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3"/>
    <w:bookmarkStart w:id="37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5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5"/>
    <w:bookmarkStart w:id="36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6"/>
    <w:bookmarkEnd w:id="37"/>
    <w:bookmarkStart w:id="38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8"/>
    <w:bookmarkStart w:id="39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9"/>
    <w:bookmarkStart w:id="47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1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0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1"/>
    <w:bookmarkStart w:id="46" w:name="example-pythagorean-theorem"/>
    <w:p>
      <w:pPr>
        <w:pStyle w:val="Heading3"/>
      </w:pPr>
      <w:r>
        <w:t xml:space="preserve">7.2 Example: Pythagorean theorem</w:t>
      </w:r>
    </w:p>
    <w:bookmarkStart w:id="42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2"/>
    <w:bookmarkStart w:id="43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4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4"/>
    <w:bookmarkStart w:id="45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5"/>
    <w:bookmarkEnd w:id="46"/>
    <w:bookmarkEnd w:id="47"/>
    <w:bookmarkStart w:id="56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48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0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0"/>
    <w:bookmarkStart w:id="51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1"/>
    <w:bookmarkStart w:id="52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2"/>
    <w:bookmarkStart w:id="53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4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4"/>
    <w:bookmarkStart w:id="55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8" Type="http://schemas.openxmlformats.org/officeDocument/2006/relationships/hyperlink" Target="../mathematical-writing.qmd#cite-results-not-solutions" TargetMode="External"/><Relationship Id="rId17" Type="http://schemas.openxmlformats.org/officeDocument/2006/relationships/hyperlink" Target="https://github.com/Morrison-Lab/gha/pull/1220" TargetMode="External"/><Relationship Id="rId18" Type="http://schemas.openxmlformats.org/officeDocument/2006/relationships/hyperlink" Target="https://github.com/Morrison-Lab/gha/pull/1271" TargetMode="External"/><Relationship Id="rId40" Type="http://schemas.openxmlformats.org/officeDocument/2006/relationships/hyperlink" Target="https://quarto.org/docs/authoring/cross-references.html#theorems-and-proofs" TargetMode="External"/><Relationship Id="rId34" Type="http://schemas.openxmlformats.org/officeDocument/2006/relationships/hyperlink" Target="mathematical-writing.qmd#make-the-prose-say-what-the-formula-says" TargetMode="External"/><Relationship Id="rId49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20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../mathematical-writing.qmd#cite-results-not-solutions" TargetMode="External"/><Relationship Id="rId17" Type="http://schemas.openxmlformats.org/officeDocument/2006/relationships/hyperlink" Target="https://github.com/Morrison-Lab/gha/pull/1220" TargetMode="External"/><Relationship Id="rId18" Type="http://schemas.openxmlformats.org/officeDocument/2006/relationships/hyperlink" Target="https://github.com/Morrison-Lab/gha/pull/1271" TargetMode="External"/><Relationship Id="rId40" Type="http://schemas.openxmlformats.org/officeDocument/2006/relationships/hyperlink" Target="https://quarto.org/docs/authoring/cross-references.html#theorems-and-proofs" TargetMode="External"/><Relationship Id="rId34" Type="http://schemas.openxmlformats.org/officeDocument/2006/relationships/hyperlink" Target="mathematical-writing.qmd#make-the-prose-say-what-the-formula-says" TargetMode="External"/><Relationship Id="rId49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20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2026-10-28T04:48:11Z</dcterms:created>
  <dcterms:modified xsi:type="dcterms:W3CDTF">2026-10-28T04:48:11Z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21:44:32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