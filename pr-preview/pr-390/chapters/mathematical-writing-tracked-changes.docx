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3 (A sentence that names the wrong average)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Suppose the formula is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$\E{\paren{\newoutvar - \predvalf{\predvar}}^2}$</w:delText>
        </w:r>
      </w:del>
      <w:del w:id="8" w:author="PR Preview" w:date="2026-01-01T00:00:00Z">
        <w:r>
          <w:delText xml:space="preserve">, a population mean at one covariate value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$\predvar$</w:delText>
        </w:r>
      </w:del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sentence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“the average squared error over the training set”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does not describe it.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 names a sample average over many observations.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Write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“the expected squared prediction error at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$\predvar$</w:delText>
        </w:r>
      </w:del>
      <w:del w:id="26" w:author="PR Preview" w:date="2026-01-01T00:00:00Z">
        <w:r>
          <w:delText xml:space="preserve">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instead.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Example 3 (A sentence that names the wrong average)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Suppose the formula is</w:t>
        </w:r>
      </w:ins>
      <w:ins w:id="3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3" w:author="PR Preview" w:date="2026-01-01T00:00:00Z">
        <w:r>
          <w:t xml:space="preserve">, a population mean at one covariate value</w:t>
        </w:r>
      </w:ins>
      <w:ins w:id="34" w:author="PR Preview" w:date="2026-01-01T00:00:00Z">
        <w:r>
          <w:t xml:space="preserve"> </w:t>
        </w:r>
      </w:ins>
      <m:oMath>
        <m:r>
          <m:t>x</m:t>
        </m:r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sentence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“the average squared error over the training set”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does not describe it.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 names a sample average over many observations.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Write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“the expected squared prediction error at</w:t>
        </w:r>
      </w:ins>
      <w:ins w:id="48" w:author="PR Preview" w:date="2026-01-01T00:00:00Z">
        <w:r>
          <w:t xml:space="preserve"> </w:t>
        </w:r>
      </w:ins>
      <m:oMath>
        <m:r>
          <m:t>x</m:t>
        </m:r>
      </m:oMath>
      <w:ins w:id="49" w:author="PR Preview" w:date="2026-01-01T00:00:00Z">
        <w:r>
          <w:t xml:space="preserve">”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instead.</w:t>
        </w:r>
      </w:ins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del w:id="52" w:author="PR Preview" w:date="2026-01-01T00:00:00Z">
        <w:r>
          <w:delText xml:space="preserve">❌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rPr>
            <w:b/>
            <w:bCs/>
          </w:rPr>
          <w:delText xml:space="preserve">Proof.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By the chain rule, the gradient of each summand is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$2 \resid_i \vfeatmap(\vx_i)$</w:delText>
        </w:r>
      </w:del>
      <w:del w:id="59" w:author="PR Preview" w:date="2026-01-01T00:00:00Z">
        <w:r>
          <w:delText xml:space="preserve">, where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$\resid_i$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the residual and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$\vfeatmap(\vx_i)$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 design vector, and summing over</w:delText>
        </w:r>
      </w:del>
      <w:del w:id="68" w:author="PR Preview" w:date="2026-01-01T00:00:00Z">
        <w:r>
          <w:delText xml:space="preserve"> </w:delText>
        </w:r>
      </w:del>
      <m:oMath>
        <m:r>
          <m:t>i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gives the claim.</w:delText>
        </w:r>
      </w:del>
    </w:p>
    <w:p>
      <w:pPr>
        <w:pStyle w:val="BlockText"/>
      </w:pPr>
      <w:del w:id="71" w:author="PR Preview" w:date="2026-01-01T00:00:00Z">
        <w:r>
          <w:delText xml:space="preserve">✅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rPr>
            <w:b/>
            <w:bCs/>
          </w:rPr>
          <w:delText xml:space="preserve">Proof.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Lemma 4 gives the gradient of each summand,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 Lemma 5 says that the gradient of a sum is the sum of the gradients,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 the gradient of the total is the sum of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$2 \resid_i \vfeatmap(\vx_i)$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over</w:delText>
        </w:r>
      </w:del>
      <w:del w:id="84" w:author="PR Preview" w:date="2026-01-01T00:00:00Z">
        <w:r>
          <w:delText xml:space="preserve"> </w:delText>
        </w:r>
      </w:del>
      <m:oMath>
        <m:r>
          <m:t>i</m:t>
        </m:r>
      </m:oMath>
      <w:del w:id="85" w:author="PR Preview" w:date="2026-01-01T00:00:00Z">
        <w:r>
          <w:delText xml:space="preserve">.</w:delText>
        </w:r>
      </w:del>
    </w:p>
    <w:p>
      <w:pPr>
        <w:pStyle w:val="BlockText"/>
      </w:pPr>
      <w:ins w:id="86" w:author="PR Preview" w:date="2026-01-01T00:00:00Z">
        <w:r>
          <w:t xml:space="preserve">❌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Proof.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By the chain rule, the gradient of each summand is</w:t>
        </w:r>
      </w:ins>
      <w:ins w:id="91" w:author="PR Preview" w:date="2026-01-01T00:00:00Z">
        <w:r>
          <w:t xml:space="preserve"> </w:t>
        </w:r>
      </w:ins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2" w:author="PR Preview" w:date="2026-01-01T00:00:00Z">
        <w:r>
          <w:t xml:space="preserve">, where</w:t>
        </w:r>
      </w:ins>
      <w:ins w:id="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the residual and</w:t>
        </w:r>
      </w:ins>
      <w:ins w:id="96" w:author="PR Preview" w:date="2026-01-01T00:00:00Z">
        <w:r>
          <w:t xml:space="preserve"> </w:t>
        </w:r>
      </w:ins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design vector, and summing over</w:t>
        </w:r>
      </w:ins>
      <w:ins w:id="99" w:author="PR Preview" w:date="2026-01-01T00:00:00Z">
        <w:r>
          <w:t xml:space="preserve"> </w:t>
        </w:r>
      </w:ins>
      <m:oMath>
        <m:r>
          <m:t>i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gives the claim.</w:t>
        </w:r>
      </w:ins>
    </w:p>
    <w:p>
      <w:pPr>
        <w:pStyle w:val="BlockText"/>
      </w:pPr>
      <w:ins w:id="102" w:author="PR Preview" w:date="2026-01-01T00:00:00Z">
        <w:r>
          <w:t xml:space="preserve">✅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b/>
            <w:bCs/>
          </w:rPr>
          <w:t xml:space="preserve">Proof.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Lemma 4 gives the gradient of each summand,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Lemma 5 says that the gradient of a sum is the sum of the gradients,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 the gradient of the total is the sum of</w:t>
        </w:r>
      </w:ins>
      <w:ins w:id="111" w:author="PR Preview" w:date="2026-01-01T00:00:00Z">
        <w:r>
          <w:t xml:space="preserve"> </w:t>
        </w:r>
      </w:ins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over</w:t>
        </w:r>
      </w:ins>
      <w:ins w:id="114" w:author="PR Preview" w:date="2026-01-01T00:00:00Z">
        <w:r>
          <w:t xml:space="preserve"> </w:t>
        </w:r>
      </w:ins>
      <m:oMath>
        <m:r>
          <m:t>i</m:t>
        </m:r>
      </m:oMath>
      <w:ins w:id="115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2026-10-28T04:35:12Z</dcterms:created>
  <dcterms:modified xsi:type="dcterms:W3CDTF">2026-10-28T04:35:12Z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