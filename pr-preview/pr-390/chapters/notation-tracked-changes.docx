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21:44:32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del w:id="3" w:author="PR Preview" w:date="2026-01-01T00:00:00Z">
        <w:r>
          <w:delTex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delText>
        </w:r>
      </w:del>
    </w:p>
    <w:p>
      <w:pPr>
        <w:pStyle w:val="FirstParagraph"/>
      </w:pPr>
      <w:del w:id="4" w:author="PR Preview" w:date="2026-01-01T00:00:00Z">
        <w:r>
          <w:delText xml:space="preserve">Separate blocks then find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$\textcolor{blue}{\frac{\partial}{\partial \tilde{\beta}} \tilde{e}} = \textcolor{blue}{\Phi^\top}$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$\textcolor{red}{\frac{\partial}{\partial \tilde{e}} \frac{1}{n} \tilde{e} \cdot \tilde{e}} = \textcolor{red}{\frac{2}{n} \tilde{e}}$</w:delText>
        </w:r>
      </w:del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the main derivation resumes with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$\textcolor{blue}{\Phi^\top} \textcolor{red}{\left(\frac{2}{n} \tilde{e}\right)}$</w:delText>
        </w:r>
      </w:del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 colors show at a glance which block each factor came from.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9" w:author="PR Preview" w:date="2026-01-01T00:00:00Z">
        <w:r>
          <w:t xml:space="preserve">Separate blocks then find</w:t>
        </w:r>
      </w:ins>
      <w:ins w:id="2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</w:t>
        </w:r>
      </w:ins>
      <w:ins w:id="2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ins w:id="24" w:author="PR Preview" w:date="2026-01-01T00:00:00Z">
        <w:r>
          <w:t xml:space="preserve">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 the main derivation resumes with</w:t>
        </w:r>
      </w:ins>
      <w:ins w:id="2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ins w:id="28" w:author="PR Preview" w:date="2026-01-01T00:00:00Z">
        <w:r>
          <w:t xml:space="preserve">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 colors show at a glance which block each factor came from.</w:t>
        </w:r>
      </w:ins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del w:id="31" w:author="PR Preview" w:date="2026-01-01T00:00:00Z">
        <w:r>
          <w:delText xml:space="preserve">Name the kind of object in the words, too, not only in the symbol.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Call a random variable a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“variable”</w:delText>
        </w:r>
      </w:del>
      <w:del w:id="36" w:author="PR Preview" w:date="2026-01-01T00:00:00Z">
        <w:r>
          <w:delText xml:space="preserve">, such as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“the output variable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$\Outvar$</w:delText>
        </w:r>
      </w:del>
      <w:del w:id="41" w:author="PR Preview" w:date="2026-01-01T00:00:00Z">
        <w:r>
          <w:delText xml:space="preserve">”</w:delText>
        </w:r>
      </w:del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and call a number a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“value”</w:delText>
        </w:r>
      </w:del>
      <w:del w:id="47" w:author="PR Preview" w:date="2026-01-01T00:00:00Z">
        <w:r>
          <w:delText xml:space="preserve">, such as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“the input value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$\predvar$</w:delText>
        </w:r>
      </w:del>
      <w:del w:id="52" w:author="PR Preview" w:date="2026-01-01T00:00:00Z">
        <w:r>
          <w:delText xml:space="preserve">”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or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“the observed value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$\outvar$</w:delText>
        </w:r>
      </w:del>
      <w:del w:id="59" w:author="PR Preview" w:date="2026-01-01T00:00:00Z">
        <w:r>
          <w:delText xml:space="preserve">”</w:delText>
        </w:r>
      </w:del>
      <w:del w:id="60" w:author="PR Preview" w:date="2026-01-01T00:00:00Z">
        <w:r>
          <w:delText xml:space="preserve">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Do not say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“fix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$\predvar$</w:delText>
        </w:r>
      </w:del>
      <w:del w:id="67" w:author="PR Preview" w:date="2026-01-01T00:00:00Z">
        <w:r>
          <w:delText xml:space="preserve">”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or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“let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$\predvar$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be fixed”</w:delText>
        </w:r>
      </w:del>
      <w:del w:id="76" w:author="PR Preview" w:date="2026-01-01T00:00:00Z">
        <w:r>
          <w:delText xml:space="preserve">.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It does not say whether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$\predvar$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is a variable held constant or a value you chose.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Say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“choose an input value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$\predvar$</w:delText>
        </w:r>
      </w:del>
      <w:del w:id="89" w:author="PR Preview" w:date="2026-01-01T00:00:00Z">
        <w:r>
          <w:delText xml:space="preserve">”</w:delText>
        </w:r>
      </w:del>
      <w:del w:id="90" w:author="PR Preview" w:date="2026-01-01T00:00:00Z">
        <w:r>
          <w:delText xml:space="preserve">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or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“take the observed value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$\outvar$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as given”</w:delText>
        </w:r>
      </w:del>
      <w:del w:id="99" w:author="PR Preview" w:date="2026-01-01T00:00:00Z">
        <w:r>
          <w:delText xml:space="preserve">.</w:delText>
        </w:r>
      </w:del>
    </w:p>
    <w:p>
      <w:pPr>
        <w:pStyle w:val="FirstParagraph"/>
      </w:pPr>
      <w:ins w:id="100" w:author="PR Preview" w:date="2026-01-01T00:00:00Z">
        <w:r>
          <w:t xml:space="preserve">Name the kind of object in the words, too, not only in the symbol.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Call a random variable a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“variable”</w:t>
        </w:r>
      </w:ins>
      <w:ins w:id="105" w:author="PR Preview" w:date="2026-01-01T00:00:00Z">
        <w:r>
          <w:t xml:space="preserve">, such as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“the output variable</w:t>
        </w:r>
      </w:ins>
      <w:ins w:id="108" w:author="PR Preview" w:date="2026-01-01T00:00:00Z">
        <w:r>
          <w:t xml:space="preserve"> </w:t>
        </w:r>
      </w:ins>
      <m:oMath>
        <m:r>
          <m:t>Y</m:t>
        </m:r>
      </m:oMath>
      <w:ins w:id="109" w:author="PR Preview" w:date="2026-01-01T00:00:00Z">
        <w:r>
          <w:t xml:space="preserve">”</w:t>
        </w:r>
      </w:ins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and call a number a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“value”</w:t>
        </w:r>
      </w:ins>
      <w:ins w:id="115" w:author="PR Preview" w:date="2026-01-01T00:00:00Z">
        <w:r>
          <w:t xml:space="preserve">, such as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“the input value</w:t>
        </w:r>
      </w:ins>
      <w:ins w:id="118" w:author="PR Preview" w:date="2026-01-01T00:00:00Z">
        <w:r>
          <w:t xml:space="preserve"> </w:t>
        </w:r>
      </w:ins>
      <m:oMath>
        <m:r>
          <m:t>x</m:t>
        </m:r>
      </m:oMath>
      <w:ins w:id="119" w:author="PR Preview" w:date="2026-01-01T00:00:00Z">
        <w:r>
          <w:t xml:space="preserve">”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or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“the observed value</w:t>
        </w:r>
      </w:ins>
      <w:ins w:id="124" w:author="PR Preview" w:date="2026-01-01T00:00:00Z">
        <w:r>
          <w:t xml:space="preserve"> </w:t>
        </w:r>
      </w:ins>
      <m:oMath>
        <m:r>
          <m:t>y</m:t>
        </m:r>
      </m:oMath>
      <w:ins w:id="125" w:author="PR Preview" w:date="2026-01-01T00:00:00Z">
        <w:r>
          <w:t xml:space="preserve">”</w:t>
        </w:r>
      </w:ins>
      <w:ins w:id="126" w:author="PR Preview" w:date="2026-01-01T00:00:00Z">
        <w:r>
          <w:t xml:space="preserve">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Do not say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“fix</w:t>
        </w:r>
      </w:ins>
      <w:ins w:id="131" w:author="PR Preview" w:date="2026-01-01T00:00:00Z">
        <w:r>
          <w:t xml:space="preserve"> </w:t>
        </w:r>
      </w:ins>
      <m:oMath>
        <m:r>
          <m:t>x</m:t>
        </m:r>
      </m:oMath>
      <w:ins w:id="132" w:author="PR Preview" w:date="2026-01-01T00:00:00Z">
        <w:r>
          <w:t xml:space="preserve">”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or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“let</w:t>
        </w:r>
      </w:ins>
      <w:ins w:id="137" w:author="PR Preview" w:date="2026-01-01T00:00:00Z">
        <w:r>
          <w:t xml:space="preserve"> </w:t>
        </w:r>
      </w:ins>
      <m:oMath>
        <m:r>
          <m:t>x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be fixed”</w:t>
        </w:r>
      </w:ins>
      <w:ins w:id="140" w:author="PR Preview" w:date="2026-01-01T00:00:00Z">
        <w:r>
          <w:t xml:space="preserve">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It does not say whether</w:t>
        </w:r>
      </w:ins>
      <w:ins w:id="143" w:author="PR Preview" w:date="2026-01-01T00:00:00Z">
        <w:r>
          <w:t xml:space="preserve"> </w:t>
        </w:r>
      </w:ins>
      <m:oMath>
        <m:r>
          <m:t>x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is a variable held constant or a value you chose.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Say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“choose an input value</w:t>
        </w:r>
      </w:ins>
      <w:ins w:id="150" w:author="PR Preview" w:date="2026-01-01T00:00:00Z">
        <w:r>
          <w:t xml:space="preserve"> </w:t>
        </w:r>
      </w:ins>
      <m:oMath>
        <m:r>
          <m:t>x</m:t>
        </m:r>
      </m:oMath>
      <w:ins w:id="151" w:author="PR Preview" w:date="2026-01-01T00:00:00Z">
        <w:r>
          <w:t xml:space="preserve">”</w:t>
        </w:r>
      </w:ins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or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“take the observed value</w:t>
        </w:r>
      </w:ins>
      <w:ins w:id="157" w:author="PR Preview" w:date="2026-01-01T00:00:00Z">
        <w:r>
          <w:t xml:space="preserve"> </w:t>
        </w:r>
      </w:ins>
      <m:oMath>
        <m:r>
          <m:t>y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as given”</w:t>
        </w:r>
      </w:ins>
      <w:ins w:id="160" w:author="PR Preview" w:date="2026-01-01T00:00:00Z">
        <w:r>
          <w:t xml:space="preserve">.</w:t>
        </w:r>
      </w:ins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del w:id="161" w:author="PR Preview" w:date="2026-01-01T00:00:00Z">
        <w:r>
          <w:delText xml:space="preserve">❌ Fix an input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$\predvar$</w:delText>
        </w:r>
      </w:del>
      <w:del w:id="164" w:author="PR Preview" w:date="2026-01-01T00:00:00Z">
        <w:r>
          <w:delText xml:space="preserve">, and let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$\Outvar = \truemeanf{\predvar} + \noise$</w:delText>
        </w:r>
      </w:del>
      <w:del w:id="167" w:author="PR Preview" w:date="2026-01-01T00:00:00Z">
        <w:r>
          <w:delText xml:space="preserve">.</w:delText>
        </w:r>
      </w:del>
    </w:p>
    <w:p>
      <w:pPr>
        <w:pStyle w:val="BlockText"/>
      </w:pPr>
      <w:del w:id="168" w:author="PR Preview" w:date="2026-01-01T00:00:00Z">
        <w:r>
          <w:delText xml:space="preserve">✅ Choose an input value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$\predvar$</w:delText>
        </w:r>
      </w:del>
      <w:del w:id="171" w:author="PR Preview" w:date="2026-01-01T00:00:00Z">
        <w:r>
          <w:delText xml:space="preserve">,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and let the output variable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$\Outvar = \truemeanf{\predvar} + \noise$</w:delText>
        </w:r>
      </w:del>
      <w:del w:id="176" w:author="PR Preview" w:date="2026-01-01T00:00:00Z">
        <w:r>
          <w:delText xml:space="preserve">.</w:delText>
        </w:r>
      </w:del>
    </w:p>
    <w:p>
      <w:pPr>
        <w:pStyle w:val="FirstParagraph"/>
      </w:pPr>
      <w:del w:id="177" w:author="PR Preview" w:date="2026-01-01T00:00:00Z">
        <w:r>
          <w:delText xml:space="preserve">The ❌ version leaves the reader to work out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that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$\predvar$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is a number you choose and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$\Outvar$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is random.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The ✅ version names the input as a value and the output as a variable,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which is what the symbols say.</w:delText>
        </w:r>
      </w:del>
    </w:p>
    <w:p>
      <w:pPr>
        <w:pStyle w:val="BlockText"/>
      </w:pPr>
      <w:ins w:id="192" w:author="PR Preview" w:date="2026-01-01T00:00:00Z">
        <w:r>
          <w:t xml:space="preserve">❌ Fix an input</w:t>
        </w:r>
      </w:ins>
      <w:ins w:id="193" w:author="PR Preview" w:date="2026-01-01T00:00:00Z">
        <w:r>
          <w:t xml:space="preserve"> </w:t>
        </w:r>
      </w:ins>
      <m:oMath>
        <m:r>
          <m:t>x</m:t>
        </m:r>
      </m:oMath>
      <w:ins w:id="194" w:author="PR Preview" w:date="2026-01-01T00:00:00Z">
        <w:r>
          <w:t xml:space="preserve">, and let</w:t>
        </w:r>
      </w:ins>
      <w:ins w:id="19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ins w:id="196" w:author="PR Preview" w:date="2026-01-01T00:00:00Z">
        <w:r>
          <w:t xml:space="preserve">.</w:t>
        </w:r>
      </w:ins>
    </w:p>
    <w:p>
      <w:pPr>
        <w:pStyle w:val="BlockText"/>
      </w:pPr>
      <w:ins w:id="197" w:author="PR Preview" w:date="2026-01-01T00:00:00Z">
        <w:r>
          <w:t xml:space="preserve">✅ Choose an input value</w:t>
        </w:r>
      </w:ins>
      <w:ins w:id="198" w:author="PR Preview" w:date="2026-01-01T00:00:00Z">
        <w:r>
          <w:t xml:space="preserve"> </w:t>
        </w:r>
      </w:ins>
      <m:oMath>
        <m:r>
          <m:t>x</m:t>
        </m:r>
      </m:oMath>
      <w:ins w:id="199" w:author="PR Preview" w:date="2026-01-01T00:00:00Z">
        <w:r>
          <w:t xml:space="preserve">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and let the output variable</w:t>
        </w:r>
      </w:ins>
      <w:ins w:id="20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ins w:id="203" w:author="PR Preview" w:date="2026-01-01T00:00:00Z">
        <w:r>
          <w:t xml:space="preserve">.</w:t>
        </w:r>
      </w:ins>
    </w:p>
    <w:p>
      <w:pPr>
        <w:pStyle w:val="FirstParagraph"/>
      </w:pPr>
      <w:ins w:id="204" w:author="PR Preview" w:date="2026-01-01T00:00:00Z">
        <w:r>
          <w:t xml:space="preserve">The ❌ version leaves the reader to work out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that</w:t>
        </w:r>
      </w:ins>
      <w:ins w:id="207" w:author="PR Preview" w:date="2026-01-01T00:00:00Z">
        <w:r>
          <w:t xml:space="preserve"> </w:t>
        </w:r>
      </w:ins>
      <m:oMath>
        <m:r>
          <m:t>x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 a number you choose and</w:t>
        </w:r>
      </w:ins>
      <w:ins w:id="210" w:author="PR Preview" w:date="2026-01-01T00:00:00Z">
        <w:r>
          <w:t xml:space="preserve"> </w:t>
        </w:r>
      </w:ins>
      <m:oMath>
        <m:r>
          <m:t>Y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random.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The ✅ version names the input as a value and the output as a variable,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which is what the symbols say.</w:t>
        </w:r>
      </w:ins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del w:id="217" w:author="PR Preview" w:date="2026-01-01T00:00:00Z">
        <w:r>
          <w:delText xml:space="preserve">Choose the symbol to match the thing it names.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For the population mean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$\E{X}$</w:delText>
        </w:r>
      </w:del>
      <w:del w:id="222" w:author="PR Preview" w:date="2026-01-01T00:00:00Z">
        <w:r>
          <w:delText xml:space="preserve">, write</w:delText>
        </w:r>
      </w:del>
      <w:del w:id="223" w:author="PR Preview" w:date="2026-01-01T00:00:00Z">
        <w:r>
          <w:delText xml:space="preserve"> </w:delText>
        </w:r>
      </w:del>
      <m:oMath>
        <m:r>
          <m:t>μ</m:t>
        </m:r>
      </m:oMath>
      <w:del w:id="224" w:author="PR Preview" w:date="2026-01-01T00:00:00Z">
        <w:r>
          <w:delText xml:space="preserve">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Add a subscript, such as</w:delText>
        </w:r>
      </w:del>
      <w:del w:id="22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</m:oMath>
      <w:del w:id="228" w:author="PR Preview" w:date="2026-01-01T00:00:00Z">
        <w:r>
          <w:delText xml:space="preserve">, only when the context holds a second mean and the reader could confuse the two.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State the abstraction once, in a sentence such as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“Let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$\mu = \E{X}$</w:delText>
        </w:r>
      </w:del>
      <w:del w:id="235" w:author="PR Preview" w:date="2026-01-01T00:00:00Z">
        <w:r>
          <w:delText xml:space="preserve">”</w:delText>
        </w:r>
      </w:del>
      <w:del w:id="236" w:author="PR Preview" w:date="2026-01-01T00:00:00Z">
        <w:r>
          <w:delText xml:space="preserve">,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before the first line that uses the symbol.</w:delText>
        </w:r>
      </w:del>
    </w:p>
    <w:p>
      <w:pPr>
        <w:pStyle w:val="BodyText"/>
      </w:pPr>
      <w:ins w:id="239" w:author="PR Preview" w:date="2026-01-01T00:00:00Z">
        <w:r>
          <w:t xml:space="preserve">Choose the symbol to match the thing it names.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For the population mean</w:t>
        </w:r>
      </w:ins>
      <w:ins w:id="24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43" w:author="PR Preview" w:date="2026-01-01T00:00:00Z">
        <w:r>
          <w:t xml:space="preserve">, write</w:t>
        </w:r>
      </w:ins>
      <w:ins w:id="244" w:author="PR Preview" w:date="2026-01-01T00:00:00Z">
        <w:r>
          <w:t xml:space="preserve"> </w:t>
        </w:r>
      </w:ins>
      <m:oMath>
        <m:r>
          <m:t>μ</m:t>
        </m:r>
      </m:oMath>
      <w:ins w:id="245" w:author="PR Preview" w:date="2026-01-01T00:00:00Z">
        <w:r>
          <w:t xml:space="preserve">.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Add a subscript, such as</w:t>
        </w:r>
      </w:ins>
      <w:ins w:id="24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X</m:t>
            </m:r>
          </m:sub>
        </m:sSub>
      </m:oMath>
      <w:ins w:id="249" w:author="PR Preview" w:date="2026-01-01T00:00:00Z">
        <w:r>
          <w:t xml:space="preserve">, only when the context holds a second mean and the reader could confuse the two.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State the abstraction once, in a sentence such as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“Let</w:t>
        </w:r>
      </w:ins>
      <w:ins w:id="25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55" w:author="PR Preview" w:date="2026-01-01T00:00:00Z">
        <w:r>
          <w:t xml:space="preserve">”</w:t>
        </w:r>
      </w:ins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before the first line that uses the symbol.</w:t>
        </w:r>
      </w:ins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del w:id="259" w:author="PR Preview" w:date="2026-01-01T00:00:00Z">
        <w:r>
          <w:delText xml:space="preserve">$$
    \begin{aligned}
    \E{\paren{X - \E{X}}^2}
    &amp;= \E{X^2 - 2 X \E{X} + \E{X}^2}\\
    &amp;= \E{X^2} - 2 \E{X} \E{X} + \E{X}^2
    \end{aligned}
    $$</w:delText>
        </w:r>
      </w:del>
    </w:p>
    <w:p>
      <w:pPr>
        <w:pStyle w:val="BlockText"/>
      </w:pPr>
      <w:del w:id="260" w:author="PR Preview" w:date="2026-01-01T00:00:00Z">
        <w:r>
          <w:delText xml:space="preserve">✅ Let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$\mu = \E{X}$</w:delText>
        </w:r>
      </w:del>
      <w:del w:id="263" w:author="PR Preview" w:date="2026-01-01T00:00:00Z">
        <w:r>
          <w:delText xml:space="preserve">.</w:delText>
        </w:r>
      </w:del>
    </w:p>
    <w:p>
      <w:pPr>
        <w:pStyle w:val="BlockText"/>
      </w:pPr>
      <w:del w:id="264" w:author="PR Preview" w:date="2026-01-01T00:00:00Z">
        <w:r>
          <w:delTex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delText>
        </w:r>
      </w:del>
    </w:p>
    <w:p>
      <w:pPr>
        <w:pStyle w:val="FirstParagraph"/>
      </w:pPr>
      <w:del w:id="265" w:author="PR Preview" w:date="2026-01-01T00:00:00Z">
        <w:r>
          <w:delText xml:space="preserve">In the ❌ version,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$\E{X}$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is a constant that no step manipulates until the last one,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yet it clutters every line.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In the ✅ version, only the line that uses the definition of</w:delText>
        </w:r>
      </w:del>
      <w:del w:id="274" w:author="PR Preview" w:date="2026-01-01T00:00:00Z">
        <w:r>
          <w:delText xml:space="preserve"> </w:delText>
        </w:r>
      </w:del>
      <m:oMath>
        <m:r>
          <m:t>μ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needs to know what</w:delText>
        </w:r>
      </w:del>
      <w:del w:id="277" w:author="PR Preview" w:date="2026-01-01T00:00:00Z">
        <w:r>
          <w:delText xml:space="preserve"> </w:delText>
        </w:r>
      </w:del>
      <m:oMath>
        <m:r>
          <m:t>μ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stands for.</w:delText>
        </w:r>
      </w:del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ins w:id="280" w:author="PR Preview" w:date="2026-01-01T00:00:00Z">
        <w:r>
          <w:t xml:space="preserve">✅ Let</w:t>
        </w:r>
      </w:ins>
      <w:ins w:id="28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82" w:author="PR Preview" w:date="2026-01-01T00:00:00Z">
        <w:r>
          <w:t xml:space="preserve">.</w:t>
        </w:r>
      </w:ins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ins w:id="283" w:author="PR Preview" w:date="2026-01-01T00:00:00Z">
        <w:r>
          <w:t xml:space="preserve">In the ❌ version,</w:t>
        </w:r>
      </w:ins>
      <w:ins w:id="28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is a constant that no step manipulates until the last one,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yet it clutters every line.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In the ✅ version, only the line that uses the definition of</w:t>
        </w:r>
      </w:ins>
      <w:ins w:id="291" w:author="PR Preview" w:date="2026-01-01T00:00:00Z">
        <w:r>
          <w:t xml:space="preserve"> </w:t>
        </w:r>
      </w:ins>
      <m:oMath>
        <m:r>
          <m:t>μ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needs to know what</w:t>
        </w:r>
      </w:ins>
      <w:ins w:id="294" w:author="PR Preview" w:date="2026-01-01T00:00:00Z">
        <w:r>
          <w:t xml:space="preserve"> </w:t>
        </w:r>
      </w:ins>
      <m:oMath>
        <m:r>
          <m:t>μ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stands for.</w:t>
        </w:r>
      </w:ins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del w:id="297" w:author="PR Preview" w:date="2026-01-01T00:00:00Z">
        <w:r>
          <w:delText xml:space="preserve">The mean function is a mean, so it is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$\truemean$</w:delText>
        </w:r>
      </w:del>
      <w:del w:id="300" w:author="PR Preview" w:date="2026-01-01T00:00:00Z">
        <w:r>
          <w:delText xml:space="preserve">, not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$\predfn$</w:delText>
        </w:r>
      </w:del>
      <w:del w:id="30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ins w:id="304" w:author="PR Preview" w:date="2026-01-01T00:00:00Z">
        <w:r>
          <w:t xml:space="preserve">The mean function is a mean, so it is</w:t>
        </w:r>
      </w:ins>
      <w:ins w:id="305" w:author="PR Preview" w:date="2026-01-01T00:00:00Z">
        <w:r>
          <w:t xml:space="preserve"> </w:t>
        </w:r>
      </w:ins>
      <m:oMath>
        <m:r>
          <m:t>μ</m:t>
        </m:r>
      </m:oMath>
      <w:ins w:id="306" w:author="PR Preview" w:date="2026-01-01T00:00:00Z">
        <w:r>
          <w:t xml:space="preserve">, not</w:t>
        </w:r>
      </w:ins>
      <w:ins w:id="307" w:author="PR Preview" w:date="2026-01-01T00:00:00Z">
        <w:r>
          <w:t xml:space="preserve"> </w:t>
        </w:r>
      </w:ins>
      <m:oMath>
        <m:r>
          <m:t>f</m:t>
        </m:r>
      </m:oMath>
      <w:ins w:id="30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del w:id="309" w:author="PR Preview" w:date="2026-01-01T00:00:00Z">
        <w:r>
          <w:delText xml:space="preserve">Write a matrix in matrix styling, not in the plain italic of a scalar.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This holds for the predictor matrix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$\mX$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in every file you edit: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notes, assignments, solutions, slides and note sheets.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A plain italic</w:delText>
        </w:r>
      </w:del>
      <w:del w:id="320" w:author="PR Preview" w:date="2026-01-01T00:00:00Z">
        <w:r>
          <w:delText xml:space="preserve"> </w:delText>
        </w:r>
      </w:del>
      <m:oMath>
        <m:r>
          <m:t>X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reads as a random variable or a single number.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In a group that uses shared macros (see</w:delText>
        </w:r>
      </w:del>
      <w:del w:id="325" w:author="PR Preview" w:date="2026-01-01T00:00:00Z">
        <w:r>
          <w:delText xml:space="preserve"> </w:delText>
        </w:r>
      </w:del>
      <w:hyperlink w:anchor="using-shared-macros">
        <w:del w:id="326" w:author="PR Preview" w:date="2026-01-01T00:00:00Z">
          <w:r>
            <w:rPr>
              <w:rStyle w:val="Hyperlink"/>
            </w:rPr>
            <w:delText xml:space="preserve">Using shared macros</w:delText>
          </w:r>
        </w:del>
      </w:hyperlink>
      <w:del w:id="327" w:author="PR Preview" w:date="2026-01-01T00:00:00Z">
        <w:r>
          <w:delText xml:space="preserve">),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write the predictor matrix with the matrix macro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rPr>
            <w:rStyle w:val="VerbatimChar"/>
          </w:rPr>
          <w:delText xml:space="preserve">\mX</w:delText>
        </w:r>
      </w:del>
      <w:del w:id="332" w:author="PR Preview" w:date="2026-01-01T00:00:00Z">
        <w:r>
          <w:delText xml:space="preserve">.</w:delText>
        </w:r>
      </w:del>
    </w:p>
    <w:p>
      <w:pPr>
        <w:pStyle w:val="FirstParagraph"/>
      </w:pPr>
      <w:ins w:id="333" w:author="PR Preview" w:date="2026-01-01T00:00:00Z">
        <w:r>
          <w:t xml:space="preserve">Write a matrix in matrix styling, not in the plain italic of a scalar.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This holds for the predictor matrix</w:t>
        </w:r>
      </w:ins>
      <w:ins w:id="33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in every file you edit: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notes, assignments, solutions, slides and note sheets.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 plain italic</w:t>
        </w:r>
      </w:ins>
      <w:ins w:id="343" w:author="PR Preview" w:date="2026-01-01T00:00:00Z">
        <w:r>
          <w:t xml:space="preserve"> </w:t>
        </w:r>
      </w:ins>
      <m:oMath>
        <m:r>
          <m:t>X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reads as a random variable or a single number.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In a group that uses shared macros (see</w:t>
        </w:r>
      </w:ins>
      <w:ins w:id="348" w:author="PR Preview" w:date="2026-01-01T00:00:00Z">
        <w:r>
          <w:t xml:space="preserve"> </w:t>
        </w:r>
      </w:ins>
      <w:hyperlink w:anchor="using-shared-macros">
        <w:ins w:id="349" w:author="PR Preview" w:date="2026-01-01T00:00:00Z">
          <w:r>
            <w:rPr>
              <w:rStyle w:val="Hyperlink"/>
            </w:rPr>
            <w:t xml:space="preserve">Using shared macros</w:t>
          </w:r>
        </w:ins>
      </w:hyperlink>
      <w:ins w:id="350" w:author="PR Preview" w:date="2026-01-01T00:00:00Z">
        <w:r>
          <w:t xml:space="preserve">),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write the predictor matrix with the matrix macro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rPr>
            <w:rStyle w:val="VerbatimChar"/>
          </w:rPr>
          <w:t xml:space="preserve">\mX</w:t>
        </w:r>
      </w:ins>
      <w:ins w:id="355" w:author="PR Preview" w:date="2026-01-01T00:00:00Z">
        <w:r>
          <w:t xml:space="preserve">.</w:t>
        </w:r>
      </w:ins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del w:id="356" w:author="PR Preview" w:date="2026-01-01T00:00:00Z">
        <w:r>
          <w:delText xml:space="preserve">The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rPr>
            <w:i/>
            <w:iCs/>
          </w:rPr>
          <w:delText xml:space="preserve">predictor matrix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holds the raw inputs.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Its rows are the predictor vectors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$\vx_i$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of the</w:delText>
        </w:r>
      </w:del>
      <w:del w:id="367" w:author="PR Preview" w:date="2026-01-01T00:00:00Z">
        <w:r>
          <w:delText xml:space="preserve"> </w:delText>
        </w:r>
      </w:del>
      <m:oMath>
        <m:r>
          <m:t>n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observations.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Write it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rPr>
            <w:rStyle w:val="VerbatimChar"/>
          </w:rPr>
          <w:delText xml:space="preserve">\mX</w:delText>
        </w:r>
      </w:del>
      <w:del w:id="37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del w:id="375" w:author="PR Preview" w:date="2026-01-01T00:00:00Z">
        <w:r>
          <w:delText xml:space="preserve">The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rPr>
            <w:i/>
            <w:iCs/>
          </w:rPr>
          <w:delText xml:space="preserve">design matrix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holds the inputs after any feature map and the intercept trick.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Its rows are the design vectors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$\vfeatmap(\vx_i)$</w:delText>
        </w:r>
      </w:del>
      <w:del w:id="384" w:author="PR Preview" w:date="2026-01-01T00:00:00Z">
        <w:r>
          <w:delText xml:space="preserve">.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Write it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rPr>
            <w:rStyle w:val="VerbatimChar"/>
          </w:rPr>
          <w:delText xml:space="preserve">\design(\mX)</w:delText>
        </w:r>
      </w:del>
      <w:del w:id="389" w:author="PR Preview" w:date="2026-01-01T00:00:00Z">
        <w:r>
          <w:delText xml:space="preserve">, or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rPr>
            <w:rStyle w:val="VerbatimChar"/>
          </w:rPr>
          <w:delText xml:space="preserve">\design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for short.</w:delText>
        </w:r>
      </w:del>
    </w:p>
    <w:p>
      <w:pPr>
        <w:pStyle w:val="Compact"/>
        <w:numPr>
          <w:ilvl w:val="0"/>
          <w:numId w:val="1014"/>
        </w:numPr>
      </w:pPr>
      <w:ins w:id="394" w:author="PR Preview" w:date="2026-01-01T00:00:00Z">
        <w:r>
          <w:t xml:space="preserve">The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rPr>
            <w:i/>
            <w:iCs/>
          </w:rPr>
          <w:t xml:space="preserve">predictor matrix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holds the raw inputs.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Its rows are the predictor vectors</w:t>
        </w:r>
      </w:ins>
      <w:ins w:id="401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of the</w:t>
        </w:r>
      </w:ins>
      <w:ins w:id="404" w:author="PR Preview" w:date="2026-01-01T00:00:00Z">
        <w:r>
          <w:t xml:space="preserve"> </w:t>
        </w:r>
      </w:ins>
      <m:oMath>
        <m:r>
          <m:t>n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observations.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Write it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rPr>
            <w:rStyle w:val="VerbatimChar"/>
          </w:rPr>
          <w:t xml:space="preserve">\mX</w:t>
        </w:r>
      </w:ins>
      <w:ins w:id="41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412" w:author="PR Preview" w:date="2026-01-01T00:00:00Z">
        <w:r>
          <w:t xml:space="preserve">The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rPr>
            <w:i/>
            <w:iCs/>
          </w:rPr>
          <w:t xml:space="preserve">design matrix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holds the inputs after any feature map and the intercept trick.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Its rows are the design vectors</w:t>
        </w:r>
      </w:ins>
      <w:ins w:id="419" w:author="PR Preview" w:date="2026-01-01T00:00:00Z">
        <w:r>
          <w:t xml:space="preserve"> </w:t>
        </w:r>
      </w:ins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420" w:author="PR Preview" w:date="2026-01-01T00:00:00Z">
        <w:r>
          <w:t xml:space="preserve">.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Write it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rPr>
            <w:rStyle w:val="VerbatimChar"/>
          </w:rPr>
          <w:t xml:space="preserve">\design(\mX)</w:t>
        </w:r>
      </w:ins>
      <w:ins w:id="425" w:author="PR Preview" w:date="2026-01-01T00:00:00Z">
        <w:r>
          <w:t xml:space="preserve">, or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rPr>
            <w:rStyle w:val="VerbatimChar"/>
          </w:rPr>
          <w:t xml:space="preserve">\design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for short.</w:t>
        </w:r>
      </w:ins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del w:id="430" w:author="PR Preview" w:date="2026-01-01T00:00:00Z">
        <w:r>
          <w:delText xml:space="preserve">✅ Let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$\mX$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be the predictor matrix and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$\design(\mX)$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the design matrix.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The fitted coefficients solve the normal equations for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$\design(\mX)$</w:delText>
        </w:r>
      </w:del>
      <w:del w:id="443" w:author="PR Preview" w:date="2026-01-01T00:00:00Z">
        <w:r>
          <w:delText xml:space="preserve">.</w:delText>
        </w:r>
      </w:del>
    </w:p>
    <w:p>
      <w:pPr>
        <w:pStyle w:val="BlockText"/>
      </w:pPr>
      <w:ins w:id="444" w:author="PR Preview" w:date="2026-01-01T00:00:00Z">
        <w:r>
          <w:t xml:space="preserve">✅ Let</w:t>
        </w:r>
      </w:ins>
      <w:ins w:id="44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be the predictor matrix and</w:t>
        </w:r>
      </w:ins>
      <w:ins w:id="44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the design matrix.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The fitted coefficients solve the normal equations for</w:t>
        </w:r>
      </w:ins>
      <w:ins w:id="45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454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del w:id="455" w:author="PR Preview" w:date="2026-01-01T00:00:00Z">
        <w:r>
          <w:delText xml:space="preserve">✅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$\dif{f(u)}{w} = f'(u) \dif{u}{w}$</w:delText>
        </w:r>
      </w:del>
    </w:p>
    <w:p>
      <w:pPr>
        <w:pStyle w:val="BlockText"/>
      </w:pPr>
      <w:ins w:id="458" w:author="PR Preview" w:date="2026-01-01T00:00:00Z">
        <w:r>
          <w:t xml:space="preserve">✅</w:t>
        </w:r>
      </w:ins>
      <w:ins w:id="45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del w:id="460" w:author="PR Preview" w:date="2026-01-01T00:00:00Z">
        <w:r>
          <w:delText xml:space="preserve">Write the mean function as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$\truemean$</w:delText>
        </w:r>
      </w:del>
      <w:del w:id="463" w:author="PR Preview" w:date="2026-01-01T00:00:00Z">
        <w:r>
          <w:delText xml:space="preserve">, not as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$\predfn$</w:delText>
        </w:r>
      </w:del>
      <w:del w:id="466" w:author="PR Preview" w:date="2026-01-01T00:00:00Z">
        <w:r>
          <w:delText xml:space="preserve">.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The mean function is the population mean of the outcome given the inputs,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$\truemeanf{x}$</w:delText>
        </w:r>
      </w:del>
      <w:del w:id="471" w:author="PR Preview" w:date="2026-01-01T00:00:00Z">
        <w:r>
          <w:delText xml:space="preserve">.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In a group that uses shared macros (see</w:delText>
        </w:r>
      </w:del>
      <w:del w:id="474" w:author="PR Preview" w:date="2026-01-01T00:00:00Z">
        <w:r>
          <w:delText xml:space="preserve"> </w:delText>
        </w:r>
      </w:del>
      <w:hyperlink w:anchor="using-shared-macros">
        <w:del w:id="475" w:author="PR Preview" w:date="2026-01-01T00:00:00Z">
          <w:r>
            <w:rPr>
              <w:rStyle w:val="Hyperlink"/>
            </w:rPr>
            <w:delText xml:space="preserve">Using shared macros</w:delText>
          </w:r>
        </w:del>
      </w:hyperlink>
      <w:del w:id="476" w:author="PR Preview" w:date="2026-01-01T00:00:00Z">
        <w:r>
          <w:delText xml:space="preserve">),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write it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rPr>
            <w:rStyle w:val="VerbatimChar"/>
          </w:rPr>
          <w:delText xml:space="preserve">\truemeanf{x}</w:delText>
        </w:r>
      </w:del>
      <w:del w:id="481" w:author="PR Preview" w:date="2026-01-01T00:00:00Z">
        <w:r>
          <w:delText xml:space="preserve">.</w:delText>
        </w:r>
      </w:del>
    </w:p>
    <w:p>
      <w:pPr>
        <w:pStyle w:val="BodyText"/>
      </w:pPr>
      <w:del w:id="482" w:author="PR Preview" w:date="2026-01-01T00:00:00Z">
        <w:r>
          <w:delText xml:space="preserve">Name the object you mean.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When the text refers to the fitted prediction function as a concept,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the rule that turns an input into a predicted outcome,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write the fitted prediction function, not the fitted mean function.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Write it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rPr>
            <w:rStyle w:val="VerbatimChar"/>
          </w:rPr>
          <w:delText xml:space="preserve">\epredfnf{x}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(symbol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$\epredfn$</w:delText>
        </w:r>
      </w:del>
      <w:del w:id="497" w:author="PR Preview" w:date="2026-01-01T00:00:00Z">
        <w:r>
          <w:delText xml:space="preserve">) for an estimated one, or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rPr>
            <w:rStyle w:val="VerbatimChar"/>
          </w:rPr>
          <w:delText xml:space="preserve">\predfnf{x}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(symbol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$\predfn$</w:delText>
        </w:r>
      </w:del>
      <w:del w:id="504" w:author="PR Preview" w:date="2026-01-01T00:00:00Z">
        <w:r>
          <w:delText xml:space="preserve">) for any prediction function.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Use the fitted or estimated mean function only where the text is about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estimating the mean function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$\truemean$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itself.</w:delText>
        </w:r>
      </w:del>
    </w:p>
    <w:p>
      <w:pPr>
        <w:pStyle w:val="FirstParagraph"/>
      </w:pPr>
      <w:ins w:id="513" w:author="PR Preview" w:date="2026-01-01T00:00:00Z">
        <w:r>
          <w:t xml:space="preserve">Write the mean function as</w:t>
        </w:r>
      </w:ins>
      <w:ins w:id="514" w:author="PR Preview" w:date="2026-01-01T00:00:00Z">
        <w:r>
          <w:t xml:space="preserve"> </w:t>
        </w:r>
      </w:ins>
      <m:oMath>
        <m:r>
          <m:t>μ</m:t>
        </m:r>
      </m:oMath>
      <w:ins w:id="515" w:author="PR Preview" w:date="2026-01-01T00:00:00Z">
        <w:r>
          <w:t xml:space="preserve">, not as</w:t>
        </w:r>
      </w:ins>
      <w:ins w:id="516" w:author="PR Preview" w:date="2026-01-01T00:00:00Z">
        <w:r>
          <w:t xml:space="preserve"> </w:t>
        </w:r>
      </w:ins>
      <m:oMath>
        <m:r>
          <m:t>f</m:t>
        </m:r>
      </m:oMath>
      <w:ins w:id="517" w:author="PR Preview" w:date="2026-01-01T00:00:00Z">
        <w:r>
          <w:t xml:space="preserve">.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The mean function is the population mean of the outcome given the inputs,</w:t>
        </w:r>
      </w:ins>
      <w:ins w:id="52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21" w:author="PR Preview" w:date="2026-01-01T00:00:00Z">
        <w:r>
          <w:t xml:space="preserve">.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In a group that uses shared macros (see</w:t>
        </w:r>
      </w:ins>
      <w:ins w:id="524" w:author="PR Preview" w:date="2026-01-01T00:00:00Z">
        <w:r>
          <w:t xml:space="preserve"> </w:t>
        </w:r>
      </w:ins>
      <w:hyperlink w:anchor="using-shared-macros">
        <w:ins w:id="525" w:author="PR Preview" w:date="2026-01-01T00:00:00Z">
          <w:r>
            <w:rPr>
              <w:rStyle w:val="Hyperlink"/>
            </w:rPr>
            <w:t xml:space="preserve">Using shared macros</w:t>
          </w:r>
        </w:ins>
      </w:hyperlink>
      <w:ins w:id="526" w:author="PR Preview" w:date="2026-01-01T00:00:00Z">
        <w:r>
          <w:t xml:space="preserve">),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write it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rPr>
            <w:rStyle w:val="VerbatimChar"/>
          </w:rPr>
          <w:t xml:space="preserve">\truemeanf{x}</w:t>
        </w:r>
      </w:ins>
      <w:ins w:id="531" w:author="PR Preview" w:date="2026-01-01T00:00:00Z">
        <w:r>
          <w:t xml:space="preserve">.</w:t>
        </w:r>
      </w:ins>
    </w:p>
    <w:p>
      <w:pPr>
        <w:pStyle w:val="BodyText"/>
      </w:pPr>
      <w:ins w:id="532" w:author="PR Preview" w:date="2026-01-01T00:00:00Z">
        <w:r>
          <w:t xml:space="preserve">Name the object you mean.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When the text refers to the fitted prediction function as a concept,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the rule that turns an input into a predicted outcome,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write the fitted prediction function, not the fitted mean function.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Write it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rPr>
            <w:rStyle w:val="VerbatimChar"/>
          </w:rPr>
          <w:t xml:space="preserve">\epredfnf{x}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(symbol</w:t>
        </w:r>
      </w:ins>
      <w:ins w:id="54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546" w:author="PR Preview" w:date="2026-01-01T00:00:00Z">
        <w:r>
          <w:t xml:space="preserve">) for an estimated one, or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rPr>
            <w:rStyle w:val="VerbatimChar"/>
          </w:rPr>
          <w:t xml:space="preserve">\predfnf{x}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(symbol</w:t>
        </w:r>
      </w:ins>
      <w:ins w:id="551" w:author="PR Preview" w:date="2026-01-01T00:00:00Z">
        <w:r>
          <w:t xml:space="preserve"> </w:t>
        </w:r>
      </w:ins>
      <m:oMath>
        <m:r>
          <m:t>f</m:t>
        </m:r>
      </m:oMath>
      <w:ins w:id="552" w:author="PR Preview" w:date="2026-01-01T00:00:00Z">
        <w:r>
          <w:t xml:space="preserve">) for any prediction function.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Use the fitted or estimated mean function only where the text is about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estimating the mean function</w:t>
        </w:r>
      </w:ins>
      <w:ins w:id="557" w:author="PR Preview" w:date="2026-01-01T00:00:00Z">
        <w:r>
          <w:t xml:space="preserve"> </w:t>
        </w:r>
      </w:ins>
      <m:oMath>
        <m:r>
          <m:t>μ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itself.</w:t>
        </w:r>
      </w:ins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del w:id="560" w:author="PR Preview" w:date="2026-01-01T00:00:00Z">
        <w:r>
          <w:delText xml:space="preserve">❌ The expected squared error of the fitted mean function at</w:delText>
        </w:r>
      </w:del>
      <w:del w:id="561" w:author="PR Preview" w:date="2026-01-01T00:00:00Z">
        <w:r>
          <w:delText xml:space="preserve"> </w:delText>
        </w:r>
      </w:del>
      <m:oMath>
        <m:r>
          <m:t>x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is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$\E{(y - \hat{f}(x))^2}$</w:delText>
        </w:r>
      </w:del>
      <w:del w:id="566" w:author="PR Preview" w:date="2026-01-01T00:00:00Z">
        <w:r>
          <w:delText xml:space="preserve">.</w:delText>
        </w:r>
      </w:del>
    </w:p>
    <w:p>
      <w:pPr>
        <w:pStyle w:val="BlockText"/>
      </w:pPr>
      <w:del w:id="567" w:author="PR Preview" w:date="2026-01-01T00:00:00Z">
        <w:r>
          <w:delText xml:space="preserve">✅ The expected squared error of the fitted prediction function at</w:delText>
        </w:r>
      </w:del>
      <w:del w:id="568" w:author="PR Preview" w:date="2026-01-01T00:00:00Z">
        <w:r>
          <w:delText xml:space="preserve"> </w:delText>
        </w:r>
      </w:del>
      <m:oMath>
        <m:r>
          <m:t>x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is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$\E{\paren{\outvar - \epredfnf{x}}^2}$</w:delText>
        </w:r>
      </w:del>
      <w:del w:id="573" w:author="PR Preview" w:date="2026-01-01T00:00:00Z">
        <w:r>
          <w:delText xml:space="preserve">,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and its bias is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$\E{\epredfnf{x}} - \truemeanf{x}$</w:delText>
        </w:r>
      </w:del>
      <w:del w:id="578" w:author="PR Preview" w:date="2026-01-01T00:00:00Z">
        <w:r>
          <w:delText xml:space="preserve">.</w:delText>
        </w:r>
      </w:del>
    </w:p>
    <w:p>
      <w:pPr>
        <w:pStyle w:val="FirstParagraph"/>
      </w:pPr>
      <w:del w:id="579" w:author="PR Preview" w:date="2026-01-01T00:00:00Z">
        <w:r>
          <w:delText xml:space="preserve">The ✅ version names the fitted prediction function where the concept is a prediction,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and keeps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$\truemean$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for the mean it is compared with.</w:delText>
        </w:r>
      </w:del>
    </w:p>
    <w:p>
      <w:pPr>
        <w:pStyle w:val="BlockText"/>
      </w:pPr>
      <w:ins w:id="586" w:author="PR Preview" w:date="2026-01-01T00:00:00Z">
        <w:r>
          <w:t xml:space="preserve">❌ The expected squared error of the fitted mean function at</w:t>
        </w:r>
      </w:ins>
      <w:ins w:id="587" w:author="PR Preview" w:date="2026-01-01T00:00:00Z">
        <w:r>
          <w:t xml:space="preserve"> </w:t>
        </w:r>
      </w:ins>
      <m:oMath>
        <m:r>
          <m:t>x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is</w:t>
        </w:r>
      </w:ins>
      <w:ins w:id="59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591" w:author="PR Preview" w:date="2026-01-01T00:00:00Z">
        <w:r>
          <w:t xml:space="preserve">.</w:t>
        </w:r>
      </w:ins>
    </w:p>
    <w:p>
      <w:pPr>
        <w:pStyle w:val="BlockText"/>
      </w:pPr>
      <w:ins w:id="592" w:author="PR Preview" w:date="2026-01-01T00:00:00Z">
        <w:r>
          <w:t xml:space="preserve">✅ The expected squared error of the fitted prediction function at</w:t>
        </w:r>
      </w:ins>
      <w:ins w:id="593" w:author="PR Preview" w:date="2026-01-01T00:00:00Z">
        <w:r>
          <w:t xml:space="preserve"> </w:t>
        </w:r>
      </w:ins>
      <m:oMath>
        <m:r>
          <m:t>x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is</w:t>
        </w:r>
      </w:ins>
      <w:ins w:id="59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597" w:author="PR Preview" w:date="2026-01-01T00:00:00Z">
        <w:r>
          <w:t xml:space="preserve">,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and its bias is</w:t>
        </w:r>
      </w:ins>
      <w:ins w:id="60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01" w:author="PR Preview" w:date="2026-01-01T00:00:00Z">
        <w:r>
          <w:t xml:space="preserve">.</w:t>
        </w:r>
      </w:ins>
    </w:p>
    <w:p>
      <w:pPr>
        <w:pStyle w:val="FirstParagraph"/>
      </w:pPr>
      <w:ins w:id="602" w:author="PR Preview" w:date="2026-01-01T00:00:00Z">
        <w:r>
          <w:t xml:space="preserve">The ✅ version names the fitted prediction function where the concept is a prediction,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and keeps</w:t>
        </w:r>
      </w:ins>
      <w:ins w:id="605" w:author="PR Preview" w:date="2026-01-01T00:00:00Z">
        <w:r>
          <w:t xml:space="preserve"> </w:t>
        </w:r>
      </w:ins>
      <m:oMath>
        <m:r>
          <m:t>μ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for the mean it is compared with.</w:t>
        </w:r>
      </w:ins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del w:id="608" w:author="PR Preview" w:date="2026-01-01T00:00:00Z">
        <w:r>
          <w:delText xml:space="preserve">the outcome variable is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$\Outvar = \truemeanf{\predvar} + \noise$</w:delText>
        </w:r>
      </w:del>
      <w:del w:id="611" w:author="PR Preview" w:date="2026-01-01T00:00:00Z">
        <w:r>
          <w:delText xml:space="preserve">, and</w:delText>
        </w:r>
      </w:del>
    </w:p>
    <w:p>
      <w:pPr>
        <w:pStyle w:val="Compact"/>
        <w:numPr>
          <w:ilvl w:val="0"/>
          <w:numId w:val="1019"/>
        </w:numPr>
      </w:pPr>
      <w:del w:id="612" w:author="PR Preview" w:date="2026-01-01T00:00:00Z">
        <w:r>
          <w:delText xml:space="preserve">the noise variable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$\noise$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has population mean</w:delText>
        </w:r>
      </w:del>
      <w:del w:id="617" w:author="PR Preview" w:date="2026-01-01T00:00:00Z">
        <w:r>
          <w:delText xml:space="preserve"> </w:delText>
        </w:r>
      </w:del>
      <m:oMath>
        <m:r>
          <m:t>0</m:t>
        </m:r>
      </m:oMath>
      <w:del w:id="61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9"/>
        </w:numPr>
      </w:pPr>
      <w:ins w:id="619" w:author="PR Preview" w:date="2026-01-01T00:00:00Z">
        <w:r>
          <w:t xml:space="preserve">the outcome variable is</w:t>
        </w:r>
      </w:ins>
      <w:ins w:id="62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ins w:id="621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19"/>
        </w:numPr>
      </w:pPr>
      <w:ins w:id="622" w:author="PR Preview" w:date="2026-01-01T00:00:00Z">
        <w:r>
          <w:t xml:space="preserve">the noise variable</w:t>
        </w:r>
      </w:ins>
      <w:ins w:id="623" w:author="PR Preview" w:date="2026-01-01T00:00:00Z">
        <w:r>
          <w:t xml:space="preserve"> </w:t>
        </w:r>
      </w:ins>
      <m:oMath>
        <m:r>
          <m:t>ε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has population mean</w:t>
        </w:r>
      </w:ins>
      <w:ins w:id="626" w:author="PR Preview" w:date="2026-01-01T00:00:00Z">
        <w:r>
          <w:t xml:space="preserve"> </w:t>
        </w:r>
      </w:ins>
      <m:oMath>
        <m:r>
          <m:t>0</m:t>
        </m:r>
      </m:oMath>
      <w:ins w:id="627" w:author="PR Preview" w:date="2026-01-01T00:00:00Z">
        <w:r>
          <w:t xml:space="preserve">.</w:t>
        </w:r>
      </w:ins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del w:id="628" w:author="PR Preview" w:date="2026-01-01T00:00:00Z">
        <w:r>
          <w:delText xml:space="preserve">$\truemeanf{\predvar}$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be the population mean of the outcome variable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$\Outvar$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given the input value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$\predvar$</w:delText>
        </w:r>
      </w:del>
      <w:del w:id="637" w:author="PR Preview" w:date="2026-01-01T00:00:00Z">
        <w:r>
          <w:delText xml:space="preserve">, and</w:delText>
        </w:r>
      </w:del>
    </w:p>
    <w:p>
      <w:pPr>
        <w:pStyle w:val="Compact"/>
        <w:numPr>
          <w:ilvl w:val="0"/>
          <w:numId w:val="1020"/>
        </w:numPr>
      </w:pPr>
      <w:del w:id="638" w:author="PR Preview" w:date="2026-01-01T00:00:00Z">
        <w:r>
          <w:delText xml:space="preserve">$\noise = \Outvar - \truemeanf{\predvar}$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be the noise variable.</w:delText>
        </w:r>
      </w:del>
    </w:p>
    <w:p>
      <w:pPr>
        <w:pStyle w:val="BlockText"/>
      </w:pPr>
      <w:del w:id="641" w:author="PR Preview" w:date="2026-01-01T00:00:00Z">
        <w:r>
          <w:delText xml:space="preserve">Then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$\Outvar = \truemeanf{\predvar} + \noise$</w:delText>
        </w:r>
      </w:del>
      <w:del w:id="644" w:author="PR Preview" w:date="2026-01-01T00:00:00Z">
        <w:r>
          <w:delText xml:space="preserve">,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and the population mean of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$\noise$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given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$\predvar$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is</w:delText>
        </w:r>
      </w:del>
      <w:del w:id="655" w:author="PR Preview" w:date="2026-01-01T00:00:00Z">
        <w:r>
          <w:delText xml:space="preserve"> </w:delText>
        </w:r>
      </w:del>
      <m:oMath>
        <m:r>
          <m:t>0</m:t>
        </m:r>
      </m:oMath>
      <w:del w:id="656" w:author="PR Preview" w:date="2026-01-01T00:00:00Z">
        <w:r>
          <w:delText xml:space="preserve">.</w:delText>
        </w:r>
      </w:del>
    </w:p>
    <w:p>
      <w:pPr>
        <w:pStyle w:val="FirstParagraph"/>
      </w:pPr>
      <w:del w:id="657" w:author="PR Preview" w:date="2026-01-01T00:00:00Z">
        <w:r>
          <w:delText xml:space="preserve">In the ❌ version, the reader is told that the decomposition and the zero mean are conditions on the data.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They are not.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Defining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$\noise = \Outvar - \truemeanf{\predvar}$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makes both statements true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for every distribution of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$\Outvar$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that has a finite population mean.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The ✅ version puts the definitions under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“Let:”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and derives the zero mean.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A real assumption, such as the noise variable being independent of the input value,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can fail, so it belongs under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“Assume:”</w:delText>
        </w:r>
      </w:del>
      <w:del w:id="68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be the population mean of the outcome variable</w:t>
        </w:r>
      </w:ins>
      <w:ins w:id="687" w:author="PR Preview" w:date="2026-01-01T00:00:00Z">
        <w:r>
          <w:t xml:space="preserve"> </w:t>
        </w:r>
      </w:ins>
      <m:oMath>
        <m:r>
          <m:t>Y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given the input value</w:t>
        </w:r>
      </w:ins>
      <w:ins w:id="690" w:author="PR Preview" w:date="2026-01-01T00:00:00Z">
        <w:r>
          <w:t xml:space="preserve"> </w:t>
        </w:r>
      </w:ins>
      <m:oMath>
        <m:r>
          <m:t>x</m:t>
        </m:r>
      </m:oMath>
      <w:ins w:id="691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be the noise variable.</w:t>
        </w:r>
      </w:ins>
    </w:p>
    <w:p>
      <w:pPr>
        <w:pStyle w:val="BlockText"/>
      </w:pPr>
      <w:ins w:id="694" w:author="PR Preview" w:date="2026-01-01T00:00:00Z">
        <w:r>
          <w:t xml:space="preserve">Then</w:t>
        </w:r>
      </w:ins>
      <w:ins w:id="69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ins w:id="696" w:author="PR Preview" w:date="2026-01-01T00:00:00Z">
        <w:r>
          <w:t xml:space="preserve">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and the population mean of</w:t>
        </w:r>
      </w:ins>
      <w:ins w:id="699" w:author="PR Preview" w:date="2026-01-01T00:00:00Z">
        <w:r>
          <w:t xml:space="preserve"> </w:t>
        </w:r>
      </w:ins>
      <m:oMath>
        <m:r>
          <m:t>ε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given</w:t>
        </w:r>
      </w:ins>
      <w:ins w:id="702" w:author="PR Preview" w:date="2026-01-01T00:00:00Z">
        <w:r>
          <w:t xml:space="preserve"> </w:t>
        </w:r>
      </w:ins>
      <m:oMath>
        <m:r>
          <m:t>x</m:t>
        </m:r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is</w:t>
        </w:r>
      </w:ins>
      <w:ins w:id="705" w:author="PR Preview" w:date="2026-01-01T00:00:00Z">
        <w:r>
          <w:t xml:space="preserve"> </w:t>
        </w:r>
      </w:ins>
      <m:oMath>
        <m:r>
          <m:t>0</m:t>
        </m:r>
      </m:oMath>
      <w:ins w:id="706" w:author="PR Preview" w:date="2026-01-01T00:00:00Z">
        <w:r>
          <w:t xml:space="preserve">.</w:t>
        </w:r>
      </w:ins>
    </w:p>
    <w:p>
      <w:pPr>
        <w:pStyle w:val="FirstParagraph"/>
      </w:pPr>
      <w:ins w:id="707" w:author="PR Preview" w:date="2026-01-01T00:00:00Z">
        <w:r>
          <w:t xml:space="preserve">In the ❌ version, the reader is told that the decomposition and the zero mean are conditions on the data.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They are not.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Defining</w:t>
        </w:r>
      </w:ins>
      <w:ins w:id="712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makes both statements true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for every distribution of</w:t>
        </w:r>
      </w:ins>
      <w:ins w:id="717" w:author="PR Preview" w:date="2026-01-01T00:00:00Z">
        <w:r>
          <w:t xml:space="preserve"> </w:t>
        </w:r>
      </w:ins>
      <m:oMath>
        <m:r>
          <m:t>Y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that has a finite population mean.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The ✅ version puts the definitions under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“Let:”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and derives the zero mean.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A real assumption, such as the noise variable being independent of the input value,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can fail, so it belongs under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“Assume:”</w:t>
        </w:r>
      </w:ins>
      <w:ins w:id="732" w:author="PR Preview" w:date="2026-01-01T00:00:00Z">
        <w:r>
          <w:t xml:space="preserve">.</w:t>
        </w:r>
      </w:ins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2026-10-28T04:49:19Z</dcterms:created>
  <dcterms:modified xsi:type="dcterms:W3CDTF">2026-10-28T04:49:19Z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