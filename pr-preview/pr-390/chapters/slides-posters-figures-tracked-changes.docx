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2026-10-27 21:26:52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21:30:42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4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Open each caption with a sentence that says what the figure or table shows,</w:t>
      </w:r>
      <w:r>
        <w:t xml:space="preserve"> </w:t>
      </w:r>
      <w:r>
        <w:t xml:space="preserve">so a reader who sees only the figure or table learns its point without following a link.</w:t>
      </w:r>
      <w:r>
        <w:t xml:space="preserve"> </w:t>
      </w:r>
      <w:r>
        <w:t xml:space="preserve">A cross-reference to the example or section that the figure or table illustrates may support that sentence,</w:t>
      </w:r>
      <w:r>
        <w:t xml:space="preserve"> </w:t>
      </w:r>
      <w:r>
        <w:t xml:space="preserve">either after the sentence or in parentheses within the sentence,</w:t>
      </w:r>
      <w:r>
        <w:t xml:space="preserve"> </w:t>
      </w:r>
      <w:r>
        <w:t xml:space="preserve">but the cross-reference never replaces the sentence.</w:t>
      </w:r>
      <w:r>
        <w:t xml:space="preserve"> </w:t>
      </w:r>
      <w:r>
        <w:t xml:space="preserve">Two captions for the same figure show the difference:</w:t>
      </w:r>
    </w:p>
    <w:p>
      <w:pPr>
        <w:pStyle w:val="Compact"/>
        <w:numPr>
          <w:ilvl w:val="0"/>
          <w:numId w:val="1004"/>
        </w:numPr>
      </w:pPr>
      <w:r>
        <w:t xml:space="preserve">Pointer only:</w:t>
      </w:r>
      <w:r>
        <w:t xml:space="preserve"> </w:t>
      </w:r>
      <w:r>
        <w:t xml:space="preserve">“The symmetry of</w:t>
      </w:r>
      <w:r>
        <w:t xml:space="preserve"> </w:t>
      </w:r>
      <w:r>
        <w:rPr>
          <w:rStyle w:val="VerbatimChar"/>
        </w:rPr>
        <w:t xml:space="preserve">@exm-x</w:t>
      </w:r>
      <w:r>
        <w:t xml:space="preserve">.”</w:t>
      </w:r>
      <w:r>
        <w:t xml:space="preserve"> </w:t>
      </w:r>
      <w:r>
        <w:t xml:space="preserve">The reader learns nothing until following the link.</w:t>
      </w:r>
    </w:p>
    <w:p>
      <w:pPr>
        <w:pStyle w:val="Compact"/>
        <w:numPr>
          <w:ilvl w:val="0"/>
          <w:numId w:val="1004"/>
        </w:numPr>
      </w:pPr>
      <w:r>
        <w:t xml:space="preserve">Self-contained:</w:t>
      </w:r>
      <w:r>
        <w:t xml:space="preserve"> </w:t>
      </w:r>
      <w:r>
        <w:t xml:space="preserve">“The logistic function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as high as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minus its value at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@exm-x</w:t>
      </w:r>
      <w:r>
        <w:t xml:space="preserve">).”</w:t>
      </w:r>
      <w:r>
        <w:t xml:space="preserve"> </w:t>
      </w:r>
      <w:r>
        <w:t xml:space="preserve">The reader learns the point at once.</w:t>
      </w:r>
    </w:p>
    <w:p>
      <w:pPr>
        <w:pStyle w:val="FirstParagraph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5"/>
        </w:numPr>
      </w:pPr>
      <w:del w:id="3" w:author="PR Preview" w:date="2026-01-01T00:00:00Z">
        <w:r>
          <w:delText xml:space="preserve">Label the x-axis and y-axis clearly.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Name each quantity in plain words, and add its symbol only as an option: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“Probability,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$\prob$</w:delText>
        </w:r>
      </w:del>
      <w:del w:id="10" w:author="PR Preview" w:date="2026-01-01T00:00:00Z">
        <w:r>
          <w:delText xml:space="preserve">”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and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“Log-odds,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$\logodds$</w:delText>
        </w:r>
      </w:del>
      <w:del w:id="17" w:author="PR Preview" w:date="2026-01-01T00:00:00Z">
        <w:r>
          <w:delText xml:space="preserve">”</w:delText>
        </w:r>
      </w:del>
      <w:del w:id="18" w:author="PR Preview" w:date="2026-01-01T00:00:00Z">
        <w:r>
          <w:delText xml:space="preserve">,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not</w:delText>
        </w:r>
      </w:del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“</w:delText>
        </w:r>
      </w:del>
      <w:del w:id="23" w:author="PR Preview" w:date="2026-01-01T00:00:00Z">
        <w:r>
          <w:delText xml:space="preserve">$\prob$</w:delText>
        </w:r>
      </w:del>
      <w:del w:id="24" w:author="PR Preview" w:date="2026-01-01T00:00:00Z">
        <w:r>
          <w:delText xml:space="preserve">”</w:delText>
        </w:r>
      </w:del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or</w:delText>
        </w:r>
      </w:del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“</w:delText>
        </w:r>
      </w:del>
      <w:del w:id="29" w:author="PR Preview" w:date="2026-01-01T00:00:00Z">
        <w:r>
          <w:delText xml:space="preserve">$\logodds$</w:delText>
        </w:r>
      </w:del>
      <w:del w:id="30" w:author="PR Preview" w:date="2026-01-01T00:00:00Z">
        <w:r>
          <w:delText xml:space="preserve">”</w:delText>
        </w:r>
      </w:del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alone,</w:delText>
        </w:r>
      </w:del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delText xml:space="preserve">and not</w:delText>
        </w:r>
      </w:del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delText xml:space="preserve">“f(x)”</w:delText>
        </w:r>
      </w:del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or</w:delText>
        </w:r>
      </w:del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“x1”</w:delText>
        </w:r>
      </w:del>
      <w:del w:id="41" w:author="PR Preview" w:date="2026-01-01T00:00:00Z">
        <w:r>
          <w:delText xml:space="preserve">.</w:delText>
        </w:r>
      </w:del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delText xml:space="preserve">A reader should not have to look up a symbol to know what an axis shows.</w:delText>
        </w:r>
      </w:del>
    </w:p>
    <w:p>
      <w:pPr>
        <w:pStyle w:val="Compact"/>
        <w:numPr>
          <w:ilvl w:val="0"/>
          <w:numId w:val="1005"/>
        </w:numPr>
      </w:pPr>
      <w:ins w:id="44" w:author="PR Preview" w:date="2026-01-01T00:00:00Z">
        <w:r>
          <w:t xml:space="preserve">Label the x-axis and y-axis clearly.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Name each quantity in plain words, and add its symbol only as an option: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“Probability,</w:t>
        </w:r>
      </w:ins>
      <w:ins w:id="49" w:author="PR Preview" w:date="2026-01-01T00:00:00Z">
        <w:r>
          <w:t xml:space="preserve"> </w:t>
        </w:r>
      </w:ins>
      <m:oMath>
        <m:r>
          <m:t>π</m:t>
        </m:r>
      </m:oMath>
      <w:ins w:id="50" w:author="PR Preview" w:date="2026-01-01T00:00:00Z">
        <w:r>
          <w:t xml:space="preserve">”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and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“Log-odds,</w:t>
        </w:r>
      </w:ins>
      <w:ins w:id="55" w:author="PR Preview" w:date="2026-01-01T00:00:00Z">
        <w:r>
          <w:t xml:space="preserve"> </w:t>
        </w:r>
      </w:ins>
      <m:oMath>
        <m:r>
          <m:t>η</m:t>
        </m:r>
      </m:oMath>
      <w:ins w:id="56" w:author="PR Preview" w:date="2026-01-01T00:00:00Z">
        <w:r>
          <w:t xml:space="preserve">”</w:t>
        </w:r>
      </w:ins>
      <w:ins w:id="57" w:author="PR Preview" w:date="2026-01-01T00:00:00Z">
        <w:r>
          <w:t xml:space="preserve">,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not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“</w:t>
        </w:r>
      </w:ins>
      <m:oMath>
        <m:r>
          <m:t>π</m:t>
        </m:r>
      </m:oMath>
      <w:ins w:id="62" w:author="PR Preview" w:date="2026-01-01T00:00:00Z">
        <w:r>
          <w:t xml:space="preserve">”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or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“</w:t>
        </w:r>
      </w:ins>
      <m:oMath>
        <m:r>
          <m:t>η</m:t>
        </m:r>
      </m:oMath>
      <w:ins w:id="67" w:author="PR Preview" w:date="2026-01-01T00:00:00Z">
        <w:r>
          <w:t xml:space="preserve">”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alone,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and not</w:t>
        </w:r>
      </w:ins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“f(x)”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or</w:t>
        </w:r>
      </w:ins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“x1”</w:t>
        </w:r>
      </w:ins>
      <w:ins w:id="78" w:author="PR Preview" w:date="2026-01-01T00:00:00Z">
        <w:r>
          <w:t xml:space="preserve">.</w:t>
        </w:r>
      </w:ins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A reader should not have to look up a symbol to know what an axis shows.</w:t>
        </w:r>
      </w:ins>
    </w:p>
    <w:p>
      <w:pPr>
        <w:pStyle w:val="Compact"/>
        <w:numPr>
          <w:ilvl w:val="0"/>
          <w:numId w:val="1005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5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5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5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5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5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5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5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5"/>
        </w:numPr>
      </w:pPr>
      <w:r>
        <w:t xml:space="preserve">Draw a tree (a parse tree, decision tree, dendrogram, or any other hierarchy) as a diagram figure,</w:t>
      </w:r>
      <w:r>
        <w:t xml:space="preserve"> </w:t>
      </w:r>
      <w:r>
        <w:t xml:space="preserve">not only as nested bullets.</w:t>
      </w:r>
      <w:r>
        <w:t xml:space="preserve"> </w:t>
      </w:r>
      <w:r>
        <w:t xml:space="preserve">A nested list hides how the branches relate and makes a reader count indentation to find a node’s parent.</w:t>
      </w:r>
      <w:r>
        <w:t xml:space="preserve"> </w:t>
      </w:r>
      <w:r>
        <w:t xml:space="preserve">Keep the list too when it adds information the diagram lacks.</w:t>
      </w:r>
      <w:r>
        <w:t xml:space="preserve"> </w:t>
      </w:r>
      <w:r>
        <w:t xml:space="preserve">Draw the diagram from the tree’s data and fill leaves and internal nodes differently,</w:t>
      </w:r>
      <w:r>
        <w:t xml:space="preserve"> </w:t>
      </w:r>
      <w:r>
        <w:t xml:space="preserve">with the legend at the bottom.</w:t>
      </w:r>
      <w:r>
        <w:t xml:space="preserve"> </w:t>
      </w:r>
      <w:r>
        <w:t xml:space="preserve">Wrap the diagram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caption, and set alt text that reads out the structure with</w:t>
      </w:r>
      <w:r>
        <w:t xml:space="preserve"> </w:t>
      </w:r>
      <w:r>
        <w:rPr>
          <w:rStyle w:val="VerbatimChar"/>
        </w:rPr>
        <w:t xml:space="preserve">fig-alt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Morrison-Lab/gha</w:t>
        </w:r>
      </w:hyperlink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check-tree-lists</w:t>
      </w:r>
      <w:r>
        <w:t xml:space="preserve"> </w:t>
      </w:r>
      <w:r>
        <w:t xml:space="preserve">flags a pull request that adds</w:t>
      </w:r>
      <w:r>
        <w:t xml:space="preserve"> </w:t>
      </w:r>
      <w:r>
        <w:t xml:space="preserve">a definition, example, or other labeled div that mentions a tree, holds a list nested three or more levels deep,</w:t>
      </w:r>
      <w:r>
        <w:t xml:space="preserve"> </w:t>
      </w:r>
      <w:r>
        <w:t xml:space="preserve">and has no figure;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&lt;!-- no-tree-figure: reason --&gt;</w:t>
      </w:r>
      <w:r>
        <w:t xml:space="preserve"> </w:t>
      </w:r>
      <w:r>
        <w:t xml:space="preserve">comment inside the div exempts it.</w:t>
      </w:r>
    </w:p>
    <w:p>
      <w:pPr>
        <w:pStyle w:val="Compact"/>
        <w:numPr>
          <w:ilvl w:val="0"/>
          <w:numId w:val="1005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5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5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6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6"/>
        </w:numPr>
      </w:pPr>
      <w:hyperlink r:id="rId23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4"/>
    <w:bookmarkStart w:id="42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7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7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7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7"/>
        </w:numPr>
      </w:pPr>
      <w:r>
        <w:t xml:space="preserve">An interactive plot that readers can rotate, such as one made with</w:t>
      </w:r>
      <w:r>
        <w:t xml:space="preserve"> </w:t>
      </w:r>
      <w:hyperlink r:id="rId25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6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1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1" w:name="refs"/>
    <w:bookmarkStart w:id="34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3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4"/>
    <w:bookmarkStart w:id="36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5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6"/>
    <w:bookmarkStart w:id="38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7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8"/>
    <w:bookmarkStart w:id="40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9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image" Target="media/rId27.png"/><Relationship Id="rId18" Type="http://schemas.openxmlformats.org/officeDocument/2006/relationships/hyperlink" Target="http://colorbrewer2.org/" TargetMode="External"/><Relationship Id="rId37" Type="http://schemas.openxmlformats.org/officeDocument/2006/relationships/hyperlink" Target="https://doi.org/10.1016/j.molmed.2023.05.002" TargetMode="External"/><Relationship Id="rId35" Type="http://schemas.openxmlformats.org/officeDocument/2006/relationships/hyperlink" Target="https://doi.org/10.1038/d41586-021-03603-2" TargetMode="External"/><Relationship Id="rId33" Type="http://schemas.openxmlformats.org/officeDocument/2006/relationships/hyperlink" Target="https://doi.org/10.1080/00031305.1973.10478966" TargetMode="External"/><Relationship Id="rId39" Type="http://schemas.openxmlformats.org/officeDocument/2006/relationships/hyperlink" Target="https://doi.org/10.1371/journal.pcbi.1003833" TargetMode="External"/><Relationship Id="rId23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2" Type="http://schemas.openxmlformats.org/officeDocument/2006/relationships/hyperlink" Target="https://github.com/Morrison-Lab/gha" TargetMode="External"/><Relationship Id="rId30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5" Type="http://schemas.openxmlformats.org/officeDocument/2006/relationships/hyperlink" Target="https://plotly.com/r/3d-surface-plots/" TargetMode="External"/><Relationship Id="rId31" Type="http://schemas.openxmlformats.org/officeDocument/2006/relationships/hyperlink" Target="https://ucd-serg.github.io/lab-manual/professional-development.html" TargetMode="External"/><Relationship Id="rId32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6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http://colorbrewer2.org/" TargetMode="External"/><Relationship Id="rId37" Type="http://schemas.openxmlformats.org/officeDocument/2006/relationships/hyperlink" Target="https://doi.org/10.1016/j.molmed.2023.05.002" TargetMode="External"/><Relationship Id="rId35" Type="http://schemas.openxmlformats.org/officeDocument/2006/relationships/hyperlink" Target="https://doi.org/10.1038/d41586-021-03603-2" TargetMode="External"/><Relationship Id="rId33" Type="http://schemas.openxmlformats.org/officeDocument/2006/relationships/hyperlink" Target="https://doi.org/10.1080/00031305.1973.10478966" TargetMode="External"/><Relationship Id="rId39" Type="http://schemas.openxmlformats.org/officeDocument/2006/relationships/hyperlink" Target="https://doi.org/10.1371/journal.pcbi.1003833" TargetMode="External"/><Relationship Id="rId23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2" Type="http://schemas.openxmlformats.org/officeDocument/2006/relationships/hyperlink" Target="https://github.com/Morrison-Lab/gha" TargetMode="External"/><Relationship Id="rId30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5" Type="http://schemas.openxmlformats.org/officeDocument/2006/relationships/hyperlink" Target="https://plotly.com/r/3d-surface-plots/" TargetMode="External"/><Relationship Id="rId31" Type="http://schemas.openxmlformats.org/officeDocument/2006/relationships/hyperlink" Target="https://ucd-serg.github.io/lab-manual/professional-development.html" TargetMode="External"/><Relationship Id="rId32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6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2026-10-28T04:35:50Z</dcterms:created>
  <dcterms:modified xsi:type="dcterms:W3CDTF">2026-10-28T04:35:50Z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21:30:42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