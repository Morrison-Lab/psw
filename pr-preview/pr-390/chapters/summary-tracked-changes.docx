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Abstract each sub-expression you are not manipulating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to a symbol, such as</w:delText>
        </w:r>
      </w:del>
      <w:del w:id="6" w:author="PR Preview" w:date="2026-01-01T00:00:00Z">
        <w:r>
          <w:delText xml:space="preserve"> </w:delText>
        </w:r>
      </w:del>
      <m:oMath>
        <m:r>
          <m:t>μ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$\E{X}$</w:delText>
        </w:r>
      </w:del>
      <w:del w:id="11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hyperlink r:id="rId15">
        <w:ins w:id="12" w:author="PR Preview" w:date="2026-01-01T00:00:00Z">
          <w:r>
            <w:rPr>
              <w:rStyle w:val="Hyperlink"/>
            </w:rPr>
            <w:t xml:space="preserve">Abstract each sub-expression you are not manipulating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to a symbol, such as</w:t>
        </w:r>
      </w:ins>
      <w:ins w:id="15" w:author="PR Preview" w:date="2026-01-01T00:00:00Z">
        <w:r>
          <w:t xml:space="preserve"> </w:t>
        </w:r>
      </w:ins>
      <m:oMath>
        <m:r>
          <m:t>μ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for</w:t>
        </w:r>
      </w:ins>
      <w:ins w:id="1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9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2026-10-28T04:36:05Z</dcterms:created>
  <dcterms:modified xsi:type="dcterms:W3CDTF">2026-10-28T04:36:05Z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