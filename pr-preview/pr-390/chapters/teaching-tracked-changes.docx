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2026-10-27 21:26:52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21:30:42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38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38"/>
    <w:bookmarkStart w:id="47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3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7"/>
    <w:bookmarkStart w:id="51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4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4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1"/>
    <w:bookmarkStart w:id="53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2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3"/>
    <w:bookmarkStart w:id="54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4"/>
    <w:bookmarkStart w:id="55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"/>
    <w:bookmarkStart w:id="56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6"/>
    <w:bookmarkStart w:id="57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7"/>
    <w:bookmarkStart w:id="59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9"/>
    <w:bookmarkStart w:id="61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0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0"/>
    <w:bookmarkEnd w:id="61"/>
    <w:bookmarkStart w:id="62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2"/>
    <w:bookmarkStart w:id="64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3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del w:id="3" w:author="PR Preview" w:date="2026-01-01T00:00:00Z">
        <w:r>
          <w:delText xml:space="preserve">❌ Grading (6 points): two for</w:delText>
        </w:r>
      </w:del>
      <w:del w:id="4" w:author="PR Preview" w:date="2026-01-01T00:00:00Z">
        <w:r>
          <w:delText xml:space="preserve"> </w:delText>
        </w:r>
      </w:del>
      <m:oMath>
        <m:acc>
          <m:accPr>
            <m:chr m:val="⃗"/>
          </m:accPr>
          <m:e>
            <m:r>
              <m:t>r</m:t>
            </m:r>
          </m:e>
        </m:acc>
      </m:oMath>
      <w:del w:id="5" w:author="PR Preview" w:date="2026-01-01T00:00:00Z">
        <w:r>
          <w:delText xml:space="preserve">, one for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$\dprod{\vx}{\vec r} = 0$</w:delText>
        </w:r>
      </w:del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three for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“orthogonal”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with its link to the normal equation.</w:delText>
        </w:r>
      </w:del>
    </w:p>
    <w:p>
      <w:pPr>
        <w:pStyle w:val="BlockText"/>
      </w:pPr>
      <w:ins w:id="15" w:author="PR Preview" w:date="2026-01-01T00:00:00Z">
        <w:r>
          <w:t xml:space="preserve">❌ Grading (6 points): two for</w:t>
        </w:r>
      </w:ins>
      <w:ins w:id="16" w:author="PR Preview" w:date="2026-01-01T00:00:00Z">
        <w:r>
          <w:t xml:space="preserve"> </w:t>
        </w:r>
      </w:ins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7" w:author="PR Preview" w:date="2026-01-01T00:00:00Z">
        <w:r>
          <w:t xml:space="preserve">, one for</w:t>
        </w:r>
      </w:ins>
      <w:ins w:id="18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ins w:id="19" w:author="PR Preview" w:date="2026-01-01T00:00:00Z">
        <w:r>
          <w:t xml:space="preserve">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three for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“orthogonal”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with its link to the normal equation.</w:t>
        </w:r>
      </w:ins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3"/>
    <w:bookmarkEnd w:id="64"/>
    <w:bookmarkStart w:id="68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6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8"/>
    <w:bookmarkStart w:id="77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6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6" w:name="refs"/>
    <w:bookmarkStart w:id="7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avoid-cliches.qmd" TargetMode="External"/><Relationship Id="rId65" Type="http://schemas.openxmlformats.org/officeDocument/2006/relationships/hyperlink" Target="citations-evidence.qmd#adapting-another-courses-material" TargetMode="External"/><Relationship Id="rId67" Type="http://schemas.openxmlformats.org/officeDocument/2006/relationships/hyperlink" Target="citations-evidence.qmd#put-the-content-first" TargetMode="External"/><Relationship Id="rId66" Type="http://schemas.openxmlformats.org/officeDocument/2006/relationships/hyperlink" Target="citations-evidence.qmd#quote-the-original" TargetMode="External"/><Relationship Id="rId69" Type="http://schemas.openxmlformats.org/officeDocument/2006/relationships/hyperlink" Target="conciseness.qmd#lead-with-the-subject" TargetMode="External"/><Relationship Id="rId58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70" Type="http://schemas.openxmlformats.org/officeDocument/2006/relationships/hyperlink" Target="grammar.qmd#demonstrative-pronouns" TargetMode="External"/><Relationship Id="rId45" Type="http://schemas.openxmlformats.org/officeDocument/2006/relationships/hyperlink" Target="https://cran.r-project.org/package=broom" TargetMode="External"/><Relationship Id="rId40" Type="http://schemas.openxmlformats.org/officeDocument/2006/relationships/hyperlink" Target="https://cran.r-project.org/package=gtsummary" TargetMode="External"/><Relationship Id="rId74" Type="http://schemas.openxmlformats.org/officeDocument/2006/relationships/hyperlink" Target="https://doi.org/10.1073/pnas.1319030111" TargetMode="External"/><Relationship Id="rId48" Type="http://schemas.openxmlformats.org/officeDocument/2006/relationships/hyperlink" Target="https://dplyr.tidyverse.org/" TargetMode="External"/><Relationship Id="rId39" Type="http://schemas.openxmlformats.org/officeDocument/2006/relationships/hyperlink" Target="https://easystats.github.io/parameters/" TargetMode="External"/><Relationship Id="rId44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1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6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2" Type="http://schemas.openxmlformats.org/officeDocument/2006/relationships/hyperlink" Target="https://github.com/quarto-ext/include-code-files" TargetMode="External"/><Relationship Id="rId43" Type="http://schemas.openxmlformats.org/officeDocument/2006/relationships/hyperlink" Target="https://strengejacke.github.io/ggeffects/" TargetMode="External"/><Relationship Id="rId42" Type="http://schemas.openxmlformats.org/officeDocument/2006/relationships/hyperlink" Target="https://strengejacke.github.io/sjPlot/" TargetMode="External"/><Relationship Id="rId50" Type="http://schemas.openxmlformats.org/officeDocument/2006/relationships/hyperlink" Target="https://tibble.tidyverse.org/" TargetMode="External"/><Relationship Id="rId49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2" Type="http://schemas.openxmlformats.org/officeDocument/2006/relationships/hyperlink" Target="word-choice.qmd#avoid-vague-and-metaphorical-language" TargetMode="External"/><Relationship Id="rId71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avoid-cliches.qmd" TargetMode="External"/><Relationship Id="rId65" Type="http://schemas.openxmlformats.org/officeDocument/2006/relationships/hyperlink" Target="citations-evidence.qmd#adapting-another-courses-material" TargetMode="External"/><Relationship Id="rId67" Type="http://schemas.openxmlformats.org/officeDocument/2006/relationships/hyperlink" Target="citations-evidence.qmd#put-the-content-first" TargetMode="External"/><Relationship Id="rId66" Type="http://schemas.openxmlformats.org/officeDocument/2006/relationships/hyperlink" Target="citations-evidence.qmd#quote-the-original" TargetMode="External"/><Relationship Id="rId69" Type="http://schemas.openxmlformats.org/officeDocument/2006/relationships/hyperlink" Target="conciseness.qmd#lead-with-the-subject" TargetMode="External"/><Relationship Id="rId58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70" Type="http://schemas.openxmlformats.org/officeDocument/2006/relationships/hyperlink" Target="grammar.qmd#demonstrative-pronouns" TargetMode="External"/><Relationship Id="rId45" Type="http://schemas.openxmlformats.org/officeDocument/2006/relationships/hyperlink" Target="https://cran.r-project.org/package=broom" TargetMode="External"/><Relationship Id="rId40" Type="http://schemas.openxmlformats.org/officeDocument/2006/relationships/hyperlink" Target="https://cran.r-project.org/package=gtsummary" TargetMode="External"/><Relationship Id="rId74" Type="http://schemas.openxmlformats.org/officeDocument/2006/relationships/hyperlink" Target="https://doi.org/10.1073/pnas.1319030111" TargetMode="External"/><Relationship Id="rId48" Type="http://schemas.openxmlformats.org/officeDocument/2006/relationships/hyperlink" Target="https://dplyr.tidyverse.org/" TargetMode="External"/><Relationship Id="rId39" Type="http://schemas.openxmlformats.org/officeDocument/2006/relationships/hyperlink" Target="https://easystats.github.io/parameters/" TargetMode="External"/><Relationship Id="rId44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1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6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2" Type="http://schemas.openxmlformats.org/officeDocument/2006/relationships/hyperlink" Target="https://github.com/quarto-ext/include-code-files" TargetMode="External"/><Relationship Id="rId43" Type="http://schemas.openxmlformats.org/officeDocument/2006/relationships/hyperlink" Target="https://strengejacke.github.io/ggeffects/" TargetMode="External"/><Relationship Id="rId42" Type="http://schemas.openxmlformats.org/officeDocument/2006/relationships/hyperlink" Target="https://strengejacke.github.io/sjPlot/" TargetMode="External"/><Relationship Id="rId50" Type="http://schemas.openxmlformats.org/officeDocument/2006/relationships/hyperlink" Target="https://tibble.tidyverse.org/" TargetMode="External"/><Relationship Id="rId49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2" Type="http://schemas.openxmlformats.org/officeDocument/2006/relationships/hyperlink" Target="word-choice.qmd#avoid-vague-and-metaphorical-language" TargetMode="External"/><Relationship Id="rId71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2026-10-28T04:36:21Z</dcterms:created>
  <dcterms:modified xsi:type="dcterms:W3CDTF">2026-10-28T04:36:21Z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21:30:42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