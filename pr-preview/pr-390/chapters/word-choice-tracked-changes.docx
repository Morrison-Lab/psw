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del w:id="3" w:author="PR Preview" w:date="2026-01-01T00:00:00Z">
        <w:r>
          <w:delText xml:space="preserve">The same rule applies to symbols.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Write a function with its argument, such as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$\truemeanf{\predvar}$</w:delText>
        </w:r>
      </w:del>
      <w:del w:id="8" w:author="PR Preview" w:date="2026-01-01T00:00:00Z">
        <w:r>
          <w:delText xml:space="preserve">, not the bare function name,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unless the sentence is about the function as a whole and the page has said so.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 symbol in a sentence should look like the same symbol in the display equation it refers to.</w:delText>
        </w:r>
      </w:del>
    </w:p>
    <w:p>
      <w:pPr>
        <w:pStyle w:val="BodyText"/>
      </w:pPr>
      <w:del w:id="13" w:author="PR Preview" w:date="2026-01-01T00:00:00Z">
        <w:r>
          <w:rPr>
            <w:b/>
            <w:bCs/>
          </w:rPr>
          <w:delText xml:space="preserve">Example 1 (Writing the full phrase and the argument)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display equation 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$\Outvar = \truemeanf{\predvar} + \noise$</w:delText>
        </w:r>
      </w:del>
      <w:del w:id="18" w:author="PR Preview" w:date="2026-01-01T00:00:00Z">
        <w:r>
          <w:delText xml:space="preserve">.</w:delText>
        </w:r>
      </w:del>
    </w:p>
    <w:p>
      <w:pPr>
        <w:pStyle w:val="BodyText"/>
      </w:pPr>
      <w:ins w:id="19" w:author="PR Preview" w:date="2026-01-01T00:00:00Z">
        <w:r>
          <w:t xml:space="preserve">The same rule applies to symbols.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Write a function with its argument, such as</w:t>
        </w:r>
      </w:ins>
      <w:ins w:id="2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" w:author="PR Preview" w:date="2026-01-01T00:00:00Z">
        <w:r>
          <w:t xml:space="preserve">, not the bare function name,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unless the sentence is about the function as a whole and the page has said so.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symbol in a sentence should look like the same symbol in the display equation it refers to.</w:t>
        </w:r>
      </w:ins>
    </w:p>
    <w:bookmarkStart w:id="28" w:name="exm-full-phrase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Example 1 (Writing the full phrase and the argument)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display equation is</w:t>
        </w:r>
      </w:ins>
      <w:ins w:id="3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32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del w:id="33" w:author="PR Preview" w:date="2026-01-01T00:00:00Z">
        <w:r>
          <w:delText xml:space="preserve">✅ The outcome variable is the true mean function of the outcome variable given the input value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$\predvar$</w:delText>
        </w:r>
      </w:del>
      <w:del w:id="36" w:author="PR Preview" w:date="2026-01-01T00:00:00Z">
        <w:r>
          <w:delText xml:space="preserve">, namely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$\truemeanf{\predvar}$</w:delText>
        </w:r>
      </w:del>
      <w:del w:id="39" w:author="PR Preview" w:date="2026-01-01T00:00:00Z">
        <w:r>
          <w:delText xml:space="preserve">, plus noise.</w:delText>
        </w:r>
      </w:del>
    </w:p>
    <w:p>
      <w:pPr>
        <w:pStyle w:val="BlockText"/>
      </w:pPr>
      <w:ins w:id="40" w:author="PR Preview" w:date="2026-01-01T00:00:00Z">
        <w:r>
          <w:t xml:space="preserve">✅ The outcome variable is the true mean function of the outcome variable given the input value</w:t>
        </w:r>
      </w:ins>
      <w:ins w:id="41" w:author="PR Preview" w:date="2026-01-01T00:00:00Z">
        <w:r>
          <w:t xml:space="preserve"> </w:t>
        </w:r>
      </w:ins>
      <m:oMath>
        <m:r>
          <m:t>x</m:t>
        </m:r>
      </m:oMath>
      <w:ins w:id="42" w:author="PR Preview" w:date="2026-01-01T00:00:00Z">
        <w:r>
          <w:t xml:space="preserve">, namely</w:t>
        </w:r>
      </w:ins>
      <w:ins w:id="4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4" w:author="PR Preview" w:date="2026-01-01T00:00:00Z">
        <w:r>
          <w:t xml:space="preserve">, plus noise.</w:t>
        </w:r>
      </w:ins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2026-10-28T04:50:20Z</dcterms:created>
  <dcterms:modified xsi:type="dcterms:W3CDTF">2026-10-28T04:50:20Z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