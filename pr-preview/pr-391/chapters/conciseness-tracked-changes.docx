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2026-10-27 21:52:02 (PDT)</w:delText>
        </w:r>
      </w:del>
    </w:p>
    <w:p>
      <w:pPr>
        <w:pStyle w:val="Date"/>
      </w:pPr>
      <w:ins w:id="2" w:author="PR Preview" w:date="2026-01-01T00:00:00Z">
        <w:r>
          <w:t xml:space="preserve">Last modified: 2026-10-27 23:31:25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2026-10-28T06:34:18Z</dcterms:created>
  <dcterms:modified xsi:type="dcterms:W3CDTF">2026-10-28T06:34:18Z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23:31:25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