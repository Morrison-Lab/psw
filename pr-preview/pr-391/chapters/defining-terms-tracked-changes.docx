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2026-10-27 21:52:02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00:07:23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22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new symbol by its most direct, literal meaning, and derive its other forms:</w:t>
      </w:r>
      <w:r>
        <w:t xml:space="preserve"> </w:t>
      </w:r>
      <w:r>
        <w:t xml:space="preserve">Define a shorthand symbol directly from the objects it summarizes,</w:t>
      </w:r>
      <w:r>
        <w:t xml:space="preserve"> </w:t>
      </w:r>
      <w:r>
        <w:t xml:space="preserve">then prove any equivalent form as a result.</w:t>
      </w:r>
      <w:r>
        <w:t xml:space="preserve"> </w:t>
      </w:r>
      <w:r>
        <w:t xml:space="preserve">For example, with deviations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define the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deviations 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δ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then show that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Defining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states a result in place of the meaning,</w:t>
      </w:r>
      <w:r>
        <w:t xml:space="preserve"> </w:t>
      </w:r>
      <w:r>
        <w:t xml:space="preserve">and hides that the symbol is a mean of the deviations.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encounters.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a definition a symbol only when the object recurs in formulas:</w:t>
      </w:r>
      <w:r>
        <w:t xml:space="preserve"> </w:t>
      </w:r>
      <w:r>
        <w:t xml:space="preserve">Introduce a new symbol or macro for a defined term</w:t>
      </w:r>
      <w:r>
        <w:t xml:space="preserve"> </w:t>
      </w:r>
      <w:r>
        <w:t xml:space="preserve">when the term appears in at least two formulas.</w:t>
      </w:r>
      <w:r>
        <w:t xml:space="preserve"> </w:t>
      </w:r>
      <w:r>
        <w:t xml:space="preserve">A term that appears only in words, such as</w:t>
      </w:r>
      <w:r>
        <w:t xml:space="preserve"> </w:t>
      </w:r>
      <w:r>
        <w:t xml:space="preserve">“pairwise disjoint”</w:t>
      </w:r>
      <w:r>
        <w:t xml:space="preserve">,</w:t>
      </w:r>
      <w:r>
        <w:t xml:space="preserve"> </w:t>
      </w:r>
      <w:r>
        <w:t xml:space="preserve">needs no symbol.</w:t>
      </w:r>
      <w:r>
        <w:t xml:space="preserve"> </w:t>
      </w:r>
      <w:r>
        <w:t xml:space="preserve">A term that recurs in formulas, such as a level set, needs one,</w:t>
      </w:r>
      <w:r>
        <w:t xml:space="preserve"> </w:t>
      </w:r>
      <w:r>
        <w:t xml:space="preserve">so the reader sees the same object written the same way each time.</w:t>
      </w:r>
      <w:r>
        <w:t xml:space="preserve"> </w:t>
      </w:r>
      <w:r>
        <w:t xml:space="preserve">Define the symbol by the term’s most literal meaning,</w:t>
      </w:r>
      <w:r>
        <w:t xml:space="preserve"> </w:t>
      </w:r>
      <w:r>
        <w:t xml:space="preserve">such as the preimage of a single value for a level set.</w:t>
      </w:r>
      <w:r>
        <w:t xml:space="preserve"> </w:t>
      </w:r>
      <w:r>
        <w:t xml:space="preserve">No check can decide this rule,</w:t>
      </w:r>
      <w:r>
        <w:t xml:space="preserve"> </w:t>
      </w:r>
      <w:r>
        <w:t xml:space="preserve">because whether a term</w:t>
      </w:r>
      <w:r>
        <w:t xml:space="preserve"> </w:t>
      </w:r>
      <w:r>
        <w:t xml:space="preserve">“recurs”</w:t>
      </w:r>
      <w:r>
        <w:t xml:space="preserve"> </w:t>
      </w:r>
      <w:r>
        <w:t xml:space="preserve">depends on how the notes use it,</w:t>
      </w:r>
      <w:r>
        <w:t xml:space="preserve"> </w:t>
      </w:r>
      <w:r>
        <w:t xml:space="preserve">so a reviewer judges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longest defined phrase:</w:t>
      </w:r>
      <w:r>
        <w:t xml:space="preserve"> </w:t>
      </w:r>
      <w:r>
        <w:t xml:space="preserve">When a longer phrase has its own definition,</w:t>
      </w:r>
      <w:r>
        <w:t xml:space="preserve"> </w:t>
      </w:r>
      <w:r>
        <w:t xml:space="preserve">link the whole phrase to that definition,</w:t>
      </w:r>
      <w:r>
        <w:t xml:space="preserve"> </w:t>
      </w:r>
      <w:r>
        <w:t xml:space="preserve">not a shorter term inside it.</w:t>
      </w:r>
      <w:r>
        <w:t xml:space="preserve"> </w:t>
      </w:r>
      <w:r>
        <w:t xml:space="preserve">For example, link</w:t>
      </w:r>
      <w:r>
        <w:t xml:space="preserve"> </w:t>
      </w:r>
      <w:r>
        <w:rPr>
          <w:rStyle w:val="VerbatimChar"/>
        </w:rPr>
        <w:t xml:space="preserve">[logistic regression](#def-logistic-regression)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“logistic</w:t>
      </w:r>
      <w:r>
        <w:t xml:space="preserve"> </w:t>
      </w:r>
      <w:r>
        <w:rPr>
          <w:rStyle w:val="VerbatimChar"/>
        </w:rPr>
        <w:t xml:space="preserve">[regression](#def-regression)</w:t>
      </w:r>
      <w:r>
        <w:t xml:space="preserve">”</w:t>
      </w:r>
      <w:r>
        <w:t xml:space="preserve">.</w:t>
      </w:r>
      <w:r>
        <w:t xml:space="preserve"> </w:t>
      </w:r>
      <w:r>
        <w:t xml:space="preserve">The shorter term names a different concept,</w:t>
      </w:r>
      <w:r>
        <w:t xml:space="preserve"> </w:t>
      </w:r>
      <w:r>
        <w:t xml:space="preserve">so linking it sends the reader to the wrong definition.</w:t>
      </w:r>
      <w:r>
        <w:t xml:space="preserve"> </w:t>
      </w:r>
      <w:r>
        <w:t xml:space="preserve">Link the shorter term only where it stands alone.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check-term-links</w:t>
      </w:r>
      <w:r>
        <w:t xml:space="preserve"> </w:t>
      </w:r>
      <w:r>
        <w:t xml:space="preserve">check in</w:t>
      </w:r>
      <w:r>
        <w:t xml:space="preserve"> </w:t>
      </w:r>
      <w:hyperlink r:id="rId18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partial link.</w:t>
      </w:r>
    </w:p>
    <w:p>
      <w:pPr>
        <w:numPr>
          <w:ilvl w:val="0"/>
          <w:numId w:val="1001"/>
        </w:numPr>
      </w:pPr>
      <w:del w:id="3" w:author="PR Preview" w:date="2026-01-01T00:00:00Z">
        <w:r>
          <w:rPr>
            <w:b/>
            <w:bCs/>
          </w:rPr>
          <w:delText xml:space="preserve">Link the</w:delText>
        </w:r>
      </w:del>
      <w:del w:id="4" w:author="PR Preview" w:date="2026-01-01T00:00:00Z">
        <w:r>
          <w:rPr>
            <w:b/>
            <w:bCs/>
          </w:rPr>
          <w:delText xml:space="preserve"> </w:delText>
        </w:r>
      </w:del>
      <w:hyperlink w:anchor="def-term">
        <w:del w:id="5" w:author="PR Preview" w:date="2026-01-01T00:00:00Z">
          <w:r>
            <w:rPr>
              <w:rStyle w:val="Hyperlink"/>
              <w:b/>
              <w:bCs/>
            </w:rPr>
            <w:delText xml:space="preserve">term</w:delText>
          </w:r>
        </w:del>
      </w:hyperlink>
      <w:del w:id="6" w:author="PR Preview" w:date="2026-01-01T00:00:00Z">
        <w:r>
          <w:rPr>
            <w:b/>
            <w:bCs/>
          </w:rP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where the sentence uses it, not in a parenthetical list: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Write the name as a link inside the sentence that needs it.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Do not name the concepts in the sentence and then list their definitions in a parenthetical after it.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For example, write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rPr>
            <w:rStyle w:val="VerbatimChar"/>
          </w:rPr>
          <w:delText xml:space="preserve">the expected squared prediction error is the sum of the squared [bias](#def-bias), the [variance](#def-variance), and the [residual variance](#def-residual-variance)</w:delText>
        </w:r>
      </w:del>
      <w:del w:id="16" w:author="PR Preview" w:date="2026-01-01T00:00:00Z">
        <w:r>
          <w:delText xml:space="preserve">,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not</w:delText>
        </w:r>
      </w:del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rPr>
            <w:rStyle w:val="VerbatimChar"/>
          </w:rPr>
          <w:delText xml:space="preserve">the expected squared prediction error is the sum of the squared bias, the variance, and the residual variance (definitions: [bias](#def-bias), [variance](#def-variance), [residual variance](#def-residual-variance))</w:delText>
        </w:r>
      </w:del>
      <w:del w:id="21" w:author="PR Preview" w:date="2026-01-01T00:00:00Z">
        <w:r>
          <w:delText xml:space="preserve">.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The parenthetical makes the reader read each term twice,</w:delText>
        </w:r>
      </w:del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and it separates the link from the place where the term does its work.</w:delText>
        </w:r>
      </w:del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If a term sits inside math, where a link cannot go,</w:delText>
        </w:r>
      </w:del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name the term in words in the sentence and link those words.</w:delText>
        </w:r>
      </w:del>
      <w:del w:id="30" w:author="PR Preview" w:date="2026-01-01T00:00:00Z">
        <w:r>
          <w:delText xml:space="preserve"> </w:delText>
        </w:r>
      </w:del>
      <w:del w:id="31" w:author="PR Preview" w:date="2026-01-01T00:00:00Z">
        <w:r>
          <w:delText xml:space="preserve">The</w:delText>
        </w:r>
      </w:del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rPr>
            <w:rStyle w:val="VerbatimChar"/>
          </w:rPr>
          <w:delText xml:space="preserve">check-quarto-prose</w:delText>
        </w:r>
      </w:del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delText xml:space="preserve">check in</w:delText>
        </w:r>
      </w:del>
      <w:del w:id="36" w:author="PR Preview" w:date="2026-01-01T00:00:00Z">
        <w:r>
          <w:delText xml:space="preserve"> </w:delText>
        </w:r>
      </w:del>
      <w:hyperlink r:id="rId19">
        <w:del w:id="37" w:author="PR Preview" w:date="2026-01-01T00:00:00Z">
          <w:r>
            <w:rPr>
              <w:rStyle w:val="Hyperlink"/>
            </w:rPr>
            <w:delText xml:space="preserve">gha</w:delText>
          </w:r>
        </w:del>
      </w:hyperlink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delText xml:space="preserve">flags a parenthetical that opens with</w:delText>
        </w:r>
      </w:del>
      <w:del w:id="40" w:author="PR Preview" w:date="2026-01-01T00:00:00Z">
        <w:r>
          <w:delText xml:space="preserve"> </w:delText>
        </w:r>
      </w:del>
      <w:del w:id="41" w:author="PR Preview" w:date="2026-01-01T00:00:00Z">
        <w:r>
          <w:rPr>
            <w:rStyle w:val="VerbatimChar"/>
          </w:rPr>
          <w:delText xml:space="preserve">(definition:</w:delText>
        </w:r>
      </w:del>
      <w:del w:id="42" w:author="PR Preview" w:date="2026-01-01T00:00:00Z">
        <w:r>
          <w:delText xml:space="preserve"> </w:delText>
        </w:r>
      </w:del>
      <w:del w:id="43" w:author="PR Preview" w:date="2026-01-01T00:00:00Z">
        <w:r>
          <w:delText xml:space="preserve">or</w:delText>
        </w:r>
      </w:del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rPr>
            <w:rStyle w:val="VerbatimChar"/>
          </w:rPr>
          <w:delText xml:space="preserve">(definitions:</w:delText>
        </w:r>
      </w:del>
      <w:del w:id="46" w:author="PR Preview" w:date="2026-01-01T00:00:00Z">
        <w:r>
          <w:delText xml:space="preserve">.</w:delText>
        </w:r>
      </w:del>
    </w:p>
    <w:p>
      <w:pPr>
        <w:numPr>
          <w:ilvl w:val="0"/>
          <w:numId w:val="1001"/>
        </w:numPr>
      </w:pPr>
      <w:ins w:id="47" w:author="PR Preview" w:date="2026-01-01T00:00:00Z">
        <w:r>
          <w:rPr>
            <w:b/>
            <w:bCs/>
          </w:rPr>
          <w:t xml:space="preserve">Link the term where the sentence uses it, not in a parenthetical list:</w:t>
        </w:r>
      </w:ins>
      <w:ins w:id="48" w:author="PR Preview" w:date="2026-01-01T00:00:00Z">
        <w:r>
          <w:t xml:space="preserve"> </w:t>
        </w:r>
      </w:ins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Write the name as a link inside the sentence that needs it.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Do not name the concepts in the sentence and then list their definitions in a parenthetical after it.</w:t>
        </w:r>
      </w:ins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For example, write</w:t>
        </w:r>
      </w:ins>
      <w:ins w:id="55" w:author="PR Preview" w:date="2026-01-01T00:00:00Z">
        <w:r>
          <w:t xml:space="preserve"> </w:t>
        </w:r>
      </w:ins>
      <w:ins w:id="56" w:author="PR Preview" w:date="2026-01-01T00:00:00Z">
        <w:r>
          <w:rPr>
            <w:rStyle w:val="VerbatimChar"/>
          </w:rPr>
          <w:t xml:space="preserve">the expected squared prediction error is the sum of the squared [bias](#def-bias), the [variance](#def-variance), and the [residual variance](#def-residual-variance)</w:t>
        </w:r>
      </w:ins>
      <w:ins w:id="57" w:author="PR Preview" w:date="2026-01-01T00:00:00Z">
        <w:r>
          <w:t xml:space="preserve">,</w:t>
        </w:r>
      </w:ins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not</w:t>
        </w:r>
      </w:ins>
      <w:ins w:id="60" w:author="PR Preview" w:date="2026-01-01T00:00:00Z">
        <w:r>
          <w:t xml:space="preserve"> </w:t>
        </w:r>
      </w:ins>
      <w:ins w:id="61" w:author="PR Preview" w:date="2026-01-01T00:00:00Z">
        <w:r>
          <w:rPr>
            <w:rStyle w:val="VerbatimChar"/>
          </w:rPr>
          <w:t xml:space="preserve">the expected squared prediction error is the sum of the squared bias, the variance, and the residual variance (definitions: [bias](#def-bias), [variance](#def-variance), [residual variance](#def-residual-variance))</w:t>
        </w:r>
      </w:ins>
      <w:ins w:id="62" w:author="PR Preview" w:date="2026-01-01T00:00:00Z">
        <w:r>
          <w:t xml:space="preserve">.</w:t>
        </w:r>
      </w:ins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The parenthetical makes the reader read each term twice,</w:t>
        </w:r>
      </w:ins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and it separates the link from the place where the term does its work.</w:t>
        </w:r>
      </w:ins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If a term sits inside math, where a link cannot go,</w:t>
        </w:r>
      </w:ins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name the term in words in the sentence and link those words.</w:t>
        </w:r>
      </w:ins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The</w:t>
        </w:r>
      </w:ins>
      <w:ins w:id="73" w:author="PR Preview" w:date="2026-01-01T00:00:00Z">
        <w:r>
          <w:t xml:space="preserve"> </w:t>
        </w:r>
      </w:ins>
      <w:ins w:id="74" w:author="PR Preview" w:date="2026-01-01T00:00:00Z">
        <w:r>
          <w:rPr>
            <w:rStyle w:val="VerbatimChar"/>
          </w:rPr>
          <w:t xml:space="preserve">check-quarto-prose</w:t>
        </w:r>
      </w:ins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check in</w:t>
        </w:r>
      </w:ins>
      <w:ins w:id="77" w:author="PR Preview" w:date="2026-01-01T00:00:00Z">
        <w:r>
          <w:t xml:space="preserve"> </w:t>
        </w:r>
      </w:ins>
      <w:hyperlink r:id="rId19">
        <w:ins w:id="78" w:author="PR Preview" w:date="2026-01-01T00:00:00Z">
          <w:r>
            <w:rPr>
              <w:rStyle w:val="Hyperlink"/>
            </w:rPr>
            <w:t xml:space="preserve">gha</w:t>
          </w:r>
        </w:ins>
      </w:hyperlink>
      <w:ins w:id="79" w:author="PR Preview" w:date="2026-01-01T00:00:00Z">
        <w:r>
          <w:t xml:space="preserve"> </w:t>
        </w:r>
      </w:ins>
      <w:ins w:id="80" w:author="PR Preview" w:date="2026-01-01T00:00:00Z">
        <w:r>
          <w:t xml:space="preserve">flags a parenthetical that opens with</w:t>
        </w:r>
      </w:ins>
      <w:ins w:id="81" w:author="PR Preview" w:date="2026-01-01T00:00:00Z">
        <w:r>
          <w:t xml:space="preserve"> </w:t>
        </w:r>
      </w:ins>
      <w:ins w:id="82" w:author="PR Preview" w:date="2026-01-01T00:00:00Z">
        <w:r>
          <w:rPr>
            <w:rStyle w:val="VerbatimChar"/>
          </w:rPr>
          <w:t xml:space="preserve">(definition:</w:t>
        </w:r>
      </w:ins>
      <w:ins w:id="83" w:author="PR Preview" w:date="2026-01-01T00:00:00Z">
        <w:r>
          <w:t xml:space="preserve"> </w:t>
        </w:r>
      </w:ins>
      <w:ins w:id="84" w:author="PR Preview" w:date="2026-01-01T00:00:00Z">
        <w:r>
          <w:t xml:space="preserve">or</w:t>
        </w:r>
      </w:ins>
      <w:ins w:id="85" w:author="PR Preview" w:date="2026-01-01T00:00:00Z">
        <w:r>
          <w:t xml:space="preserve"> </w:t>
        </w:r>
      </w:ins>
      <w:ins w:id="86" w:author="PR Preview" w:date="2026-01-01T00:00:00Z">
        <w:r>
          <w:rPr>
            <w:rStyle w:val="VerbatimChar"/>
          </w:rPr>
          <w:t xml:space="preserve">(definitions:</w:t>
        </w:r>
      </w:ins>
      <w:ins w:id="87" w:author="PR Preview" w:date="2026-01-01T00:00:00Z">
        <w:r>
          <w:t xml:space="preserve">.</w:t>
        </w:r>
      </w:ins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encountered: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20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20"/>
    <w:p>
      <w:pPr>
        <w:numPr>
          <w:ilvl w:val="0"/>
          <w:numId w:val="1001"/>
        </w:numPr>
      </w:pPr>
      <w:del w:id="88" w:author="PR Preview" w:date="2026-01-01T00:00:00Z">
        <w:r>
          <w:rPr>
            <w:b/>
            <w:bCs/>
          </w:rPr>
          <w:delText xml:space="preserve">Name the synonyms:</w:delText>
        </w:r>
      </w:del>
      <w:del w:id="89" w:author="PR Preview" w:date="2026-01-01T00:00:00Z">
        <w:r>
          <w:delText xml:space="preserve"> </w:delText>
        </w:r>
      </w:del>
      <w:del w:id="90" w:author="PR Preview" w:date="2026-01-01T00:00:00Z">
        <w:r>
          <w:delText xml:space="preserve">When a field uses several words for one concept,</w:delText>
        </w:r>
      </w:del>
      <w:del w:id="91" w:author="PR Preview" w:date="2026-01-01T00:00:00Z">
        <w:r>
          <w:delText xml:space="preserve"> </w:delText>
        </w:r>
      </w:del>
      <w:del w:id="92" w:author="PR Preview" w:date="2026-01-01T00:00:00Z">
        <w:r>
          <w:delText xml:space="preserve">such as</w:delText>
        </w:r>
      </w:del>
      <w:del w:id="93" w:author="PR Preview" w:date="2026-01-01T00:00:00Z">
        <w:r>
          <w:delText xml:space="preserve"> </w:delText>
        </w:r>
      </w:del>
      <w:del w:id="94" w:author="PR Preview" w:date="2026-01-01T00:00:00Z">
        <w:r>
          <w:rPr>
            <w:i/>
            <w:iCs/>
          </w:rPr>
          <w:delText xml:space="preserve">learning</w:delText>
        </w:r>
      </w:del>
      <w:del w:id="95" w:author="PR Preview" w:date="2026-01-01T00:00:00Z">
        <w:r>
          <w:delText xml:space="preserve">,</w:delText>
        </w:r>
      </w:del>
      <w:del w:id="96" w:author="PR Preview" w:date="2026-01-01T00:00:00Z">
        <w:r>
          <w:delText xml:space="preserve"> </w:delText>
        </w:r>
      </w:del>
      <w:del w:id="97" w:author="PR Preview" w:date="2026-01-01T00:00:00Z">
        <w:r>
          <w:rPr>
            <w:i/>
            <w:iCs/>
          </w:rPr>
          <w:delText xml:space="preserve">training</w:delText>
        </w:r>
      </w:del>
      <w:del w:id="98" w:author="PR Preview" w:date="2026-01-01T00:00:00Z">
        <w:r>
          <w:delText xml:space="preserve"> </w:delText>
        </w:r>
      </w:del>
      <w:del w:id="99" w:author="PR Preview" w:date="2026-01-01T00:00:00Z">
        <w:r>
          <w:delText xml:space="preserve">and</w:delText>
        </w:r>
      </w:del>
      <w:del w:id="100" w:author="PR Preview" w:date="2026-01-01T00:00:00Z">
        <w:r>
          <w:delText xml:space="preserve"> </w:delText>
        </w:r>
      </w:del>
      <w:del w:id="101" w:author="PR Preview" w:date="2026-01-01T00:00:00Z">
        <w:r>
          <w:rPr>
            <w:i/>
            <w:iCs/>
          </w:rPr>
          <w:delText xml:space="preserve">fitting</w:delText>
        </w:r>
      </w:del>
      <w:del w:id="102" w:author="PR Preview" w:date="2026-01-01T00:00:00Z">
        <w:r>
          <w:delText xml:space="preserve"> </w:delText>
        </w:r>
      </w:del>
      <w:del w:id="103" w:author="PR Preview" w:date="2026-01-01T00:00:00Z">
        <w:r>
          <w:delText xml:space="preserve">a model,</w:delText>
        </w:r>
      </w:del>
      <w:del w:id="104" w:author="PR Preview" w:date="2026-01-01T00:00:00Z">
        <w:r>
          <w:delText xml:space="preserve"> </w:delText>
        </w:r>
      </w:del>
      <w:del w:id="105" w:author="PR Preview" w:date="2026-01-01T00:00:00Z">
        <w:r>
          <w:delText xml:space="preserve">every word that names the concept is an alternative name,</w:delText>
        </w:r>
      </w:del>
      <w:del w:id="106" w:author="PR Preview" w:date="2026-01-01T00:00:00Z">
        <w:r>
          <w:delText xml:space="preserve"> </w:delText>
        </w:r>
      </w:del>
      <w:del w:id="107" w:author="PR Preview" w:date="2026-01-01T00:00:00Z">
        <w:r>
          <w:delText xml:space="preserve">and each is treated exactly as the primary name:</w:delText>
        </w:r>
      </w:del>
      <w:del w:id="108" w:author="PR Preview" w:date="2026-01-01T00:00:00Z">
        <w:r>
          <w:delText xml:space="preserve"> </w:delText>
        </w:r>
      </w:del>
      <w:del w:id="109" w:author="PR Preview" w:date="2026-01-01T00:00:00Z">
        <w:r>
          <w:delText xml:space="preserve">put all of them in the div title as a comma-separated list,</w:delText>
        </w:r>
      </w:del>
      <w:del w:id="110" w:author="PR Preview" w:date="2026-01-01T00:00:00Z">
        <w:r>
          <w:delText xml:space="preserve"> </w:delText>
        </w:r>
      </w:del>
      <w:del w:id="111" w:author="PR Preview" w:date="2026-01-01T00:00:00Z">
        <w:r>
          <w:delText xml:space="preserve">with the primary name first, as in</w:delText>
        </w:r>
      </w:del>
      <w:del w:id="112" w:author="PR Preview" w:date="2026-01-01T00:00:00Z">
        <w:r>
          <w:delText xml:space="preserve"> </w:delText>
        </w:r>
      </w:del>
      <w:del w:id="113" w:author="PR Preview" w:date="2026-01-01T00:00:00Z">
        <w:r>
          <w:delText xml:space="preserve">“Postulate, axiom”</w:delText>
        </w:r>
      </w:del>
      <w:del w:id="114" w:author="PR Preview" w:date="2026-01-01T00:00:00Z">
        <w:r>
          <w:delText xml:space="preserve">,</w:delText>
        </w:r>
      </w:del>
      <w:del w:id="115" w:author="PR Preview" w:date="2026-01-01T00:00:00Z">
        <w:r>
          <w:delText xml:space="preserve"> </w:delText>
        </w:r>
      </w:del>
      <w:del w:id="116" w:author="PR Preview" w:date="2026-01-01T00:00:00Z">
        <w:r>
          <w:delText xml:space="preserve">and bold each where it first appears in the definition.</w:delText>
        </w:r>
      </w:del>
      <w:del w:id="117" w:author="PR Preview" w:date="2026-01-01T00:00:00Z">
        <w:r>
          <w:delText xml:space="preserve"> </w:delText>
        </w:r>
      </w:del>
      <w:del w:id="118" w:author="PR Preview" w:date="2026-01-01T00:00:00Z">
        <w:r>
          <w:delText xml:space="preserve">Do not use parentheses or a phrase such as</w:delText>
        </w:r>
      </w:del>
      <w:del w:id="119" w:author="PR Preview" w:date="2026-01-01T00:00:00Z">
        <w:r>
          <w:delText xml:space="preserve"> </w:delText>
        </w:r>
      </w:del>
      <w:del w:id="120" w:author="PR Preview" w:date="2026-01-01T00:00:00Z">
        <w:r>
          <w:delText xml:space="preserve">“also called”</w:delText>
        </w:r>
      </w:del>
      <w:del w:id="121" w:author="PR Preview" w:date="2026-01-01T00:00:00Z">
        <w:r>
          <w:delText xml:space="preserve"> </w:delText>
        </w:r>
      </w:del>
      <w:del w:id="122" w:author="PR Preview" w:date="2026-01-01T00:00:00Z">
        <w:r>
          <w:delText xml:space="preserve">in the title.</w:delText>
        </w:r>
      </w:del>
      <w:del w:id="123" w:author="PR Preview" w:date="2026-01-01T00:00:00Z">
        <w:r>
          <w:delText xml:space="preserve"> </w:delText>
        </w:r>
      </w:del>
      <w:del w:id="124" w:author="PR Preview" w:date="2026-01-01T00:00:00Z">
        <w:r>
          <w:delText xml:space="preserve">This covers the names other sources use, such as a textbook’s,</w:delText>
        </w:r>
      </w:del>
      <w:del w:id="125" w:author="PR Preview" w:date="2026-01-01T00:00:00Z">
        <w:r>
          <w:delText xml:space="preserve"> </w:delText>
        </w:r>
      </w:del>
      <w:del w:id="126" w:author="PR Preview" w:date="2026-01-01T00:00:00Z">
        <w:r>
          <w:delText xml:space="preserve">which belong in the title and in bold too,</w:delText>
        </w:r>
      </w:del>
      <w:del w:id="127" w:author="PR Preview" w:date="2026-01-01T00:00:00Z">
        <w:r>
          <w:delText xml:space="preserve"> </w:delText>
        </w:r>
      </w:del>
      <w:del w:id="128" w:author="PR Preview" w:date="2026-01-01T00:00:00Z">
        <w:r>
          <w:delText xml:space="preserve">as in</w:delText>
        </w:r>
      </w:del>
      <w:del w:id="129" w:author="PR Preview" w:date="2026-01-01T00:00:00Z">
        <w:r>
          <w:delText xml:space="preserve"> </w:delText>
        </w:r>
      </w:del>
      <w:del w:id="130" w:author="PR Preview" w:date="2026-01-01T00:00:00Z">
        <w:r>
          <w:delText xml:space="preserve">“Risk, expected loss, population risk, true risk,</w:delText>
        </w:r>
      </w:del>
      <w:del w:id="131" w:author="PR Preview" w:date="2026-01-01T00:00:00Z">
        <w:r>
          <w:delText xml:space="preserve"> </w:delText>
        </w:r>
      </w:del>
      <w:del w:id="132" w:author="PR Preview" w:date="2026-01-01T00:00:00Z">
        <w:r>
          <w:delText xml:space="preserve">generalization error, expected prediction error”</w:delText>
        </w:r>
      </w:del>
      <w:del w:id="133" w:author="PR Preview" w:date="2026-01-01T00:00:00Z">
        <w:r>
          <w:delText xml:space="preserve">.</w:delText>
        </w:r>
      </w:del>
      <w:del w:id="134" w:author="PR Preview" w:date="2026-01-01T00:00:00Z">
        <w:r>
          <w:delText xml:space="preserve"> </w:delText>
        </w:r>
      </w:del>
      <w:del w:id="135" w:author="PR Preview" w:date="2026-01-01T00:00:00Z">
        <w:r>
          <w:delText xml:space="preserve">Say which one the document uses.</w:delText>
        </w:r>
      </w:del>
      <w:del w:id="136" w:author="PR Preview" w:date="2026-01-01T00:00:00Z">
        <w:r>
          <w:delText xml:space="preserve"> </w:delText>
        </w:r>
      </w:del>
      <w:del w:id="137" w:author="PR Preview" w:date="2026-01-01T00:00:00Z">
        <w:r>
          <w:delText xml:space="preserve">Name near-synonyms in the definition block or in a callout beside it,</w:delText>
        </w:r>
      </w:del>
      <w:del w:id="138" w:author="PR Preview" w:date="2026-01-01T00:00:00Z">
        <w:r>
          <w:delText xml:space="preserve"> </w:delText>
        </w:r>
      </w:del>
      <w:del w:id="139" w:author="PR Preview" w:date="2026-01-01T00:00:00Z">
        <w:r>
          <w:delText xml:space="preserve">and state how they differ.</w:delText>
        </w:r>
      </w:del>
      <w:del w:id="140" w:author="PR Preview" w:date="2026-01-01T00:00:00Z">
        <w:r>
          <w:delText xml:space="preserve"> </w:delText>
        </w:r>
      </w:del>
      <w:del w:id="141" w:author="PR Preview" w:date="2026-01-01T00:00:00Z">
        <w:r>
          <w:delText xml:space="preserve">A reader who encounters the other words in another source</w:delText>
        </w:r>
      </w:del>
      <w:del w:id="142" w:author="PR Preview" w:date="2026-01-01T00:00:00Z">
        <w:r>
          <w:delText xml:space="preserve"> </w:delText>
        </w:r>
      </w:del>
      <w:del w:id="143" w:author="PR Preview" w:date="2026-01-01T00:00:00Z">
        <w:r>
          <w:delText xml:space="preserve">can then connect them to the concept already learned</w:delText>
        </w:r>
      </w:del>
      <w:del w:id="144" w:author="PR Preview" w:date="2026-01-01T00:00:00Z">
        <w:r>
          <w:delText xml:space="preserve"> </w:delText>
        </w:r>
      </w:del>
      <w:del w:id="145" w:author="PR Preview" w:date="2026-01-01T00:00:00Z">
        <w:r>
          <w:delText xml:space="preserve">(see</w:delText>
        </w:r>
      </w:del>
      <w:del w:id="146" w:author="PR Preview" w:date="2026-01-01T00:00:00Z">
        <w:r>
          <w:delText xml:space="preserve"> </w:delText>
        </w:r>
      </w:del>
      <w:hyperlink r:id="rId21">
        <w:del w:id="147" w:author="PR Preview" w:date="2026-01-01T00:00:00Z">
          <w:r>
            <w:rPr>
              <w:rStyle w:val="Hyperlink"/>
            </w:rPr>
            <w:delText xml:space="preserve">Minimize unnecessary jargon</w:delText>
          </w:r>
        </w:del>
      </w:hyperlink>
      <w:del w:id="148" w:author="PR Preview" w:date="2026-01-01T00:00:00Z">
        <w:r>
          <w:delText xml:space="preserve">).</w:delText>
        </w:r>
      </w:del>
    </w:p>
    <w:p>
      <w:pPr>
        <w:numPr>
          <w:ilvl w:val="0"/>
          <w:numId w:val="1001"/>
        </w:numPr>
      </w:pPr>
      <w:ins w:id="149" w:author="PR Preview" w:date="2026-01-01T00:00:00Z">
        <w:r>
          <w:rPr>
            <w:b/>
            <w:bCs/>
          </w:rPr>
          <w:t xml:space="preserve">Name the synonyms:</w:t>
        </w:r>
      </w:ins>
      <w:ins w:id="150" w:author="PR Preview" w:date="2026-01-01T00:00:00Z">
        <w:r>
          <w:t xml:space="preserve"> </w:t>
        </w:r>
      </w:ins>
      <w:ins w:id="151" w:author="PR Preview" w:date="2026-01-01T00:00:00Z">
        <w:r>
          <w:t xml:space="preserve">When a field uses several words for one concept,</w:t>
        </w:r>
      </w:ins>
      <w:ins w:id="152" w:author="PR Preview" w:date="2026-01-01T00:00:00Z">
        <w:r>
          <w:t xml:space="preserve"> </w:t>
        </w:r>
      </w:ins>
      <w:ins w:id="153" w:author="PR Preview" w:date="2026-01-01T00:00:00Z">
        <w:r>
          <w:t xml:space="preserve">such as</w:t>
        </w:r>
      </w:ins>
      <w:ins w:id="154" w:author="PR Preview" w:date="2026-01-01T00:00:00Z">
        <w:r>
          <w:t xml:space="preserve"> </w:t>
        </w:r>
      </w:ins>
      <w:ins w:id="155" w:author="PR Preview" w:date="2026-01-01T00:00:00Z">
        <w:r>
          <w:rPr>
            <w:i/>
            <w:iCs/>
          </w:rPr>
          <w:t xml:space="preserve">learning</w:t>
        </w:r>
      </w:ins>
      <w:ins w:id="156" w:author="PR Preview" w:date="2026-01-01T00:00:00Z">
        <w:r>
          <w:t xml:space="preserve">,</w:t>
        </w:r>
      </w:ins>
      <w:ins w:id="157" w:author="PR Preview" w:date="2026-01-01T00:00:00Z">
        <w:r>
          <w:t xml:space="preserve"> </w:t>
        </w:r>
      </w:ins>
      <w:ins w:id="158" w:author="PR Preview" w:date="2026-01-01T00:00:00Z">
        <w:r>
          <w:rPr>
            <w:i/>
            <w:iCs/>
          </w:rPr>
          <w:t xml:space="preserve">training</w:t>
        </w:r>
      </w:ins>
      <w:ins w:id="159" w:author="PR Preview" w:date="2026-01-01T00:00:00Z">
        <w:r>
          <w:t xml:space="preserve"> </w:t>
        </w:r>
      </w:ins>
      <w:ins w:id="160" w:author="PR Preview" w:date="2026-01-01T00:00:00Z">
        <w:r>
          <w:t xml:space="preserve">and</w:t>
        </w:r>
      </w:ins>
      <w:ins w:id="161" w:author="PR Preview" w:date="2026-01-01T00:00:00Z">
        <w:r>
          <w:t xml:space="preserve"> </w:t>
        </w:r>
      </w:ins>
      <w:ins w:id="162" w:author="PR Preview" w:date="2026-01-01T00:00:00Z">
        <w:r>
          <w:rPr>
            <w:i/>
            <w:iCs/>
          </w:rPr>
          <w:t xml:space="preserve">fitting</w:t>
        </w:r>
      </w:ins>
      <w:ins w:id="163" w:author="PR Preview" w:date="2026-01-01T00:00:00Z">
        <w:r>
          <w:t xml:space="preserve"> </w:t>
        </w:r>
      </w:ins>
      <w:ins w:id="164" w:author="PR Preview" w:date="2026-01-01T00:00:00Z">
        <w:r>
          <w:t xml:space="preserve">a model,</w:t>
        </w:r>
      </w:ins>
      <w:ins w:id="165" w:author="PR Preview" w:date="2026-01-01T00:00:00Z">
        <w:r>
          <w:t xml:space="preserve"> </w:t>
        </w:r>
      </w:ins>
      <w:ins w:id="166" w:author="PR Preview" w:date="2026-01-01T00:00:00Z">
        <w:r>
          <w:t xml:space="preserve">every word that names the concept is an alternative name,</w:t>
        </w:r>
      </w:ins>
      <w:ins w:id="167" w:author="PR Preview" w:date="2026-01-01T00:00:00Z">
        <w:r>
          <w:t xml:space="preserve"> </w:t>
        </w:r>
      </w:ins>
      <w:ins w:id="168" w:author="PR Preview" w:date="2026-01-01T00:00:00Z">
        <w:r>
          <w:t xml:space="preserve">and each is treated exactly as the primary name:</w:t>
        </w:r>
      </w:ins>
      <w:ins w:id="169" w:author="PR Preview" w:date="2026-01-01T00:00:00Z">
        <w:r>
          <w:t xml:space="preserve"> </w:t>
        </w:r>
      </w:ins>
      <w:ins w:id="170" w:author="PR Preview" w:date="2026-01-01T00:00:00Z">
        <w:r>
          <w:t xml:space="preserve">put all of them in the div title as a comma-separated list,</w:t>
        </w:r>
      </w:ins>
      <w:ins w:id="171" w:author="PR Preview" w:date="2026-01-01T00:00:00Z">
        <w:r>
          <w:t xml:space="preserve"> </w:t>
        </w:r>
      </w:ins>
      <w:ins w:id="172" w:author="PR Preview" w:date="2026-01-01T00:00:00Z">
        <w:r>
          <w:t xml:space="preserve">with the primary name first, as in</w:t>
        </w:r>
      </w:ins>
      <w:ins w:id="173" w:author="PR Preview" w:date="2026-01-01T00:00:00Z">
        <w:r>
          <w:t xml:space="preserve"> </w:t>
        </w:r>
      </w:ins>
      <w:ins w:id="174" w:author="PR Preview" w:date="2026-01-01T00:00:00Z">
        <w:r>
          <w:t xml:space="preserve">“Postulate, axiom”</w:t>
        </w:r>
      </w:ins>
      <w:ins w:id="175" w:author="PR Preview" w:date="2026-01-01T00:00:00Z">
        <w:r>
          <w:t xml:space="preserve">,</w:t>
        </w:r>
      </w:ins>
      <w:ins w:id="176" w:author="PR Preview" w:date="2026-01-01T00:00:00Z">
        <w:r>
          <w:t xml:space="preserve"> </w:t>
        </w:r>
      </w:ins>
      <w:ins w:id="177" w:author="PR Preview" w:date="2026-01-01T00:00:00Z">
        <w:r>
          <w:t xml:space="preserve"> </w:t>
        </w:r>
      </w:ins>
      <w:ins w:id="178" w:author="PR Preview" w:date="2026-01-01T00:00:00Z">
        <w:r>
          <w:t xml:space="preserve">and bold each where it first appears in the definition.</w:t>
        </w:r>
      </w:ins>
      <w:ins w:id="179" w:author="PR Preview" w:date="2026-01-01T00:00:00Z">
        <w:r>
          <w:t xml:space="preserve"> </w:t>
        </w:r>
      </w:ins>
      <w:ins w:id="180" w:author="PR Preview" w:date="2026-01-01T00:00:00Z">
        <w:r>
          <w:t xml:space="preserve">Do not use parentheses or a phrase such as</w:t>
        </w:r>
      </w:ins>
      <w:ins w:id="181" w:author="PR Preview" w:date="2026-01-01T00:00:00Z">
        <w:r>
          <w:t xml:space="preserve"> </w:t>
        </w:r>
      </w:ins>
      <w:ins w:id="182" w:author="PR Preview" w:date="2026-01-01T00:00:00Z">
        <w:r>
          <w:t xml:space="preserve">“also called”</w:t>
        </w:r>
      </w:ins>
      <w:ins w:id="183" w:author="PR Preview" w:date="2026-01-01T00:00:00Z">
        <w:r>
          <w:t xml:space="preserve"> </w:t>
        </w:r>
      </w:ins>
      <w:ins w:id="184" w:author="PR Preview" w:date="2026-01-01T00:00:00Z">
        <w:r>
          <w:t xml:space="preserve">in the title.</w:t>
        </w:r>
      </w:ins>
      <w:ins w:id="185" w:author="PR Preview" w:date="2026-01-01T00:00:00Z">
        <w:r>
          <w:t xml:space="preserve"> </w:t>
        </w:r>
      </w:ins>
      <w:ins w:id="186" w:author="PR Preview" w:date="2026-01-01T00:00:00Z">
        <w:r>
          <w:t xml:space="preserve">This covers the names other sources use, such as a textbook’s,</w:t>
        </w:r>
      </w:ins>
      <w:ins w:id="187" w:author="PR Preview" w:date="2026-01-01T00:00:00Z">
        <w:r>
          <w:t xml:space="preserve"> </w:t>
        </w:r>
      </w:ins>
      <w:ins w:id="188" w:author="PR Preview" w:date="2026-01-01T00:00:00Z">
        <w:r>
          <w:t xml:space="preserve">which belong in the title and in bold too,</w:t>
        </w:r>
      </w:ins>
      <w:ins w:id="189" w:author="PR Preview" w:date="2026-01-01T00:00:00Z">
        <w:r>
          <w:t xml:space="preserve"> </w:t>
        </w:r>
      </w:ins>
      <w:ins w:id="190" w:author="PR Preview" w:date="2026-01-01T00:00:00Z">
        <w:r>
          <w:t xml:space="preserve">as in</w:t>
        </w:r>
      </w:ins>
      <w:ins w:id="191" w:author="PR Preview" w:date="2026-01-01T00:00:00Z">
        <w:r>
          <w:t xml:space="preserve"> </w:t>
        </w:r>
      </w:ins>
      <w:ins w:id="192" w:author="PR Preview" w:date="2026-01-01T00:00:00Z">
        <w:r>
          <w:t xml:space="preserve">“Risk, expected loss, population risk, true risk,</w:t>
        </w:r>
      </w:ins>
      <w:ins w:id="193" w:author="PR Preview" w:date="2026-01-01T00:00:00Z">
        <w:r>
          <w:t xml:space="preserve"> </w:t>
        </w:r>
      </w:ins>
      <w:ins w:id="194" w:author="PR Preview" w:date="2026-01-01T00:00:00Z">
        <w:r>
          <w:t xml:space="preserve">generalization error, expected prediction error”</w:t>
        </w:r>
      </w:ins>
      <w:ins w:id="195" w:author="PR Preview" w:date="2026-01-01T00:00:00Z">
        <w:r>
          <w:t xml:space="preserve">.</w:t>
        </w:r>
      </w:ins>
      <w:ins w:id="196" w:author="PR Preview" w:date="2026-01-01T00:00:00Z">
        <w:r>
          <w:t xml:space="preserve"> </w:t>
        </w:r>
      </w:ins>
      <w:ins w:id="197" w:author="PR Preview" w:date="2026-01-01T00:00:00Z">
        <w:r>
          <w:t xml:space="preserve">Say which one the document uses.</w:t>
        </w:r>
      </w:ins>
      <w:ins w:id="198" w:author="PR Preview" w:date="2026-01-01T00:00:00Z">
        <w:r>
          <w:t xml:space="preserve"> </w:t>
        </w:r>
      </w:ins>
      <w:ins w:id="199" w:author="PR Preview" w:date="2026-01-01T00:00:00Z">
        <w:r>
          <w:t xml:space="preserve">Name near-synonyms in the definition block or in a callout beside it,</w:t>
        </w:r>
      </w:ins>
      <w:ins w:id="200" w:author="PR Preview" w:date="2026-01-01T00:00:00Z">
        <w:r>
          <w:t xml:space="preserve"> </w:t>
        </w:r>
      </w:ins>
      <w:ins w:id="201" w:author="PR Preview" w:date="2026-01-01T00:00:00Z">
        <w:r>
          <w:t xml:space="preserve">and state how they differ.</w:t>
        </w:r>
      </w:ins>
      <w:ins w:id="202" w:author="PR Preview" w:date="2026-01-01T00:00:00Z">
        <w:r>
          <w:t xml:space="preserve"> </w:t>
        </w:r>
      </w:ins>
      <w:ins w:id="203" w:author="PR Preview" w:date="2026-01-01T00:00:00Z">
        <w:r>
          <w:t xml:space="preserve">A reader who encounters the other words in another source</w:t>
        </w:r>
      </w:ins>
      <w:ins w:id="204" w:author="PR Preview" w:date="2026-01-01T00:00:00Z">
        <w:r>
          <w:t xml:space="preserve"> </w:t>
        </w:r>
      </w:ins>
      <w:ins w:id="205" w:author="PR Preview" w:date="2026-01-01T00:00:00Z">
        <w:r>
          <w:t xml:space="preserve">can then connect them to the concept already learned</w:t>
        </w:r>
      </w:ins>
      <w:ins w:id="206" w:author="PR Preview" w:date="2026-01-01T00:00:00Z">
        <w:r>
          <w:t xml:space="preserve"> </w:t>
        </w:r>
      </w:ins>
      <w:ins w:id="207" w:author="PR Preview" w:date="2026-01-01T00:00:00Z">
        <w:r>
          <w:t xml:space="preserve">(see</w:t>
        </w:r>
      </w:ins>
      <w:ins w:id="208" w:author="PR Preview" w:date="2026-01-01T00:00:00Z">
        <w:r>
          <w:t xml:space="preserve"> </w:t>
        </w:r>
      </w:ins>
      <w:hyperlink r:id="rId21">
        <w:ins w:id="209" w:author="PR Preview" w:date="2026-01-01T00:00:00Z">
          <w:r>
            <w:rPr>
              <w:rStyle w:val="Hyperlink"/>
            </w:rPr>
            <w:t xml:space="preserve">Minimize unnecessary jargon</w:t>
          </w:r>
        </w:ins>
      </w:hyperlink>
      <w:ins w:id="210" w:author="PR Preview" w:date="2026-01-01T00:00:00Z">
        <w:r>
          <w:t xml:space="preserve">).</w:t>
        </w:r>
      </w:ins>
    </w:p>
    <w:p>
      <w:pPr>
        <w:numPr>
          <w:ilvl w:val="0"/>
          <w:numId w:val="1001"/>
        </w:numPr>
      </w:pPr>
      <w:r>
        <w:rPr>
          <w:b/>
          <w:bCs/>
        </w:rPr>
        <w:t xml:space="preserve">Tell synonyms from hyponyms: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synonym</w:t>
      </w:r>
      <w:r>
        <w:t xml:space="preserve"> </w:t>
      </w:r>
      <w:r>
        <w:t xml:space="preserve">names the same concept as the primary term,</w:t>
      </w:r>
      <w:r>
        <w:t xml:space="preserve"> </w:t>
      </w:r>
      <w:r>
        <w:t xml:space="preserve">so it belongs in the div title.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hyponym</w:t>
      </w:r>
      <w:r>
        <w:t xml:space="preserve"> </w:t>
      </w:r>
      <w:r>
        <w:t xml:space="preserve">names a special case of another term,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</w:t>
      </w:r>
      <w:r>
        <w:t xml:space="preserve"> </w:t>
      </w:r>
      <w:r>
        <w:t xml:space="preserve">“regression model”</w:t>
      </w:r>
      <w:r>
        <w:t xml:space="preserve">,</w:t>
      </w:r>
      <w:r>
        <w:t xml:space="preserve"> </w:t>
      </w:r>
      <w:r>
        <w:t xml:space="preserve">so it is a different concept.</w:t>
      </w:r>
      <w:r>
        <w:t xml:space="preserve"> </w:t>
      </w:r>
      <w:r>
        <w:t xml:space="preserve">Give each hyponym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and never put it in the title of the general term</w:t>
      </w:r>
      <w:r>
        <w:t xml:space="preserve"> </w:t>
      </w:r>
      <w:r>
        <w:t xml:space="preserve">or introduce it with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(Ezra, 2026-10-23).</w:t>
      </w:r>
      <w:r>
        <w:t xml:space="preserve"> </w:t>
      </w:r>
      <w:r>
        <w:t xml:space="preserve">When unsure, check both directions.</w:t>
      </w:r>
      <w:r>
        <w:t xml:space="preserve"> </w:t>
      </w:r>
      <w:r>
        <w:t xml:space="preserve">Is every instance of the new term an instance of the old term?</w:t>
      </w:r>
      <w:r>
        <w:t xml:space="preserve"> </w:t>
      </w:r>
      <w:r>
        <w:t xml:space="preserve">Is every instance of the old term an instance of the new term?</w:t>
      </w:r>
      <w:r>
        <w:t xml:space="preserve"> </w:t>
      </w:r>
      <w:r>
        <w:t xml:space="preserve">If only the first holds, the new term is a hyponym.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 </w:t>
      </w:r>
      <w:r>
        <w:rPr>
          <w:b/>
          <w:bCs/>
        </w:rPr>
        <w:t xml:space="preserve">only for a fitted model in its role as a predictor:</w:t>
      </w:r>
      <w:r>
        <w:t xml:space="preserve"> </w:t>
      </w:r>
      <w:r>
        <w:t xml:space="preserve">Not every fitted model is used to predict outcomes,</w:t>
      </w:r>
      <w:r>
        <w:t xml:space="preserve"> </w:t>
      </w:r>
      <w:r>
        <w:t xml:space="preserve">so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is a narrower term, not another name for</w:t>
      </w:r>
      <w:r>
        <w:t xml:space="preserve"> </w:t>
      </w:r>
      <w:r>
        <w:t xml:space="preserve">“fitted model”</w:t>
      </w:r>
      <w:r>
        <w:t xml:space="preserve">.</w:t>
      </w:r>
      <w:r>
        <w:t xml:space="preserve"> </w:t>
      </w:r>
      <w:r>
        <w:t xml:space="preserve">Define it in its own</w:t>
      </w:r>
      <w:r>
        <w:t xml:space="preserve"> </w:t>
      </w:r>
      <w:r>
        <w:rPr>
          <w:rStyle w:val="VerbatimChar"/>
        </w:rPr>
        <w:t xml:space="preserve">#def-prediction-rule</w:t>
      </w:r>
      <w:r>
        <w:t xml:space="preserve"> </w:t>
      </w:r>
      <w:r>
        <w:t xml:space="preserve">div</w:t>
      </w:r>
      <w:r>
        <w:t xml:space="preserve"> </w:t>
      </w:r>
      <w:r>
        <w:t xml:space="preserve">as a fitted model that is used to predict outcomes at a new covariate value,</w:t>
      </w:r>
      <w:r>
        <w:t xml:space="preserve"> </w:t>
      </w:r>
      <w:r>
        <w:t xml:space="preserve">and link it to that definition at its first use.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model”</w:t>
      </w:r>
      <w:r>
        <w:t xml:space="preserve"> </w:t>
      </w:r>
      <w:r>
        <w:t xml:space="preserve">for a sentence about the model itself,</w:t>
      </w:r>
      <w:r>
        <w:t xml:space="preserve"> </w:t>
      </w:r>
      <w:r>
        <w:t xml:space="preserve">such as its form, its coefficients or its fit to the training set.</w:t>
      </w:r>
      <w:r>
        <w:t xml:space="preserve"> </w:t>
      </w:r>
      <w:r>
        <w:t xml:space="preserve">Write</w:t>
      </w:r>
      <w:r>
        <w:t xml:space="preserve"> </w:t>
      </w:r>
      <w:r>
        <w:t xml:space="preserve">“the prediction rule”</w:t>
      </w:r>
      <w:r>
        <w:t xml:space="preserve"> </w:t>
      </w:r>
      <w:r>
        <w:t xml:space="preserve">only where the sentence needs the role of predicting a new outcome</w:t>
      </w:r>
      <w:r>
        <w:t xml:space="preserve"> </w:t>
      </w:r>
      <w:r>
        <w:t xml:space="preserve">to tell it from other uses of the fitted model.</w:t>
      </w:r>
      <w:r>
        <w:t xml:space="preserve"> </w:t>
      </w:r>
      <w:r>
        <w:t xml:space="preserve">The verb does not change the term:</w:t>
      </w:r>
      <w:r>
        <w:t xml:space="preserve"> </w:t>
      </w:r>
      <w:r>
        <w:t xml:space="preserve">keep writing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as the bullet above requires.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fitted model has slope 2”</w:t>
      </w:r>
      <w:r>
        <w:t xml:space="preserve"> </w:t>
      </w:r>
      <w:r>
        <w:t xml:space="preserve">and</w:t>
      </w:r>
      <w:r>
        <w:t xml:space="preserve"> </w:t>
      </w:r>
      <w:r>
        <w:t xml:space="preserve">“a clinic uses the prediction rule for new patients”</w:t>
      </w:r>
      <w:r>
        <w:t xml:space="preserve">,</w:t>
      </w:r>
      <w:r>
        <w:t xml:space="preserve"> </w:t>
      </w:r>
      <w:r>
        <w:t xml:space="preserve">and not</w:t>
      </w:r>
      <w:r>
        <w:t xml:space="preserve"> </w:t>
      </w:r>
      <w:r>
        <w:t xml:space="preserve">“the prediction rule has slope 2”</w:t>
      </w:r>
      <w:r>
        <w:t xml:space="preserve">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as a span inside the fitted model’s definition,</w:t>
      </w:r>
      <w:r>
        <w:t xml:space="preserve"> </w:t>
      </w:r>
      <w:r>
        <w:t xml:space="preserve">keep that anchor on the new div,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22"/>
    <w:bookmarkStart w:id="29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s:</w:t>
      </w:r>
    </w:p>
    <w:bookmarkStart w:id="23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3"/>
    <w:bookmarkStart w:id="24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4"/>
    <w:bookmarkStart w:id="25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5"/>
    <w:bookmarkStart w:id="26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6"/>
    <w:bookmarkStart w:id="27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7"/>
    <w:bookmarkStart w:id="28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8"/>
    <w:bookmarkEnd w:id="29"/>
    <w:bookmarkStart w:id="34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would give these blocks, in this order:</w:t>
      </w:r>
    </w:p>
    <w:bookmarkStart w:id="30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30"/>
    <w:bookmarkStart w:id="31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1"/>
    <w:bookmarkStart w:id="32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32"/>
    <w:bookmarkStart w:id="33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33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4"/>
    <w:bookmarkStart w:id="38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35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</w:t>
      </w:r>
      <w:r>
        <w:t xml:space="preserve"> </w:t>
      </w:r>
      <w:hyperlink w:anchor="def-active-voice">
        <w:r>
          <w:rPr>
            <w:rStyle w:val="Hyperlink"/>
          </w:rPr>
          <w:t xml:space="preserve">active voice</w:t>
        </w:r>
      </w:hyperlink>
      <w:r>
        <w:t xml:space="preserve">, keeps its prose definition alone.</w:t>
      </w:r>
    </w:p>
    <w:bookmarkStart w:id="36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36"/>
    <w:bookmarkStart w:id="37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37"/>
    <w:bookmarkEnd w:id="38"/>
    <w:bookmarkStart w:id="39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9"/>
    <w:bookmarkStart w:id="40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40"/>
    <w:bookmarkStart w:id="48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</w:t>
      </w:r>
      <w:r>
        <w:t xml:space="preserve"> </w:t>
      </w:r>
      <w:hyperlink w:anchor="def-postulate">
        <w:r>
          <w:rPr>
            <w:rStyle w:val="Hyperlink"/>
          </w:rPr>
          <w:t xml:space="preserve">postulate</w:t>
        </w:r>
      </w:hyperlink>
      <w:r>
        <w:t xml:space="preserve">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42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41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42"/>
    <w:bookmarkStart w:id="47" w:name="example-pythagorean-theorem"/>
    <w:p>
      <w:pPr>
        <w:pStyle w:val="Heading3"/>
      </w:pPr>
      <w:r>
        <w:t xml:space="preserve">7.2 Example: Pythagorean theorem</w:t>
      </w:r>
    </w:p>
    <w:bookmarkStart w:id="43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3"/>
    <w:bookmarkStart w:id="44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45"/>
    <w:bookmarkStart w:id="46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46"/>
    <w:bookmarkEnd w:id="47"/>
    <w:bookmarkEnd w:id="48"/>
    <w:bookmarkStart w:id="57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encounters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results.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results it rests on,</w:t>
      </w:r>
      <w:r>
        <w:t xml:space="preserve"> </w:t>
      </w:r>
      <w:r>
        <w:t xml:space="preserve">not a second copy of their working.</w:t>
      </w:r>
      <w:r>
        <w:t xml:space="preserve"> </w:t>
      </w:r>
      <w:r>
        <w:t xml:space="preserve">A proof that does no derivation of its own is one line citing the solution of the exercise that asks for the result,</w:t>
      </w:r>
      <w:r>
        <w:t xml:space="preserve"> </w:t>
      </w:r>
      <w:r>
        <w:t xml:space="preserve">and every later argument cites the theorem, never the solution</w:t>
      </w:r>
      <w:r>
        <w:t xml:space="preserve"> </w:t>
      </w:r>
      <w:r>
        <w:t xml:space="preserve">(see</w:t>
      </w:r>
      <w:r>
        <w:t xml:space="preserve"> </w:t>
      </w:r>
      <w:hyperlink r:id="rId49">
        <w:r>
          <w:rPr>
            <w:rStyle w:val="Hyperlink"/>
          </w:rPr>
          <w:t xml:space="preserve">Cite results, not solutions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5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result it rests on.</w:t>
      </w:r>
    </w:p>
    <w:p>
      <w:pPr>
        <w:pStyle w:val="Compact"/>
        <w:numPr>
          <w:ilvl w:val="0"/>
          <w:numId w:val="1005"/>
        </w:numPr>
      </w:pPr>
      <w:del w:id="211" w:author="PR Preview" w:date="2026-01-01T00:00:00Z">
        <w:r>
          <w:rPr>
            <w:b/>
            <w:bCs/>
          </w:rPr>
          <w:delText xml:space="preserve">Start from the side that simplifies.</w:delText>
        </w:r>
      </w:del>
      <w:del w:id="212" w:author="PR Preview" w:date="2026-01-01T00:00:00Z">
        <w:r>
          <w:delText xml:space="preserve"> </w:delText>
        </w:r>
      </w:del>
      <w:del w:id="213" w:author="PR Preview" w:date="2026-01-01T00:00:00Z">
        <w:r>
          <w:delText xml:space="preserve">When a derivation would add and subtract a term</w:delText>
        </w:r>
      </w:del>
      <w:del w:id="214" w:author="PR Preview" w:date="2026-01-01T00:00:00Z">
        <w:r>
          <w:delText xml:space="preserve"> </w:delText>
        </w:r>
      </w:del>
      <w:del w:id="215" w:author="PR Preview" w:date="2026-01-01T00:00:00Z">
        <w:r>
          <w:delText xml:space="preserve">to turn one side into the other,</w:delText>
        </w:r>
      </w:del>
      <w:del w:id="216" w:author="PR Preview" w:date="2026-01-01T00:00:00Z">
        <w:r>
          <w:delText xml:space="preserve"> </w:delText>
        </w:r>
      </w:del>
      <w:del w:id="217" w:author="PR Preview" w:date="2026-01-01T00:00:00Z">
        <w:r>
          <w:delText xml:space="preserve">start from the other side instead.</w:delText>
        </w:r>
      </w:del>
      <w:del w:id="218" w:author="PR Preview" w:date="2026-01-01T00:00:00Z">
        <w:r>
          <w:delText xml:space="preserve"> </w:delText>
        </w:r>
      </w:del>
      <w:del w:id="219" w:author="PR Preview" w:date="2026-01-01T00:00:00Z">
        <w:r>
          <w:delText xml:space="preserve">Simplifying an expression needs only definitions and algebra,</w:delText>
        </w:r>
      </w:del>
      <w:del w:id="220" w:author="PR Preview" w:date="2026-01-01T00:00:00Z">
        <w:r>
          <w:delText xml:space="preserve"> </w:delText>
        </w:r>
      </w:del>
      <w:del w:id="221" w:author="PR Preview" w:date="2026-01-01T00:00:00Z">
        <w:r>
          <w:delText xml:space="preserve">while adding and subtracting a term asks the reader</w:delText>
        </w:r>
      </w:del>
      <w:del w:id="222" w:author="PR Preview" w:date="2026-01-01T00:00:00Z">
        <w:r>
          <w:delText xml:space="preserve"> </w:delText>
        </w:r>
      </w:del>
      <w:del w:id="223" w:author="PR Preview" w:date="2026-01-01T00:00:00Z">
        <w:r>
          <w:delText xml:space="preserve">to accept a step whose purpose shows only later.</w:delText>
        </w:r>
      </w:del>
      <w:del w:id="224" w:author="PR Preview" w:date="2026-01-01T00:00:00Z">
        <w:r>
          <w:delText xml:space="preserve"> </w:delText>
        </w:r>
      </w:del>
      <w:del w:id="225" w:author="PR Preview" w:date="2026-01-01T00:00:00Z">
        <w:r>
          <w:delText xml:space="preserve">Another route is to solve a definition for the term you want:</w:delText>
        </w:r>
      </w:del>
      <w:del w:id="226" w:author="PR Preview" w:date="2026-01-01T00:00:00Z">
        <w:r>
          <w:delText xml:space="preserve"> </w:delText>
        </w:r>
      </w:del>
      <w:del w:id="227" w:author="PR Preview" w:date="2026-01-01T00:00:00Z">
        <w:r>
          <w:delText xml:space="preserve">add</w:delText>
        </w:r>
      </w:del>
      <w:del w:id="228" w:author="PR Preview" w:date="2026-01-01T00:00:00Z">
        <w:r>
          <w:delText xml:space="preserve"> </w:delText>
        </w:r>
      </w:del>
      <m:oMath>
        <m:sSub>
          <m:e>
            <m:r>
              <m:t>μ</m:t>
            </m:r>
          </m:e>
          <m:sub>
            <m:r>
              <m:t>i</m:t>
            </m:r>
          </m:sub>
        </m:sSub>
      </m:oMath>
      <w:del w:id="229" w:author="PR Preview" w:date="2026-01-01T00:00:00Z">
        <w:r>
          <w:delText xml:space="preserve"> </w:delText>
        </w:r>
      </w:del>
      <w:del w:id="230" w:author="PR Preview" w:date="2026-01-01T00:00:00Z">
        <w:r>
          <w:delText xml:space="preserve">to both sides of</w:delText>
        </w:r>
      </w:del>
      <w:del w:id="231" w:author="PR Preview" w:date="2026-01-01T00:00:00Z">
        <w:r>
          <w:delText xml:space="preserve"> </w:delText>
        </w:r>
      </w:del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del w:id="232" w:author="PR Preview" w:date="2026-01-01T00:00:00Z">
        <w:r>
          <w:delText xml:space="preserve">,</w:delText>
        </w:r>
      </w:del>
      <w:del w:id="233" w:author="PR Preview" w:date="2026-01-01T00:00:00Z">
        <w:r>
          <w:delText xml:space="preserve"> </w:delText>
        </w:r>
      </w:del>
      <w:del w:id="234" w:author="PR Preview" w:date="2026-01-01T00:00:00Z">
        <w:r>
          <w:delText xml:space="preserve">then simplify the right-hand side to</w:delText>
        </w:r>
      </w:del>
      <w:del w:id="235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</m:oMath>
      <w:del w:id="236" w:author="PR Preview" w:date="2026-01-01T00:00:00Z">
        <w:r>
          <w:delText xml:space="preserve">, one operation per line.</w:delText>
        </w:r>
      </w:del>
      <w:del w:id="237" w:author="PR Preview" w:date="2026-01-01T00:00:00Z">
        <w:r>
          <w:delText xml:space="preserve"> </w:delText>
        </w:r>
      </w:del>
      <w:del w:id="238" w:author="PR Preview" w:date="2026-01-01T00:00:00Z">
        <w:r>
          <w:delText xml:space="preserve">Adding a term to both sides of an equation</w:delText>
        </w:r>
      </w:del>
      <w:del w:id="239" w:author="PR Preview" w:date="2026-01-01T00:00:00Z">
        <w:r>
          <w:delText xml:space="preserve"> </w:delText>
        </w:r>
      </w:del>
      <w:del w:id="240" w:author="PR Preview" w:date="2026-01-01T00:00:00Z">
        <w:r>
          <w:delText xml:space="preserve">is an ordinary step, not the pattern to avoid.</w:delText>
        </w:r>
      </w:del>
    </w:p>
    <w:p>
      <w:pPr>
        <w:pStyle w:val="Compact"/>
        <w:numPr>
          <w:ilvl w:val="0"/>
          <w:numId w:val="1005"/>
        </w:numPr>
      </w:pPr>
      <w:ins w:id="241" w:author="PR Preview" w:date="2026-01-01T00:00:00Z">
        <w:r>
          <w:rPr>
            <w:b/>
            <w:bCs/>
          </w:rPr>
          <w:t xml:space="preserve">Start from the side that simplifies.</w:t>
        </w:r>
      </w:ins>
      <w:ins w:id="242" w:author="PR Preview" w:date="2026-01-01T00:00:00Z">
        <w:r>
          <w:t xml:space="preserve"> </w:t>
        </w:r>
      </w:ins>
      <w:ins w:id="243" w:author="PR Preview" w:date="2026-01-01T00:00:00Z">
        <w:r>
          <w:t xml:space="preserve">When a derivation would add and subtract a term</w:t>
        </w:r>
      </w:ins>
      <w:ins w:id="244" w:author="PR Preview" w:date="2026-01-01T00:00:00Z">
        <w:r>
          <w:t xml:space="preserve"> </w:t>
        </w:r>
      </w:ins>
      <w:ins w:id="245" w:author="PR Preview" w:date="2026-01-01T00:00:00Z">
        <w:r>
          <w:t xml:space="preserve"> </w:t>
        </w:r>
      </w:ins>
      <w:ins w:id="246" w:author="PR Preview" w:date="2026-01-01T00:00:00Z">
        <w:r>
          <w:t xml:space="preserve">to turn one side into the other,</w:t>
        </w:r>
      </w:ins>
      <w:ins w:id="247" w:author="PR Preview" w:date="2026-01-01T00:00:00Z">
        <w:r>
          <w:t xml:space="preserve"> </w:t>
        </w:r>
      </w:ins>
      <w:ins w:id="248" w:author="PR Preview" w:date="2026-01-01T00:00:00Z">
        <w:r>
          <w:t xml:space="preserve">start from the other side instead.</w:t>
        </w:r>
      </w:ins>
      <w:ins w:id="249" w:author="PR Preview" w:date="2026-01-01T00:00:00Z">
        <w:r>
          <w:t xml:space="preserve"> </w:t>
        </w:r>
      </w:ins>
      <w:ins w:id="250" w:author="PR Preview" w:date="2026-01-01T00:00:00Z">
        <w:r>
          <w:t xml:space="preserve">Simplifying an expression needs only definitions and algebra,</w:t>
        </w:r>
      </w:ins>
      <w:ins w:id="251" w:author="PR Preview" w:date="2026-01-01T00:00:00Z">
        <w:r>
          <w:t xml:space="preserve"> </w:t>
        </w:r>
      </w:ins>
      <w:ins w:id="252" w:author="PR Preview" w:date="2026-01-01T00:00:00Z">
        <w:r>
          <w:t xml:space="preserve">while adding and subtracting a term asks the reader</w:t>
        </w:r>
      </w:ins>
      <w:ins w:id="253" w:author="PR Preview" w:date="2026-01-01T00:00:00Z">
        <w:r>
          <w:t xml:space="preserve"> </w:t>
        </w:r>
      </w:ins>
      <w:ins w:id="254" w:author="PR Preview" w:date="2026-01-01T00:00:00Z">
        <w:r>
          <w:t xml:space="preserve">to accept a step whose purpose shows only later.</w:t>
        </w:r>
      </w:ins>
      <w:ins w:id="255" w:author="PR Preview" w:date="2026-01-01T00:00:00Z">
        <w:r>
          <w:t xml:space="preserve"> </w:t>
        </w:r>
      </w:ins>
      <w:ins w:id="256" w:author="PR Preview" w:date="2026-01-01T00:00:00Z">
        <w:r>
          <w:t xml:space="preserve">Another route is to solve a definition for the term you want:</w:t>
        </w:r>
      </w:ins>
      <w:ins w:id="257" w:author="PR Preview" w:date="2026-01-01T00:00:00Z">
        <w:r>
          <w:t xml:space="preserve"> </w:t>
        </w:r>
      </w:ins>
      <w:ins w:id="258" w:author="PR Preview" w:date="2026-01-01T00:00:00Z">
        <w:r>
          <w:t xml:space="preserve">add</w:t>
        </w:r>
      </w:ins>
      <w:ins w:id="259" w:author="PR Preview" w:date="2026-01-01T00:00:00Z">
        <w:r>
          <w:t xml:space="preserve"> </w:t>
        </w:r>
      </w:ins>
      <m:oMath>
        <m:sSub>
          <m:e>
            <m:r>
              <m:t>μ</m:t>
            </m:r>
          </m:e>
          <m:sub>
            <m:r>
              <m:t>i</m:t>
            </m:r>
          </m:sub>
        </m:sSub>
      </m:oMath>
      <w:ins w:id="260" w:author="PR Preview" w:date="2026-01-01T00:00:00Z">
        <w:r>
          <w:t xml:space="preserve"> </w:t>
        </w:r>
      </w:ins>
      <w:ins w:id="261" w:author="PR Preview" w:date="2026-01-01T00:00:00Z">
        <w:r>
          <w:t xml:space="preserve">to both sides of</w:t>
        </w:r>
      </w:ins>
      <w:ins w:id="262" w:author="PR Preview" w:date="2026-01-01T00:00:00Z">
        <w:r>
          <w:t xml:space="preserve"> </w:t>
        </w:r>
      </w:ins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ins w:id="263" w:author="PR Preview" w:date="2026-01-01T00:00:00Z">
        <w:r>
          <w:t xml:space="preserve">,</w:t>
        </w:r>
      </w:ins>
      <w:ins w:id="264" w:author="PR Preview" w:date="2026-01-01T00:00:00Z">
        <w:r>
          <w:t xml:space="preserve"> </w:t>
        </w:r>
      </w:ins>
      <w:ins w:id="265" w:author="PR Preview" w:date="2026-01-01T00:00:00Z">
        <w:r>
          <w:t xml:space="preserve">then simplify the right-hand side to</w:t>
        </w:r>
      </w:ins>
      <w:ins w:id="266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</m:oMath>
      <w:ins w:id="267" w:author="PR Preview" w:date="2026-01-01T00:00:00Z">
        <w:r>
          <w:t xml:space="preserve">, one operation per line.</w:t>
        </w:r>
      </w:ins>
      <w:ins w:id="268" w:author="PR Preview" w:date="2026-01-01T00:00:00Z">
        <w:r>
          <w:t xml:space="preserve"> </w:t>
        </w:r>
      </w:ins>
      <w:ins w:id="269" w:author="PR Preview" w:date="2026-01-01T00:00:00Z">
        <w:r>
          <w:t xml:space="preserve">Adding a term to both sides of an equation</w:t>
        </w:r>
      </w:ins>
      <w:ins w:id="270" w:author="PR Preview" w:date="2026-01-01T00:00:00Z">
        <w:r>
          <w:t xml:space="preserve"> </w:t>
        </w:r>
      </w:ins>
      <w:ins w:id="271" w:author="PR Preview" w:date="2026-01-01T00:00:00Z">
        <w:r>
          <w:t xml:space="preserve">is an ordinary step, not the pattern to avoid.</w:t>
        </w:r>
      </w:ins>
    </w:p>
    <w:bookmarkStart w:id="51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51"/>
    <w:bookmarkStart w:id="5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52"/>
    <w:bookmarkStart w:id="5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53"/>
    <w:bookmarkStart w:id="5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55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272" w:author="PR Preview" w:date="2026-01-01T00:00:00Z">
        <w:r>
          <w:delText xml:space="preserve">The ❌ version’s first line adds a term the reader has no reason to expect.</w:delText>
        </w:r>
      </w:del>
      <w:del w:id="273" w:author="PR Preview" w:date="2026-01-01T00:00:00Z">
        <w:r>
          <w:delText xml:space="preserve"> </w:delText>
        </w:r>
      </w:del>
      <w:del w:id="274" w:author="PR Preview" w:date="2026-01-01T00:00:00Z">
        <w:r>
          <w:delText xml:space="preserve">The ✅ version starts from</w:delText>
        </w:r>
      </w:del>
      <w:del w:id="275" w:author="PR Preview" w:date="2026-01-01T00:00:00Z">
        <w:r>
          <w:delText xml:space="preserve"> </w:delText>
        </w:r>
      </w:del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del w:id="276" w:author="PR Preview" w:date="2026-01-01T00:00:00Z">
        <w:r>
          <w:delText xml:space="preserve">,</w:delText>
        </w:r>
      </w:del>
      <w:del w:id="277" w:author="PR Preview" w:date="2026-01-01T00:00:00Z">
        <w:r>
          <w:delText xml:space="preserve"> </w:delText>
        </w:r>
      </w:del>
      <w:del w:id="278" w:author="PR Preview" w:date="2026-01-01T00:00:00Z">
        <w:r>
          <w:delText xml:space="preserve">which a definition expands,</w:delText>
        </w:r>
      </w:del>
      <w:del w:id="279" w:author="PR Preview" w:date="2026-01-01T00:00:00Z">
        <w:r>
          <w:delText xml:space="preserve"> </w:delText>
        </w:r>
      </w:del>
      <w:del w:id="280" w:author="PR Preview" w:date="2026-01-01T00:00:00Z">
        <w:r>
          <w:delText xml:space="preserve">and every line after that rewrites or simplifies what is already there.</w:delText>
        </w:r>
      </w:del>
      <w:del w:id="281" w:author="PR Preview" w:date="2026-01-01T00:00:00Z">
        <w:r>
          <w:delText xml:space="preserve"> </w:delText>
        </w:r>
      </w:del>
      <w:del w:id="282" w:author="PR Preview" w:date="2026-01-01T00:00:00Z">
        <w:r>
          <w:delText xml:space="preserve">The ✅ version is longer</w:delText>
        </w:r>
      </w:del>
      <w:del w:id="283" w:author="PR Preview" w:date="2026-01-01T00:00:00Z">
        <w:r>
          <w:delText xml:space="preserve"> </w:delText>
        </w:r>
      </w:del>
      <w:del w:id="284" w:author="PR Preview" w:date="2026-01-01T00:00:00Z">
        <w:r>
          <w:delText xml:space="preserve">because it gives a line to each step</w:delText>
        </w:r>
      </w:del>
      <w:del w:id="285" w:author="PR Preview" w:date="2026-01-01T00:00:00Z">
        <w:r>
          <w:delText xml:space="preserve"> </w:delText>
        </w:r>
      </w:del>
      <w:del w:id="286" w:author="PR Preview" w:date="2026-01-01T00:00:00Z">
        <w:r>
          <w:delText xml:space="preserve">that a single</w:delText>
        </w:r>
      </w:del>
      <w:del w:id="287" w:author="PR Preview" w:date="2026-01-01T00:00:00Z">
        <w:r>
          <w:delText xml:space="preserve"> </w:delText>
        </w:r>
      </w:del>
      <w:del w:id="288" w:author="PR Preview" w:date="2026-01-01T00:00:00Z">
        <w:r>
          <w:delText xml:space="preserve">“cancel”</w:delText>
        </w:r>
      </w:del>
      <w:del w:id="289" w:author="PR Preview" w:date="2026-01-01T00:00:00Z">
        <w:r>
          <w:delText xml:space="preserve"> </w:delText>
        </w:r>
      </w:del>
      <w:del w:id="290" w:author="PR Preview" w:date="2026-01-01T00:00:00Z">
        <w:r>
          <w:delText xml:space="preserve">justification would hide</w:delText>
        </w:r>
      </w:del>
      <w:del w:id="291" w:author="PR Preview" w:date="2026-01-01T00:00:00Z">
        <w:r>
          <w:delText xml:space="preserve"> </w:delText>
        </w:r>
      </w:del>
      <w:del w:id="292" w:author="PR Preview" w:date="2026-01-01T00:00:00Z">
        <w:r>
          <w:delText xml:space="preserve">(see</w:delText>
        </w:r>
      </w:del>
      <w:del w:id="293" w:author="PR Preview" w:date="2026-01-01T00:00:00Z">
        <w:r>
          <w:delText xml:space="preserve"> </w:delText>
        </w:r>
      </w:del>
      <w:hyperlink r:id="rId50">
        <w:del w:id="294" w:author="PR Preview" w:date="2026-01-01T00:00:00Z">
          <w:r>
            <w:rPr>
              <w:rStyle w:val="Hyperlink"/>
            </w:rPr>
            <w:delText xml:space="preserve">One operation per step</w:delText>
          </w:r>
        </w:del>
      </w:hyperlink>
      <w:del w:id="295" w:author="PR Preview" w:date="2026-01-01T00:00:00Z">
        <w:r>
          <w:delText xml:space="preserve">).</w:delText>
        </w:r>
      </w:del>
    </w:p>
    <w:p>
      <w:pPr>
        <w:pStyle w:val="FirstParagraph"/>
      </w:pPr>
      <w:ins w:id="296" w:author="PR Preview" w:date="2026-01-01T00:00:00Z">
        <w:r>
          <w:t xml:space="preserve">The ❌ version’s first line adds a term the reader has no reason to expect.</w:t>
        </w:r>
      </w:ins>
      <w:ins w:id="297" w:author="PR Preview" w:date="2026-01-01T00:00:00Z">
        <w:r>
          <w:t xml:space="preserve"> </w:t>
        </w:r>
      </w:ins>
      <w:ins w:id="298" w:author="PR Preview" w:date="2026-01-01T00:00:00Z">
        <w:r>
          <w:t xml:space="preserve"> </w:t>
        </w:r>
      </w:ins>
      <w:ins w:id="299" w:author="PR Preview" w:date="2026-01-01T00:00:00Z">
        <w:r>
          <w:t xml:space="preserve">The ✅ version starts from</w:t>
        </w:r>
      </w:ins>
      <w:ins w:id="300" w:author="PR Preview" w:date="2026-01-01T00:00:00Z">
        <w:r>
          <w:t xml:space="preserve"> </w:t>
        </w:r>
      </w:ins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ins w:id="301" w:author="PR Preview" w:date="2026-01-01T00:00:00Z">
        <w:r>
          <w:t xml:space="preserve">,</w:t>
        </w:r>
      </w:ins>
      <w:ins w:id="302" w:author="PR Preview" w:date="2026-01-01T00:00:00Z">
        <w:r>
          <w:t xml:space="preserve"> </w:t>
        </w:r>
      </w:ins>
      <w:ins w:id="303" w:author="PR Preview" w:date="2026-01-01T00:00:00Z">
        <w:r>
          <w:t xml:space="preserve">which a definition expands,</w:t>
        </w:r>
      </w:ins>
      <w:ins w:id="304" w:author="PR Preview" w:date="2026-01-01T00:00:00Z">
        <w:r>
          <w:t xml:space="preserve"> </w:t>
        </w:r>
      </w:ins>
      <w:ins w:id="305" w:author="PR Preview" w:date="2026-01-01T00:00:00Z">
        <w:r>
          <w:t xml:space="preserve">and every line after that rewrites or simplifies what is already there.</w:t>
        </w:r>
      </w:ins>
      <w:ins w:id="306" w:author="PR Preview" w:date="2026-01-01T00:00:00Z">
        <w:r>
          <w:t xml:space="preserve"> </w:t>
        </w:r>
      </w:ins>
      <w:ins w:id="307" w:author="PR Preview" w:date="2026-01-01T00:00:00Z">
        <w:r>
          <w:t xml:space="preserve">The ✅ version is longer</w:t>
        </w:r>
      </w:ins>
      <w:ins w:id="308" w:author="PR Preview" w:date="2026-01-01T00:00:00Z">
        <w:r>
          <w:t xml:space="preserve"> </w:t>
        </w:r>
      </w:ins>
      <w:ins w:id="309" w:author="PR Preview" w:date="2026-01-01T00:00:00Z">
        <w:r>
          <w:t xml:space="preserve">because it gives a line to each step</w:t>
        </w:r>
      </w:ins>
      <w:ins w:id="310" w:author="PR Preview" w:date="2026-01-01T00:00:00Z">
        <w:r>
          <w:t xml:space="preserve"> </w:t>
        </w:r>
      </w:ins>
      <w:ins w:id="311" w:author="PR Preview" w:date="2026-01-01T00:00:00Z">
        <w:r>
          <w:t xml:space="preserve">that a single</w:t>
        </w:r>
      </w:ins>
      <w:ins w:id="312" w:author="PR Preview" w:date="2026-01-01T00:00:00Z">
        <w:r>
          <w:t xml:space="preserve"> </w:t>
        </w:r>
      </w:ins>
      <w:ins w:id="313" w:author="PR Preview" w:date="2026-01-01T00:00:00Z">
        <w:r>
          <w:t xml:space="preserve">“cancel”</w:t>
        </w:r>
      </w:ins>
      <w:ins w:id="314" w:author="PR Preview" w:date="2026-01-01T00:00:00Z">
        <w:r>
          <w:t xml:space="preserve"> </w:t>
        </w:r>
      </w:ins>
      <w:ins w:id="315" w:author="PR Preview" w:date="2026-01-01T00:00:00Z">
        <w:r>
          <w:t xml:space="preserve">justification would hide</w:t>
        </w:r>
      </w:ins>
      <w:ins w:id="316" w:author="PR Preview" w:date="2026-01-01T00:00:00Z">
        <w:r>
          <w:t xml:space="preserve"> </w:t>
        </w:r>
      </w:ins>
      <w:ins w:id="317" w:author="PR Preview" w:date="2026-01-01T00:00:00Z">
        <w:r>
          <w:t xml:space="preserve">(see</w:t>
        </w:r>
      </w:ins>
      <w:ins w:id="318" w:author="PR Preview" w:date="2026-01-01T00:00:00Z">
        <w:r>
          <w:t xml:space="preserve"> </w:t>
        </w:r>
      </w:ins>
      <w:hyperlink r:id="rId50">
        <w:ins w:id="319" w:author="PR Preview" w:date="2026-01-01T00:00:00Z">
          <w:r>
            <w:rPr>
              <w:rStyle w:val="Hyperlink"/>
            </w:rPr>
            <w:t xml:space="preserve">One operation per step</w:t>
          </w:r>
        </w:ins>
      </w:hyperlink>
      <w:ins w:id="320" w:author="PR Preview" w:date="2026-01-01T00:00:00Z">
        <w:r>
          <w:t xml:space="preserve">).</w:t>
        </w:r>
      </w:ins>
    </w:p>
    <w:bookmarkEnd w:id="55"/>
    <w:bookmarkStart w:id="56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hyperlink" Target="../mathematical-writing.qmd#cite-results-not-solutions" TargetMode="External"/><Relationship Id="rId18" Type="http://schemas.openxmlformats.org/officeDocument/2006/relationships/hyperlink" Target="https://github.com/Morrison-Lab/gha/pull/1220" TargetMode="External"/><Relationship Id="rId19" Type="http://schemas.openxmlformats.org/officeDocument/2006/relationships/hyperlink" Target="https://github.com/Morrison-Lab/gha/pull/1271" TargetMode="External"/><Relationship Id="rId16" Type="http://schemas.openxmlformats.org/officeDocument/2006/relationships/hyperlink" Target="https://morrison-lab.github.io/mds/functions.html#def-function" TargetMode="External"/><Relationship Id="rId41" Type="http://schemas.openxmlformats.org/officeDocument/2006/relationships/hyperlink" Target="https://quarto.org/docs/authoring/cross-references.html#theorems-and-proofs" TargetMode="External"/><Relationship Id="rId35" Type="http://schemas.openxmlformats.org/officeDocument/2006/relationships/hyperlink" Target="mathematical-writing.qmd#make-the-prose-say-what-the-formula-says" TargetMode="External"/><Relationship Id="rId50" Type="http://schemas.openxmlformats.org/officeDocument/2006/relationships/hyperlink" Target="notation.qmd#one-operation-per-step" TargetMode="External"/><Relationship Id="rId17" Type="http://schemas.openxmlformats.org/officeDocument/2006/relationships/hyperlink" Target="paper-organization.qmd#avoid-forward-references" TargetMode="External"/><Relationship Id="rId21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49" Type="http://schemas.openxmlformats.org/officeDocument/2006/relationships/hyperlink" Target="../mathematical-writing.qmd#cite-results-not-solutions" TargetMode="External"/><Relationship Id="rId18" Type="http://schemas.openxmlformats.org/officeDocument/2006/relationships/hyperlink" Target="https://github.com/Morrison-Lab/gha/pull/1220" TargetMode="External"/><Relationship Id="rId19" Type="http://schemas.openxmlformats.org/officeDocument/2006/relationships/hyperlink" Target="https://github.com/Morrison-Lab/gha/pull/1271" TargetMode="External"/><Relationship Id="rId16" Type="http://schemas.openxmlformats.org/officeDocument/2006/relationships/hyperlink" Target="https://morrison-lab.github.io/mds/functions.html#def-function" TargetMode="External"/><Relationship Id="rId41" Type="http://schemas.openxmlformats.org/officeDocument/2006/relationships/hyperlink" Target="https://quarto.org/docs/authoring/cross-references.html#theorems-and-proofs" TargetMode="External"/><Relationship Id="rId35" Type="http://schemas.openxmlformats.org/officeDocument/2006/relationships/hyperlink" Target="mathematical-writing.qmd#make-the-prose-say-what-the-formula-says" TargetMode="External"/><Relationship Id="rId50" Type="http://schemas.openxmlformats.org/officeDocument/2006/relationships/hyperlink" Target="notation.qmd#one-operation-per-step" TargetMode="External"/><Relationship Id="rId17" Type="http://schemas.openxmlformats.org/officeDocument/2006/relationships/hyperlink" Target="paper-organization.qmd#avoid-forward-references" TargetMode="External"/><Relationship Id="rId21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2026-10-28T07:10:35Z</dcterms:created>
  <dcterms:modified xsi:type="dcterms:W3CDTF">2026-10-28T07:10:35Z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00:07:23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