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23:33:41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del w:id="3" w:author="PR Preview" w:date="2026-01-01T00:00:00Z">
        <w:r>
          <w:delText xml:space="preserve">Deleting the phrase and keeping the claim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is also usually an improvement: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“the log-likelihood is a sum of three terms”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makes the same claim about the log-likelihood as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“the log-likelihood is obviously a sum of three terms”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it invites the reader to check the claim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rather than to defer to it.</w:delText>
        </w:r>
      </w:del>
    </w:p>
    <w:p>
      <w:pPr>
        <w:pStyle w:val="FirstParagraph"/>
      </w:pPr>
      <w:ins w:id="17" w:author="PR Preview" w:date="2026-01-01T00:00:00Z">
        <w:r>
          <w:t xml:space="preserve">Deleting the phrase and keeping the claim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is also usually an improvement: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“the log-likelihood is a sum of three terms”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makes the same claim about the log-likelihood as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“the log-likelihood is obviously a sum of three terms”</w:t>
        </w:r>
      </w:ins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 it invites the reader to check the claim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rather than to defer to it.</w:t>
        </w:r>
      </w:ins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del w:id="32" w:author="PR Preview" w:date="2026-01-01T00:00:00Z">
        <w:r>
          <w:delText xml:space="preserve">✅ For an independent sample</w:delText>
        </w:r>
      </w:del>
      <w:del w:id="3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from a normal distribution with mean</w:delText>
        </w:r>
      </w:del>
      <w:del w:id="36" w:author="PR Preview" w:date="2026-01-01T00:00:00Z">
        <w:r>
          <w:delText xml:space="preserve"> </w:delText>
        </w:r>
      </w:del>
      <m:oMath>
        <m:r>
          <m:t>μ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variance</w:delText>
        </w:r>
      </w:del>
      <w:del w:id="3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substituting the normal density into the likelihood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and taking logarithms gives</w:delText>
        </w:r>
      </w:del>
    </w:p>
    <w:p>
      <w:pPr>
        <w:pStyle w:val="BlockText"/>
      </w:pPr>
      <w:ins w:id="45" w:author="PR Preview" w:date="2026-01-01T00:00:00Z">
        <w:r>
          <w:t xml:space="preserve">✅ For an independent sample</w:t>
        </w:r>
      </w:ins>
      <w:ins w:id="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from a normal distribution with mean</w:t>
        </w:r>
      </w:ins>
      <w:ins w:id="49" w:author="PR Preview" w:date="2026-01-01T00:00:00Z">
        <w:r>
          <w:t xml:space="preserve"> </w:t>
        </w:r>
      </w:ins>
      <m:oMath>
        <m:r>
          <m:t>μ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variance</w:t>
        </w:r>
      </w:ins>
      <w:ins w:id="5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substituting the normal density into the likelihood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 taking logarithms gives</w:t>
        </w:r>
      </w:ins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del w:id="59" w:author="PR Preview" w:date="2026-01-01T00:00:00Z">
        <w:r>
          <w:delText xml:space="preserve">The three terms are,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in order:</w:delText>
        </w:r>
      </w:del>
    </w:p>
    <w:p>
      <w:pPr>
        <w:pStyle w:val="BlockText"/>
      </w:pPr>
      <w:ins w:id="62" w:author="PR Preview" w:date="2026-01-01T00:00:00Z">
        <w:r>
          <w:t xml:space="preserve">The three terms are,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in order:</w:t>
        </w:r>
      </w:ins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del w:id="66" w:author="PR Preview" w:date="2026-01-01T00:00:00Z">
        <w:r>
          <w:delText xml:space="preserve">❌ The likelihood of the logistic regression model from the previous chapter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is a product of Bernoulli probabilities.</w:delText>
        </w:r>
      </w:del>
    </w:p>
    <w:p>
      <w:pPr>
        <w:pStyle w:val="BlockText"/>
      </w:pPr>
      <w:ins w:id="69" w:author="PR Preview" w:date="2026-01-01T00:00:00Z">
        <w:r>
          <w:t xml:space="preserve">❌ The likelihood of the logistic regression model from the previous chapter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a product of Bernoulli probabilities.</w:t>
        </w:r>
      </w:ins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del w:id="73" w:author="PR Preview" w:date="2026-01-01T00:00:00Z">
        <w:r>
          <w:delText xml:space="preserve">❌ We fit the model with the lme4 package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 report a 95% confidence interval for each fixed effect.</w:delText>
        </w:r>
      </w:del>
    </w:p>
    <w:p>
      <w:pPr>
        <w:pStyle w:val="BlockText"/>
      </w:pPr>
      <w:ins w:id="76" w:author="PR Preview" w:date="2026-01-01T00:00:00Z">
        <w:r>
          <w:t xml:space="preserve">❌ We fit the model with the lme4 package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 report a 95% confidence interval for each fixed effect.</w:t>
        </w:r>
      </w:ins>
      <w:ins w:id="79" w:author="PR Preview" w:date="2026-01-01T00:00:00Z">
        <w:r>
          <w:t xml:space="preserve"> </w:t>
        </w:r>
      </w:ins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2026-10-28T06:37:19Z</dcterms:created>
  <dcterms:modified xsi:type="dcterms:W3CDTF">2026-10-28T06:37:19Z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