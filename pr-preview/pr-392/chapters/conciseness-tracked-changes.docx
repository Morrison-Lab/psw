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00:14:18 (PDT)</w:delText>
        </w:r>
      </w:del>
    </w:p>
    <w:p>
      <w:pPr>
        <w:pStyle w:val="Date"/>
      </w:pPr>
      <w:ins w:id="2" w:author="PR Preview" w:date="2026-01-01T00:00:00Z">
        <w:r>
          <w:t xml:space="preserve">Last modified: 2026-10-28 00:14:43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2026-10-28T07:18:16Z</dcterms:created>
  <dcterms:modified xsi:type="dcterms:W3CDTF">2026-10-28T07:18:16Z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00:14:43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