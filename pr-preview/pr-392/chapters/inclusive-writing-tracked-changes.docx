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del w:id="3" w:author="PR Preview" w:date="2026-01-01T00:00:00Z">
        <w:r>
          <w:delText xml:space="preserve">This is an equity issue.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Idioms, slang, clichés, unnecessary jargon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other specialized language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exclude readers who do not share the writer’s background.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Those readers must first work out what the words mean,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only then can they think about the ideas.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 plain language guidelines put it this way: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“The first rule of plain language is: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write for your audience</w:delText>
        </w:r>
      </w:del>
      <w:del w:id="20" w:author="PR Preview" w:date="2026-01-01T00:00:00Z">
        <w:r>
          <w:delText xml:space="preserve">”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(Plain Language Action and Information Network 2026, Audience)</w:delText>
        </w:r>
      </w:del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Your audience includes all of these readers.</w:delText>
        </w:r>
      </w:del>
    </w:p>
    <w:p>
      <w:pPr>
        <w:pStyle w:val="BodyText"/>
      </w:pPr>
      <w:ins w:id="26" w:author="PR Preview" w:date="2026-01-01T00:00:00Z">
        <w:r>
          <w:t xml:space="preserve">This is an equity issue.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Idioms, slang, clichés, unnecessary jargon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other specialized language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exclude readers who do not share the writer’s background.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Those readers must first work out what the words mean,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only then can they think about the ideas.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 plain language guidelines put it this way: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“The first rule of plain language is: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write for your audience</w:t>
        </w:r>
      </w:ins>
      <w:ins w:id="43" w:author="PR Preview" w:date="2026-01-01T00:00:00Z">
        <w:r>
          <w:t xml:space="preserve">”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(Plain Language Action and Information Network 2026, Audience)</w:t>
        </w:r>
      </w:ins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Your audience includes all of these readers.</w:t>
        </w:r>
      </w:ins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del w:id="50" w:author="PR Preview" w:date="2026-01-01T00:00:00Z">
        <w:r>
          <w:delText xml:space="preserve">Mathematical writing has idioms too.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In an exercise,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“Write the bias of an estimator”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means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“derive an expression for the bias of an estimator”</w:delText>
        </w:r>
      </w:del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and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“Say which estimator has smaller variance”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means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“state which estimator has smaller variance”</w:delText>
        </w:r>
      </w:del>
      <w:del w:id="68" w:author="PR Preview" w:date="2026-01-01T00:00:00Z">
        <w:r>
          <w:delText xml:space="preserve">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 reader who takes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“write”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or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“say”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literally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may copy the definition or give an informal remark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instead of deriving or stating the result.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Name the action instead:</w:delText>
        </w:r>
      </w:del>
    </w:p>
    <w:p>
      <w:pPr>
        <w:pStyle w:val="BodyText"/>
      </w:pPr>
      <w:ins w:id="85" w:author="PR Preview" w:date="2026-01-01T00:00:00Z">
        <w:r>
          <w:t xml:space="preserve">Mathematical writing has idioms too.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In an exercise,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“Write the bias of an estimator”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means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“derive an expression for the bias of an estimator”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“Say which estimator has smaller variance”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means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“state which estimator has smaller variance”</w:t>
        </w:r>
      </w:ins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reader who takes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“write”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“say”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literally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may copy the definition or give an informal remark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instead of deriving or stating the result.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Name the action instead:</w:t>
        </w:r>
      </w:ins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del w:id="121" w:author="PR Preview" w:date="2026-01-01T00:00:00Z">
        <w:r>
          <w:delText xml:space="preserve">Introduce every shorthand before its first use.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This covers abbreviations and also shortened phrases,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such as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“objective”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for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“objective function”</w:delText>
        </w:r>
      </w:del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Give the full term first and mark the short form,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for example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“an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i/>
            <w:iCs/>
          </w:rPr>
          <w:delText xml:space="preserve">objective function</w:delText>
        </w:r>
      </w:del>
      <w:del w:id="141" w:author="PR Preview" w:date="2026-01-01T00:00:00Z">
        <w:r>
          <w:delText xml:space="preserve">, or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i/>
            <w:iCs/>
          </w:rPr>
          <w:delText xml:space="preserve">objective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for short”</w:delText>
        </w:r>
      </w:del>
      <w:del w:id="146" w:author="PR Preview" w:date="2026-01-01T00:00:00Z">
        <w:r>
          <w:delText xml:space="preserve">.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Then use the short form consistently.</w:delText>
        </w:r>
      </w:del>
    </w:p>
    <w:p>
      <w:pPr>
        <w:pStyle w:val="BlockText"/>
      </w:pPr>
      <w:del w:id="149" w:author="PR Preview" w:date="2026-01-01T00:00:00Z">
        <w:r>
          <w:delText xml:space="preserve">❌ The objective as a function of the parameters is a paraboloid.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i/>
            <w:iCs/>
          </w:rPr>
          <w:delText xml:space="preserve">objective function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the quantity we minimize.</w:delText>
        </w:r>
      </w:del>
    </w:p>
    <w:p>
      <w:pPr>
        <w:pStyle w:val="FirstParagraph"/>
      </w:pPr>
      <w:ins w:id="156" w:author="PR Preview" w:date="2026-01-01T00:00:00Z">
        <w:r>
          <w:t xml:space="preserve">Introduce every shorthand before its first use.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This covers abbreviations and also shortened phrases,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such as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“objective”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“objective function”</w:t>
        </w:r>
      </w:ins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Give the full</w:t>
        </w:r>
      </w:ins>
      <w:ins w:id="171" w:author="PR Preview" w:date="2026-01-01T00:00:00Z">
        <w:r>
          <w:t xml:space="preserve"> </w:t>
        </w:r>
      </w:ins>
      <w:hyperlink r:id="rId13">
        <w:ins w:id="172" w:author="PR Preview" w:date="2026-01-01T00:00:00Z">
          <w:r>
            <w:rPr>
              <w:rStyle w:val="Hyperlink"/>
            </w:rPr>
            <w:t xml:space="preserve">term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first and mark the short form,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for example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“an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rPr>
            <w:i/>
            <w:iCs/>
          </w:rPr>
          <w:t xml:space="preserve">objective function</w:t>
        </w:r>
      </w:ins>
      <w:ins w:id="181" w:author="PR Preview" w:date="2026-01-01T00:00:00Z">
        <w:r>
          <w:t xml:space="preserve">, or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i/>
            <w:iCs/>
          </w:rPr>
          <w:t xml:space="preserve">objective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for short”</w:t>
        </w:r>
      </w:ins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Then use the short form consistently.</w:t>
        </w:r>
      </w:ins>
    </w:p>
    <w:p>
      <w:pPr>
        <w:pStyle w:val="BlockText"/>
      </w:pPr>
      <w:ins w:id="189" w:author="PR Preview" w:date="2026-01-01T00:00:00Z">
        <w:r>
          <w:t xml:space="preserve">❌ The objective as a function of the parameters is a paraboloid.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i/>
            <w:iCs/>
          </w:rPr>
          <w:t xml:space="preserve">objective function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is the quantity we minimize.</w:t>
        </w:r>
      </w:ins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del w:id="197" w:author="PR Preview" w:date="2026-01-01T00:00:00Z">
        <w:r>
          <w:delText xml:space="preserve">❌ We report the test set error rate estimate variance.</w:delText>
        </w:r>
      </w:del>
    </w:p>
    <w:p>
      <w:pPr>
        <w:pStyle w:val="BlockText"/>
      </w:pPr>
      <w:ins w:id="198" w:author="PR Preview" w:date="2026-01-01T00:00:00Z">
        <w:r>
          <w:t xml:space="preserve">❌ We report the test set error rate estimate variance.</w:t>
        </w:r>
      </w:ins>
      <w:ins w:id="199" w:author="PR Preview" w:date="2026-01-01T00:00:00Z">
        <w:r>
          <w:t xml:space="preserve"> </w:t>
        </w:r>
      </w:ins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del w:id="200" w:author="PR Preview" w:date="2026-01-01T00:00:00Z">
        <w:r>
          <w:delText xml:space="preserve">✅ The lasso penalty is the sum of the absolute values of the coefficients.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The absolute value function is not smooth at zero.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Because of this, the lasso sets some coefficients exactly to zero.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Usually, more coefficients are zero when</w:delText>
        </w:r>
      </w:del>
      <w:del w:id="207" w:author="PR Preview" w:date="2026-01-01T00:00:00Z">
        <w:r>
          <w:delText xml:space="preserve"> </w:delText>
        </w:r>
      </w:del>
      <m:oMath>
        <m:r>
          <m:t>λ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 larger.</w:delText>
        </w:r>
      </w:del>
    </w:p>
    <w:p>
      <w:pPr>
        <w:pStyle w:val="BlockText"/>
      </w:pPr>
      <w:ins w:id="210" w:author="PR Preview" w:date="2026-01-01T00:00:00Z">
        <w:r>
          <w:t xml:space="preserve">✅ The lasso penalty is the sum of the absolute values of the coefficients.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absolute value function is not smooth at zero.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Because of this, the lasso sets some coefficients exactly to zero.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Usually, more coefficients are zero when</w:t>
        </w:r>
      </w:ins>
      <w:ins w:id="218" w:author="PR Preview" w:date="2026-01-01T00:00:00Z">
        <w:r>
          <w:t xml:space="preserve"> </w:t>
        </w:r>
      </w:ins>
      <m:oMath>
        <m:r>
          <m:t>λ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 larger.</w:t>
        </w:r>
      </w:ins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2026-10-28T06:38:12Z</dcterms:created>
  <dcterms:modified xsi:type="dcterms:W3CDTF">2026-10-28T06:38:12Z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