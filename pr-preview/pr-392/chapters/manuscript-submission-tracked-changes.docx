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00:14:18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00:14:43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del w:id="3" w:author="PR Preview" w:date="2026-01-01T00:00:00Z">
        <w:r>
          <w:delText xml:space="preserve">A specific, informative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title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that names the population,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 exposure or intervention, the outcome,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the design where they fit.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Avoid abbreviations, questions, and puns,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check the character limit.</w:delText>
        </w:r>
      </w:del>
    </w:p>
    <w:p>
      <w:pPr>
        <w:pStyle w:val="Compact"/>
        <w:numPr>
          <w:ilvl w:val="0"/>
          <w:numId w:val="1003"/>
        </w:numPr>
      </w:pPr>
      <w:del w:id="16" w:author="PR Preview" w:date="2026-01-01T00:00:00Z">
        <w:r>
          <w:delText xml:space="preserve">A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running head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(short title), if the journal asks for one.</w:delText>
        </w:r>
      </w:del>
    </w:p>
    <w:p>
      <w:pPr>
        <w:pStyle w:val="Compact"/>
        <w:numPr>
          <w:ilvl w:val="0"/>
          <w:numId w:val="1003"/>
        </w:numPr>
      </w:pPr>
      <w:ins w:id="21" w:author="PR Preview" w:date="2026-01-01T00:00:00Z">
        <w:r>
          <w:t xml:space="preserve">A specific, informative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rPr>
            <w:b/>
            <w:bCs/>
          </w:rPr>
          <w:t xml:space="preserve">title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that names the</w:t>
        </w:r>
      </w:ins>
      <w:ins w:id="26" w:author="PR Preview" w:date="2026-01-01T00:00:00Z">
        <w:r>
          <w:t xml:space="preserve"> </w:t>
        </w:r>
      </w:ins>
      <w:hyperlink r:id="rId13">
        <w:ins w:id="27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8" w:author="PR Preview" w:date="2026-01-01T00:00:00Z">
        <w:r>
          <w:t xml:space="preserve">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the exposure or intervention, the outcome,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the design where they fit.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Avoid abbreviations, questions, and puns,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 check the character limit.</w:t>
        </w:r>
      </w:ins>
    </w:p>
    <w:p>
      <w:pPr>
        <w:pStyle w:val="Compact"/>
        <w:numPr>
          <w:ilvl w:val="0"/>
          <w:numId w:val="1003"/>
        </w:numPr>
      </w:pPr>
      <w:ins w:id="38" w:author="PR Preview" w:date="2026-01-01T00:00:00Z">
        <w:r>
          <w:t xml:space="preserve">A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b/>
            <w:bCs/>
          </w:rPr>
          <w:t xml:space="preserve">running head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(short title), if the journal asks for one.</w:t>
        </w:r>
      </w:ins>
      <w:ins w:id="43" w:author="PR Preview" w:date="2026-01-01T00:00:00Z">
        <w:r>
          <w:t xml:space="preserve"> </w:t>
        </w:r>
      </w:ins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del w:id="44" w:author="PR Preview" w:date="2026-01-01T00:00:00Z">
        <w:r>
          <w:delText xml:space="preserve">The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rPr>
            <w:b/>
            <w:bCs/>
          </w:rPr>
          <w:delText xml:space="preserve">corresponding author</w:delText>
        </w:r>
      </w:del>
      <w:del w:id="47" w:author="PR Preview" w:date="2026-01-01T00:00:00Z">
        <w:r>
          <w:delText xml:space="preserve">’s name, postal address, and email.</w:delText>
        </w:r>
      </w:del>
    </w:p>
    <w:p>
      <w:pPr>
        <w:pStyle w:val="Compact"/>
        <w:numPr>
          <w:ilvl w:val="0"/>
          <w:numId w:val="1003"/>
        </w:numPr>
      </w:pPr>
      <w:del w:id="48" w:author="PR Preview" w:date="2026-01-01T00:00:00Z">
        <w:r>
          <w:rPr>
            <w:b/>
            <w:bCs/>
          </w:rPr>
          <w:delText xml:space="preserve">Word counts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for the abstract and the main text.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The main-text count usually runs from the Introduction through the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Discussion and excludes the abstract, references, tables,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and figure legends.</w:delText>
        </w:r>
      </w:del>
    </w:p>
    <w:p>
      <w:pPr>
        <w:pStyle w:val="Compact"/>
        <w:numPr>
          <w:ilvl w:val="0"/>
          <w:numId w:val="1003"/>
        </w:numPr>
      </w:pPr>
      <w:ins w:id="57" w:author="PR Preview" w:date="2026-01-01T00:00:00Z">
        <w:r>
          <w:t xml:space="preserve">The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b/>
            <w:bCs/>
          </w:rPr>
          <w:t xml:space="preserve">corresponding author</w:t>
        </w:r>
      </w:ins>
      <w:ins w:id="60" w:author="PR Preview" w:date="2026-01-01T00:00:00Z">
        <w:r>
          <w:t xml:space="preserve">’s name, postal address, and email.</w:t>
        </w:r>
      </w:ins>
      <w:ins w:id="61" w:author="PR Preview" w:date="2026-01-01T00:00:00Z">
        <w:r>
          <w:t xml:space="preserve"> </w:t>
        </w:r>
      </w:ins>
    </w:p>
    <w:p>
      <w:pPr>
        <w:pStyle w:val="Compact"/>
        <w:numPr>
          <w:ilvl w:val="0"/>
          <w:numId w:val="1003"/>
        </w:numPr>
      </w:pPr>
      <w:ins w:id="62" w:author="PR Preview" w:date="2026-01-01T00:00:00Z">
        <w:r>
          <w:rPr>
            <w:b/>
            <w:bCs/>
          </w:rPr>
          <w:t xml:space="preserve">Word counts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for the abstract and the main text.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 main-text count usually runs from the Introduction through the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Discussion and excludes the abstract, references, tables,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and figure legends.</w:t>
        </w:r>
      </w:ins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del w:id="72" w:author="PR Preview" w:date="2026-01-01T00:00:00Z">
        <w:r>
          <w:delText xml:space="preserve">Use a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rPr>
            <w:b/>
            <w:bCs/>
          </w:rPr>
          <w:delText xml:space="preserve">structured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abstract with the journal’s headings.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 generic set is Background, Objective, Methods, Results,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and Conclusions.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Clinical journals often split Methods into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Design, Setting, and Participants;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Exposures; and Main Outcomes and Measures.</w:delText>
        </w:r>
      </w:del>
    </w:p>
    <w:p>
      <w:pPr>
        <w:pStyle w:val="Compact"/>
        <w:numPr>
          <w:ilvl w:val="0"/>
          <w:numId w:val="1005"/>
        </w:numPr>
      </w:pPr>
      <w:ins w:id="87" w:author="PR Preview" w:date="2026-01-01T00:00:00Z">
        <w:r>
          <w:t xml:space="preserve">Use a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rPr>
            <w:b/>
            <w:bCs/>
          </w:rPr>
          <w:t xml:space="preserve">structured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abstract with the journal’s headings.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 generic set is Background, Objective, Methods, Results,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and Conclusions.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Clinical journals often split Methods into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Design, Setting, and Participants;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Exposures; and Main Outcomes and Measures.</w:t>
        </w:r>
      </w:ins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del w:id="103" w:author="PR Preview" w:date="2026-01-01T00:00:00Z">
        <w:r>
          <w:delText xml:space="preserve">When an interval is wide, say that the estimate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rPr>
            <w:b/>
            <w:bCs/>
          </w:rPr>
          <w:delText xml:space="preserve">had more uncertainty</w:delText>
        </w:r>
      </w:del>
      <w:del w:id="106" w:author="PR Preview" w:date="2026-01-01T00:00:00Z">
        <w:r>
          <w:delText xml:space="preserve">,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rather than calling it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“less precise”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or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“imprecise”</w:delText>
        </w:r>
      </w:del>
      <w:del w:id="115" w:author="PR Preview" w:date="2026-01-01T00:00:00Z">
        <w:r>
          <w:delText xml:space="preserve">.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 interval that crosses the null is compatible with both benefit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and harm, so say that too,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rather than reporting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“no effect”</w:delText>
        </w:r>
      </w:del>
      <w:del w:id="12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w:ins w:id="125" w:author="PR Preview" w:date="2026-01-01T00:00:00Z">
        <w:r>
          <w:t xml:space="preserve">When an interval is wide, say that the estimate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rPr>
            <w:b/>
            <w:bCs/>
          </w:rPr>
          <w:t xml:space="preserve">had more uncertainty</w:t>
        </w:r>
      </w:ins>
      <w:ins w:id="128" w:author="PR Preview" w:date="2026-01-01T00:00:00Z">
        <w:r>
          <w:t xml:space="preserve">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rather than calling it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“less precise”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or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“imprecise”</w:t>
        </w:r>
      </w:ins>
      <w:ins w:id="138" w:author="PR Preview" w:date="2026-01-01T00:00:00Z">
        <w:r>
          <w:t xml:space="preserve">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An interval that crosses the null is compatible with both benefit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 harm, so say that too,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rather than reporting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“no effect”</w:t>
        </w:r>
      </w:ins>
      <w:ins w:id="14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2026-10-28T07:19:14Z</dcterms:created>
  <dcterms:modified xsi:type="dcterms:W3CDTF">2026-10-28T07:19:14Z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00:14:43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