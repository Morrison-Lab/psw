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00:14:18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00:14:43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del w:id="3" w:author="PR Preview" w:date="2026-01-01T00:00:00Z">
        <w:r>
          <w:delText xml:space="preserve">❌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Generalization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the ability of a model to perform well on new data.</w:delText>
        </w:r>
      </w:del>
    </w:p>
    <w:p>
      <w:pPr>
        <w:pStyle w:val="BlockText"/>
      </w:pPr>
      <w:ins w:id="8" w:author="PR Preview" w:date="2026-01-01T00:00:00Z">
        <w:r>
          <w:t xml:space="preserve">❌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b/>
            <w:bCs/>
          </w:rPr>
          <w:t xml:space="preserve">Generalization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is the ability of a model to perform well on new data.</w:t>
        </w:r>
      </w:ins>
      <w:ins w:id="13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del w:id="14" w:author="PR Preview" w:date="2026-01-01T00:00:00Z">
        <w:r>
          <w:delText xml:space="preserve">Keep a list or table of like items, such as courses, readings, channels or glossary terms,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 a CSV, YAML or JSON file with one record per item.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 page reads the file and builds the table or list with a short function,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instead of holding a hand-written Markdown table.</w:delText>
        </w:r>
      </w:del>
    </w:p>
    <w:p>
      <w:pPr>
        <w:pStyle w:val="Compact"/>
        <w:numPr>
          <w:ilvl w:val="0"/>
          <w:numId w:val="1005"/>
        </w:numPr>
      </w:pPr>
      <w:ins w:id="21" w:author="PR Preview" w:date="2026-01-01T00:00:00Z">
        <w:r>
          <w:t xml:space="preserve">Keep a list or table of like items, such as courses, readings, channels or glossary</w:t>
        </w:r>
      </w:ins>
      <w:ins w:id="22" w:author="PR Preview" w:date="2026-01-01T00:00:00Z">
        <w:r>
          <w:t xml:space="preserve"> </w:t>
        </w:r>
      </w:ins>
      <w:hyperlink r:id="rId16">
        <w:ins w:id="23" w:author="PR Preview" w:date="2026-01-01T00:00:00Z">
          <w:r>
            <w:rPr>
              <w:rStyle w:val="Hyperlink"/>
            </w:rPr>
            <w:t xml:space="preserve">term</w:t>
          </w:r>
        </w:ins>
      </w:hyperlink>
      <w:ins w:id="24" w:author="PR Preview" w:date="2026-01-01T00:00:00Z">
        <w:r>
          <w:t xml:space="preserve">s,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a CSV, YAML or JSON file with one record per item.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page reads the file and builds the table or list with a short function,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instead of holding a hand-written Markdown table.</w:t>
        </w:r>
      </w:ins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del w:id="32" w:author="PR Preview" w:date="2026-01-01T00:00:00Z">
        <w:r>
          <w:delText xml:space="preserve">After every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#exm-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div, add an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rStyle w:val="VerbatimChar"/>
          </w:rPr>
          <w:delText xml:space="preserve">#exr-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div that asks the reader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to do the same thing for a different case,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followed by its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rPr>
            <w:rStyle w:val="VerbatimChar"/>
          </w:rPr>
          <w:delText xml:space="preserve">#sol-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div.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exercise changes the data, the function or the question,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so the solution is not a copy of the example.</w:delText>
        </w:r>
      </w:del>
    </w:p>
    <w:p>
      <w:pPr>
        <w:pStyle w:val="Compact"/>
        <w:numPr>
          <w:ilvl w:val="0"/>
          <w:numId w:val="1007"/>
        </w:numPr>
      </w:pPr>
      <w:ins w:id="53" w:author="PR Preview" w:date="2026-01-01T00:00:00Z">
        <w:r>
          <w:t xml:space="preserve">After every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rStyle w:val="VerbatimChar"/>
          </w:rPr>
          <w:t xml:space="preserve">#exm-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div, add an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#exr-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div that asks the reader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to do the same thing for a different case,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followed by its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#sol-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div.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exercise changes the data, the function or the question,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so the solution is not a copy of the example.</w:t>
        </w:r>
      </w:ins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del w:id="75" w:author="PR Preview" w:date="2026-01-01T00:00:00Z">
        <w:r>
          <w:delText xml:space="preserve">When a lab follows a textbook’s lab, use the book’s exercises, data and fitting functions,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in the book’s order.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For the ISL labs, fit Python models with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rStyle w:val="VerbatimChar"/>
          </w:rPr>
          <w:delText xml:space="preserve">statsmodels</w:delText>
        </w:r>
      </w:del>
      <w:del w:id="82" w:author="PR Preview" w:date="2026-01-01T00:00:00Z">
        <w:r>
          <w:delText xml:space="preserve">’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rStyle w:val="VerbatimChar"/>
          </w:rPr>
          <w:delText xml:space="preserve">sm.OLS</w:delText>
        </w:r>
      </w:del>
      <w:del w:id="85" w:author="PR Preview" w:date="2026-01-01T00:00:00Z">
        <w:r>
          <w:delText xml:space="preserve">, as</w:delText>
        </w:r>
      </w:del>
      <w:del w:id="86" w:author="PR Preview" w:date="2026-01-01T00:00:00Z">
        <w:r>
          <w:delText xml:space="preserve"> </w:delText>
        </w:r>
      </w:del>
      <w:hyperlink r:id="rId39">
        <w:del w:id="87" w:author="PR Preview" w:date="2026-01-01T00:00:00Z">
          <w:r>
            <w:rPr>
              <w:rStyle w:val="Hyperlink"/>
            </w:rPr>
            <w:delText xml:space="preserve">ISLP_labs</w:delText>
          </w:r>
        </w:del>
      </w:hyperlink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does.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If an exercise departs from the book, say why in the lab.</w:delText>
        </w:r>
      </w:del>
    </w:p>
    <w:p>
      <w:pPr>
        <w:pStyle w:val="Compact"/>
        <w:numPr>
          <w:ilvl w:val="0"/>
          <w:numId w:val="1008"/>
        </w:numPr>
      </w:pPr>
      <w:ins w:id="92" w:author="PR Preview" w:date="2026-01-01T00:00:00Z">
        <w:r>
          <w:t xml:space="preserve">When a lab follows a textbook’s lab, use the book’s exercises, data and fitting functions,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in the book’s order.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For the ISL labs, fit Python models with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rStyle w:val="VerbatimChar"/>
          </w:rPr>
          <w:t xml:space="preserve">statsmodels</w:t>
        </w:r>
      </w:ins>
      <w:ins w:id="100" w:author="PR Preview" w:date="2026-01-01T00:00:00Z">
        <w:r>
          <w:t xml:space="preserve">’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rStyle w:val="VerbatimChar"/>
          </w:rPr>
          <w:t xml:space="preserve">sm.OLS</w:t>
        </w:r>
      </w:ins>
      <w:ins w:id="103" w:author="PR Preview" w:date="2026-01-01T00:00:00Z">
        <w:r>
          <w:t xml:space="preserve">, as</w:t>
        </w:r>
      </w:ins>
      <w:ins w:id="104" w:author="PR Preview" w:date="2026-01-01T00:00:00Z">
        <w:r>
          <w:t xml:space="preserve"> </w:t>
        </w:r>
      </w:ins>
      <w:hyperlink r:id="rId39">
        <w:ins w:id="105" w:author="PR Preview" w:date="2026-01-01T00:00:00Z">
          <w:r>
            <w:rPr>
              <w:rStyle w:val="Hyperlink"/>
            </w:rPr>
            <w:t xml:space="preserve">ISLP_labs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does.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If an exercise departs from the book, say why in the lab.</w:t>
        </w:r>
      </w:ins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del w:id="110" w:author="PR Preview" w:date="2026-01-01T00:00:00Z">
        <w:r>
          <w:delText xml:space="preserve">Even when you fit a model with a base R function such as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rPr>
            <w:rStyle w:val="VerbatimChar"/>
          </w:rPr>
          <w:delText xml:space="preserve">lm()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or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rStyle w:val="VerbatimChar"/>
          </w:rPr>
          <w:delText xml:space="preserve">glm()</w:delText>
        </w:r>
      </w:del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show its results with modern packages, not with base R output.</w:delText>
        </w:r>
      </w:del>
    </w:p>
    <w:p>
      <w:pPr>
        <w:pStyle w:val="Compact"/>
        <w:numPr>
          <w:ilvl w:val="0"/>
          <w:numId w:val="1011"/>
        </w:numPr>
      </w:pPr>
      <w:ins w:id="120" w:author="PR Preview" w:date="2026-01-01T00:00:00Z">
        <w:r>
          <w:t xml:space="preserve">Even when you fit a model with a base R function such as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rStyle w:val="VerbatimChar"/>
          </w:rPr>
          <w:t xml:space="preserve">lm()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or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rStyle w:val="VerbatimChar"/>
          </w:rPr>
          <w:t xml:space="preserve">glm()</w:t>
        </w:r>
      </w:ins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show its results with modern packages, not with base R output.</w:t>
        </w:r>
      </w:ins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del w:id="131" w:author="PR Preview" w:date="2026-01-01T00:00:00Z">
        <w:r>
          <w:delText xml:space="preserve">Do not nest function calls.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Write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rPr>
            <w:rStyle w:val="VerbatimChar"/>
          </w:rPr>
          <w:delText xml:space="preserve">tibble(x, y) |&gt; pander()</w:delText>
        </w:r>
      </w:del>
      <w:del w:id="136" w:author="PR Preview" w:date="2026-01-01T00:00:00Z">
        <w:r>
          <w:delText xml:space="preserve">, not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rStyle w:val="VerbatimChar"/>
          </w:rPr>
          <w:delText xml:space="preserve">pander(tibble(x, y))</w:delText>
        </w:r>
      </w:del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and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rStyle w:val="VerbatimChar"/>
          </w:rPr>
          <w:delText xml:space="preserve">sizes |&gt; lapply(f) |&gt; bind_rows()</w:delText>
        </w:r>
      </w:del>
      <w:del w:id="144" w:author="PR Preview" w:date="2026-01-01T00:00:00Z">
        <w:r>
          <w:delText xml:space="preserve">, not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rPr>
            <w:rStyle w:val="VerbatimChar"/>
          </w:rPr>
          <w:delText xml:space="preserve">bind_rows(lapply(sizes, f))</w:delText>
        </w:r>
      </w:del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Give a call that would sit inside an argument,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such as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rStyle w:val="VerbatimChar"/>
          </w:rPr>
          <w:delText xml:space="preserve">data = filter(df, train)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in a model call, a name on its own line first.</w:delText>
        </w:r>
      </w:del>
    </w:p>
    <w:p>
      <w:pPr>
        <w:pStyle w:val="Compact"/>
        <w:numPr>
          <w:ilvl w:val="0"/>
          <w:numId w:val="1012"/>
        </w:numPr>
      </w:pPr>
      <w:ins w:id="156" w:author="PR Preview" w:date="2026-01-01T00:00:00Z">
        <w:r>
          <w:t xml:space="preserve">Do not nest function calls.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Write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rStyle w:val="VerbatimChar"/>
          </w:rPr>
          <w:t xml:space="preserve">tibble(x, y) |&gt; pander()</w:t>
        </w:r>
      </w:ins>
      <w:ins w:id="162" w:author="PR Preview" w:date="2026-01-01T00:00:00Z">
        <w:r>
          <w:t xml:space="preserve">, not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rStyle w:val="VerbatimChar"/>
          </w:rPr>
          <w:t xml:space="preserve">pander(tibble(x, y))</w:t>
        </w:r>
      </w:ins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rPr>
            <w:rStyle w:val="VerbatimChar"/>
          </w:rPr>
          <w:t xml:space="preserve">sizes |&gt; lapply(f) |&gt; bind_rows()</w:t>
        </w:r>
      </w:ins>
      <w:ins w:id="170" w:author="PR Preview" w:date="2026-01-01T00:00:00Z">
        <w:r>
          <w:t xml:space="preserve">, not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rStyle w:val="VerbatimChar"/>
          </w:rPr>
          <w:t xml:space="preserve">bind_rows(lapply(sizes, f))</w:t>
        </w:r>
      </w:ins>
      <w:ins w:id="173" w:author="PR Preview" w:date="2026-01-01T00:00:00Z">
        <w:r>
          <w:t xml:space="preserve">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Give a call that would sit inside an argument,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such as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rStyle w:val="VerbatimChar"/>
          </w:rPr>
          <w:t xml:space="preserve">data = filter(df, train)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in a model call, a name on its own line first.</w:t>
        </w:r>
      </w:ins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del w:id="182" w:author="PR Preview" w:date="2026-01-01T00:00:00Z">
        <w:r>
          <w:delText xml:space="preserve">Give the course a programming primer that introduces each package function the course’s chapters call.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 student encounters the function there first, in a short note, a worked example and an exercise,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 then sees it used in the chapters.</w:delText>
        </w:r>
      </w:del>
    </w:p>
    <w:p>
      <w:pPr>
        <w:pStyle w:val="Compact"/>
        <w:numPr>
          <w:ilvl w:val="0"/>
          <w:numId w:val="1016"/>
        </w:numPr>
      </w:pPr>
      <w:del w:id="187" w:author="PR Preview" w:date="2026-01-01T00:00:00Z">
        <w:r>
          <w:delText xml:space="preserve">Keep the primer complete by computing the list of functions, not by remembering it.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Scan the code chunks of the chapters for the functions they call,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and compare the list with the functions the primer mentions.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Run the scan when a chapter adds a function, and again before a term starts.</w:delText>
        </w:r>
      </w:del>
    </w:p>
    <w:p>
      <w:pPr>
        <w:pStyle w:val="Compact"/>
        <w:numPr>
          <w:ilvl w:val="0"/>
          <w:numId w:val="1016"/>
        </w:numPr>
      </w:pPr>
      <w:ins w:id="194" w:author="PR Preview" w:date="2026-01-01T00:00:00Z">
        <w:r>
          <w:t xml:space="preserve">Give the course a programming primer that introduces each package function the course’s chapters call.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 student encounters the function there first, in a short note, a worked example and an exercise,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 then sees it used in the chapters.</w:t>
        </w:r>
      </w:ins>
    </w:p>
    <w:p>
      <w:pPr>
        <w:pStyle w:val="Compact"/>
        <w:numPr>
          <w:ilvl w:val="0"/>
          <w:numId w:val="1016"/>
        </w:numPr>
      </w:pPr>
      <w:ins w:id="200" w:author="PR Preview" w:date="2026-01-01T00:00:00Z">
        <w:r>
          <w:t xml:space="preserve">Keep the primer complete by computing the list of functions, not by remembering it.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Scan the code chunks of the chapters for the functions they call,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compare the list with the functions the primer mentions.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Run the scan when a chapter adds a function, and again before a term starts.</w:t>
        </w:r>
      </w:ins>
      <w:ins w:id="207" w:author="PR Preview" w:date="2026-01-01T00:00:00Z">
        <w:r>
          <w:t xml:space="preserve"> </w:t>
        </w:r>
      </w:ins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2026-10-28T07:20:32Z</dcterms:created>
  <dcterms:modified xsi:type="dcterms:W3CDTF">2026-10-28T07:20:32Z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