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23:33:41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del w:id="3" w:author="PR Preview" w:date="2026-01-01T00:00:00Z">
        <w:r>
          <w:delText xml:space="preserve">✅ The learner picks one function from the prediction function family.</w:delText>
        </w:r>
      </w:del>
    </w:p>
    <w:p>
      <w:pPr>
        <w:pStyle w:val="BlockText"/>
      </w:pPr>
      <w:ins w:id="4" w:author="PR Preview" w:date="2026-01-01T00:00:00Z">
        <w:r>
          <w:t xml:space="preserve">✅ The learner picks one function from the prediction function family.</w:t>
        </w:r>
      </w:ins>
      <w:ins w:id="5" w:author="PR Preview" w:date="2026-01-01T00:00:00Z">
        <w:r>
          <w:t xml:space="preserve"> </w:t>
        </w:r>
      </w:ins>
    </w:p>
    <w:p>
      <w:pPr>
        <w:pStyle w:val="FirstParagraph"/>
      </w:pPr>
      <w:r>
        <w:t xml:space="preserve">The definition of the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del w:id="6" w:author="PR Preview" w:date="2026-01-01T00:00:00Z">
        <w:r>
          <w:delText xml:space="preserve">Do not leave out words the phrase needs to be complete.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 clipped phrase such as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“the true mean function”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asks the reader to supply the missing words,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the reader may supply different ones than you meant.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Readers who are learning English, and readers who read literally, cannot always recover them.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Name what the object is a function of, and what it is conditional on.</w:delText>
        </w:r>
      </w:del>
    </w:p>
    <w:p>
      <w:pPr>
        <w:pStyle w:val="FirstParagraph"/>
      </w:pPr>
      <w:ins w:id="19" w:author="PR Preview" w:date="2026-01-01T00:00:00Z">
        <w:r>
          <w:t xml:space="preserve">Do not leave out words the phrase needs to be complete.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 clipped phrase such as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“the true mean function”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asks the reader to supply the missing words,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the reader may supply different ones than you meant.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Readers who are learning English, and readers who read literally, cannot always recover them.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Name what the object is a function of, and what it is conditional on.</w:t>
        </w:r>
      </w:ins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del w:id="33" w:author="PR Preview" w:date="2026-01-01T00:00:00Z">
        <w:r>
          <w:delText xml:space="preserve">❌ The outcome variable is the true mean function plus noise.</w:delText>
        </w:r>
      </w:del>
    </w:p>
    <w:p>
      <w:pPr>
        <w:pStyle w:val="BlockText"/>
      </w:pPr>
      <w:ins w:id="34" w:author="PR Preview" w:date="2026-01-01T00:00:00Z">
        <w:r>
          <w:t xml:space="preserve">❌ The outcome variable is the true mean function plus noise.</w:t>
        </w:r>
      </w:ins>
      <w:ins w:id="35" w:author="PR Preview" w:date="2026-01-01T00:00:00Z">
        <w:r>
          <w:t xml:space="preserve"> </w:t>
        </w:r>
      </w:ins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2026-10-28T06:40:05Z</dcterms:created>
  <dcterms:modified xsi:type="dcterms:W3CDTF">2026-10-28T06:40:05Z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