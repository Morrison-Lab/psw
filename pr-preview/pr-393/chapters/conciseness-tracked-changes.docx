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21:52:02 (PDT)</w:delText>
        </w:r>
      </w:del>
    </w:p>
    <w:p>
      <w:pPr>
        <w:pStyle w:val="Date"/>
      </w:pPr>
      <w:ins w:id="2" w:author="PR Preview" w:date="2026-01-01T00:00:00Z">
        <w:r>
          <w:t xml:space="preserve">Last modified: 2026-10-28 00:02:38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del w:id="3" w:author="PR Preview" w:date="2026-01-01T00:00:00Z">
        <w:r>
          <w:delText xml:space="preserve">Use the active voice (see</w:delText>
        </w:r>
      </w:del>
      <w:del w:id="4" w:author="PR Preview" w:date="2026-01-01T00:00:00Z">
        <w:r>
          <w:delText xml:space="preserve"> </w:delText>
        </w:r>
      </w:del>
      <w:hyperlink w:anchor="write-in-the-active-voice">
        <w:del w:id="5" w:author="PR Preview" w:date="2026-01-01T00:00:00Z">
          <w:r>
            <w:rPr>
              <w:rStyle w:val="Hyperlink"/>
            </w:rPr>
            <w:delText xml:space="preserve">Write in the active voice</w:delText>
          </w:r>
        </w:del>
      </w:hyperlink>
      <w:del w:id="6" w:author="PR Preview" w:date="2026-01-01T00:00:00Z">
        <w:r>
          <w:delText xml:space="preserve">)</w:delText>
        </w:r>
      </w:del>
    </w:p>
    <w:p>
      <w:pPr>
        <w:pStyle w:val="Compact"/>
        <w:numPr>
          <w:ilvl w:val="0"/>
          <w:numId w:val="1001"/>
        </w:numPr>
      </w:pPr>
      <w:ins w:id="7" w:author="PR Preview" w:date="2026-01-01T00:00:00Z">
        <w:r>
          <w:t xml:space="preserve">Use the active voice (see</w:t>
        </w:r>
      </w:ins>
      <w:ins w:id="8" w:author="PR Preview" w:date="2026-01-01T00:00:00Z">
        <w:r>
          <w:t xml:space="preserve"> </w:t>
        </w:r>
      </w:ins>
      <w:hyperlink w:anchor="write-in-the-active-voice">
        <w:ins w:id="9" w:author="PR Preview" w:date="2026-01-01T00:00:00Z">
          <w:r>
            <w:rPr>
              <w:rStyle w:val="Hyperlink"/>
            </w:rPr>
            <w:t xml:space="preserve">Write in the active voice</w:t>
          </w:r>
        </w:ins>
      </w:hyperlink>
      <w:ins w:id="10" w:author="PR Preview" w:date="2026-01-01T00:00:00Z">
        <w:r>
          <w:t xml:space="preserve">)</w:t>
        </w:r>
      </w:ins>
      <w:ins w:id="11" w:author="PR Preview" w:date="2026-01-01T00:00:00Z">
        <w:r>
          <w:t xml:space="preserve"> </w:t>
        </w:r>
      </w:ins>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del w:id="12" w:author="PR Preview" w:date="2026-01-01T00:00:00Z">
        <w:r>
          <w:delText xml:space="preserve">Keep a disclaimer when the confusion is real.</w:delText>
        </w:r>
      </w:del>
      <w:del w:id="13" w:author="PR Preview" w:date="2026-01-01T00:00:00Z">
        <w:r>
          <w:delText xml:space="preserve"> </w:delText>
        </w:r>
      </w:del>
      <w:del w:id="14" w:author="PR Preview" w:date="2026-01-01T00:00:00Z">
        <w:r>
          <w:delText xml:space="preserve">For example, if</w:delText>
        </w:r>
      </w:del>
      <w:del w:id="15" w:author="PR Preview" w:date="2026-01-01T00:00:00Z">
        <w:r>
          <w:delText xml:space="preserve"> </w:delText>
        </w:r>
      </w:del>
      <w:del w:id="16" w:author="PR Preview" w:date="2026-01-01T00:00:00Z">
        <w:r>
          <w:delText xml:space="preserve">“CI”</w:delText>
        </w:r>
      </w:del>
      <w:del w:id="17" w:author="PR Preview" w:date="2026-01-01T00:00:00Z">
        <w:r>
          <w:delText xml:space="preserve"> </w:delText>
        </w:r>
      </w:del>
      <w:del w:id="18" w:author="PR Preview" w:date="2026-01-01T00:00:00Z">
        <w:r>
          <w:delText xml:space="preserve">could mean confidence interval or cumulative incidence</w:delText>
        </w:r>
      </w:del>
      <w:del w:id="19" w:author="PR Preview" w:date="2026-01-01T00:00:00Z">
        <w:r>
          <w:delText xml:space="preserve"> </w:delText>
        </w:r>
      </w:del>
      <w:del w:id="20" w:author="PR Preview" w:date="2026-01-01T00:00:00Z">
        <w:r>
          <w:delText xml:space="preserve">in the same paper,</w:delText>
        </w:r>
      </w:del>
      <w:del w:id="21" w:author="PR Preview" w:date="2026-01-01T00:00:00Z">
        <w:r>
          <w:delText xml:space="preserve"> </w:delText>
        </w:r>
      </w:del>
      <w:del w:id="22" w:author="PR Preview" w:date="2026-01-01T00:00:00Z">
        <w:r>
          <w:delText xml:space="preserve">say which one you mean each time.</w:delText>
        </w:r>
      </w:del>
    </w:p>
    <w:p>
      <w:pPr>
        <w:pStyle w:val="BodyText"/>
      </w:pPr>
      <w:ins w:id="23" w:author="PR Preview" w:date="2026-01-01T00:00:00Z">
        <w:r>
          <w:t xml:space="preserve">Keep a disclaimer when the confusion is real.</w:t>
        </w:r>
      </w:ins>
      <w:ins w:id="24" w:author="PR Preview" w:date="2026-01-01T00:00:00Z">
        <w:r>
          <w:t xml:space="preserve"> </w:t>
        </w:r>
      </w:ins>
      <w:ins w:id="25" w:author="PR Preview" w:date="2026-01-01T00:00:00Z">
        <w:r>
          <w:t xml:space="preserve">For example, if</w:t>
        </w:r>
      </w:ins>
      <w:ins w:id="26" w:author="PR Preview" w:date="2026-01-01T00:00:00Z">
        <w:r>
          <w:t xml:space="preserve"> </w:t>
        </w:r>
      </w:ins>
      <w:ins w:id="27" w:author="PR Preview" w:date="2026-01-01T00:00:00Z">
        <w:r>
          <w:t xml:space="preserve">“CI”</w:t>
        </w:r>
      </w:ins>
      <w:ins w:id="28" w:author="PR Preview" w:date="2026-01-01T00:00:00Z">
        <w:r>
          <w:t xml:space="preserve"> </w:t>
        </w:r>
      </w:ins>
      <w:ins w:id="29" w:author="PR Preview" w:date="2026-01-01T00:00:00Z">
        <w:r>
          <w:t xml:space="preserve">could mean confidence interval or cumulative incidence</w:t>
        </w:r>
      </w:ins>
      <w:ins w:id="30" w:author="PR Preview" w:date="2026-01-01T00:00:00Z">
        <w:r>
          <w:t xml:space="preserve"> </w:t>
        </w:r>
      </w:ins>
      <w:ins w:id="31" w:author="PR Preview" w:date="2026-01-01T00:00:00Z">
        <w:r>
          <w:t xml:space="preserve"> </w:t>
        </w:r>
      </w:ins>
      <w:ins w:id="32" w:author="PR Preview" w:date="2026-01-01T00:00:00Z">
        <w:r>
          <w:t xml:space="preserve">in the same paper,</w:t>
        </w:r>
      </w:ins>
      <w:ins w:id="33" w:author="PR Preview" w:date="2026-01-01T00:00:00Z">
        <w:r>
          <w:t xml:space="preserve"> </w:t>
        </w:r>
      </w:ins>
      <w:ins w:id="34" w:author="PR Preview" w:date="2026-01-01T00:00:00Z">
        <w:r>
          <w:t xml:space="preserve">say which one you mean each time.</w:t>
        </w:r>
      </w:ins>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del w:id="35" w:author="PR Preview" w:date="2026-01-01T00:00:00Z">
        <w:r>
          <w:delText xml:space="preserve">A request still needs its actor:</w:delText>
        </w:r>
      </w:del>
      <w:del w:id="36" w:author="PR Preview" w:date="2026-01-01T00:00:00Z">
        <w:r>
          <w:delText xml:space="preserve"> </w:delText>
        </w:r>
      </w:del>
      <w:del w:id="37" w:author="PR Preview" w:date="2026-01-01T00:00:00Z">
        <w:r>
          <w:delText xml:space="preserve">“Could the space be increased, or would you allow me to register my own runner?”</w:delText>
        </w:r>
      </w:del>
      <w:del w:id="38" w:author="PR Preview" w:date="2026-01-01T00:00:00Z">
        <w:r>
          <w:delText xml:space="preserve"> </w:delText>
        </w:r>
      </w:del>
      <w:del w:id="39" w:author="PR Preview" w:date="2026-01-01T00:00:00Z">
        <w:r>
          <w:delText xml:space="preserve">keeps</w:delText>
        </w:r>
      </w:del>
      <w:del w:id="40" w:author="PR Preview" w:date="2026-01-01T00:00:00Z">
        <w:r>
          <w:delText xml:space="preserve"> </w:delText>
        </w:r>
      </w:del>
      <w:del w:id="41" w:author="PR Preview" w:date="2026-01-01T00:00:00Z">
        <w:r>
          <w:delText xml:space="preserve">“me”</w:delText>
        </w:r>
      </w:del>
      <w:del w:id="42" w:author="PR Preview" w:date="2026-01-01T00:00:00Z">
        <w:r>
          <w:delText xml:space="preserve"> </w:delText>
        </w:r>
      </w:del>
      <w:del w:id="43" w:author="PR Preview" w:date="2026-01-01T00:00:00Z">
        <w:r>
          <w:delText xml:space="preserve">because the request is about the writer’s runner.</w:delText>
        </w:r>
      </w:del>
    </w:p>
    <w:p>
      <w:pPr>
        <w:pStyle w:val="FirstParagraph"/>
      </w:pPr>
      <w:ins w:id="44" w:author="PR Preview" w:date="2026-01-01T00:00:00Z">
        <w:r>
          <w:t xml:space="preserve">A request still needs its actor:</w:t>
        </w:r>
      </w:ins>
      <w:ins w:id="45" w:author="PR Preview" w:date="2026-01-01T00:00:00Z">
        <w:r>
          <w:t xml:space="preserve"> </w:t>
        </w:r>
      </w:ins>
      <w:ins w:id="46" w:author="PR Preview" w:date="2026-01-01T00:00:00Z">
        <w:r>
          <w:t xml:space="preserve">“Could the space be increased, or would you allow me to register my own runner?”</w:t>
        </w:r>
      </w:ins>
      <w:ins w:id="47" w:author="PR Preview" w:date="2026-01-01T00:00:00Z">
        <w:r>
          <w:t xml:space="preserve"> </w:t>
        </w:r>
      </w:ins>
      <w:ins w:id="48" w:author="PR Preview" w:date="2026-01-01T00:00:00Z">
        <w:r>
          <w:t xml:space="preserve"> </w:t>
        </w:r>
      </w:ins>
      <w:ins w:id="49" w:author="PR Preview" w:date="2026-01-01T00:00:00Z">
        <w:r>
          <w:t xml:space="preserve">keeps</w:t>
        </w:r>
      </w:ins>
      <w:ins w:id="50" w:author="PR Preview" w:date="2026-01-01T00:00:00Z">
        <w:r>
          <w:t xml:space="preserve"> </w:t>
        </w:r>
      </w:ins>
      <w:ins w:id="51" w:author="PR Preview" w:date="2026-01-01T00:00:00Z">
        <w:r>
          <w:t xml:space="preserve">“me”</w:t>
        </w:r>
      </w:ins>
      <w:ins w:id="52" w:author="PR Preview" w:date="2026-01-01T00:00:00Z">
        <w:r>
          <w:t xml:space="preserve"> </w:t>
        </w:r>
      </w:ins>
      <w:ins w:id="53" w:author="PR Preview" w:date="2026-01-01T00:00:00Z">
        <w:r>
          <w:t xml:space="preserve">because the request is about the writer’s runner.</w:t>
        </w:r>
      </w:ins>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2026-10-28T07:08:33Z</dcterms:created>
  <dcterms:modified xsi:type="dcterms:W3CDTF">2026-10-28T07:08:33Z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00:02:38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