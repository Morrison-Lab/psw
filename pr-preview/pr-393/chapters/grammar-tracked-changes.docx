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del w:id="3" w:author="PR Preview" w:date="2026-01-01T00:00:00Z">
        <w:r>
          <w:delText xml:space="preserve">Use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i/>
            <w:iCs/>
          </w:rPr>
          <w:delText xml:space="preserve">that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b/>
            <w:bCs/>
          </w:rPr>
          <w:delText xml:space="preserve">restrictive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clause —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one that identifies which thing you mean,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that cannot be removed without changing the meaning of the sentence.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Use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i/>
            <w:iCs/>
          </w:rPr>
          <w:delText xml:space="preserve">which</w:delText>
        </w:r>
      </w:del>
      <w:del w:id="20" w:author="PR Preview" w:date="2026-01-01T00:00:00Z">
        <w:r>
          <w:delText xml:space="preserve">, set off by commas, for a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b/>
            <w:bCs/>
          </w:rPr>
          <w:delText xml:space="preserve">non-restrictive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clause —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one that adds information the reader does not need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in order to know which thing you mean.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1 (Restrictive clause)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restrictive clause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a relative clause that identifies which thing you mean,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that cannot be removed without changing the meaning of the sentence.</w:t>
        </w:r>
      </w:ins>
    </w:p>
    <w:bookmarkEnd w:id="12"/>
    <w:bookmarkStart w:id="13" w:name="def-non-restrictive-clause"/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2 (Non-restrictive clause)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non-restrictive clause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a relative clause that adds information the reader does not need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in order to know which thing you mean.</w:t>
        </w:r>
      </w:ins>
    </w:p>
    <w:bookmarkEnd w:id="13"/>
    <w:p>
      <w:pPr>
        <w:pStyle w:val="BodyText"/>
      </w:pPr>
      <w:ins w:id="47" w:author="PR Preview" w:date="2026-01-01T00:00:00Z">
        <w:r>
          <w:t xml:space="preserve">Use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i/>
            <w:iCs/>
          </w:rPr>
          <w:t xml:space="preserve">that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for a</w:t>
        </w:r>
      </w:ins>
      <w:ins w:id="52" w:author="PR Preview" w:date="2026-01-01T00:00:00Z">
        <w:r>
          <w:t xml:space="preserve"> </w:t>
        </w:r>
      </w:ins>
      <w:hyperlink w:anchor="def-restrictive-clause">
        <w:ins w:id="53" w:author="PR Preview" w:date="2026-01-01T00:00:00Z">
          <w:r>
            <w:rPr>
              <w:rStyle w:val="Hyperlink"/>
            </w:rPr>
            <w:t xml:space="preserve">restrictive clause</w:t>
          </w:r>
        </w:ins>
      </w:hyperlink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Use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i/>
            <w:iCs/>
          </w:rPr>
          <w:t xml:space="preserve">which</w:t>
        </w:r>
      </w:ins>
      <w:ins w:id="59" w:author="PR Preview" w:date="2026-01-01T00:00:00Z">
        <w:r>
          <w:t xml:space="preserve">, set off by commas, for a</w:t>
        </w:r>
      </w:ins>
      <w:ins w:id="60" w:author="PR Preview" w:date="2026-01-01T00:00:00Z">
        <w:r>
          <w:t xml:space="preserve"> </w:t>
        </w:r>
      </w:ins>
      <w:hyperlink w:anchor="def-non-restrictive-clause">
        <w:ins w:id="61" w:author="PR Preview" w:date="2026-01-01T00:00:00Z">
          <w:r>
            <w:rPr>
              <w:rStyle w:val="Hyperlink"/>
            </w:rPr>
            <w:t xml:space="preserve">non-restrictive clause</w:t>
          </w:r>
        </w:ins>
      </w:hyperlink>
      <w:ins w:id="62" w:author="PR Preview" w:date="2026-01-01T00:00:00Z">
        <w:r>
          <w:t xml:space="preserve">.</w:t>
        </w:r>
      </w:ins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del w:id="63" w:author="PR Preview" w:date="2026-01-01T00:00:00Z">
        <w:r>
          <w:delText xml:space="preserve">The dataset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that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we collected in 2023 contains 4,000 records.</w:delText>
        </w:r>
      </w:del>
    </w:p>
    <w:p>
      <w:pPr>
        <w:pStyle w:val="BlockText"/>
      </w:pPr>
      <w:ins w:id="68" w:author="PR Preview" w:date="2026-01-01T00:00:00Z">
        <w:r>
          <w:t xml:space="preserve">The dataset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b/>
            <w:bCs/>
          </w:rPr>
          <w:t xml:space="preserve">that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we collected in 2023 contains 4,000 records.</w:t>
        </w:r>
      </w:ins>
      <w:ins w:id="73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del w:id="74" w:author="PR Preview" w:date="2026-01-01T00:00:00Z">
        <w:r>
          <w:delText xml:space="preserve">Our 2023 dataset,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which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contains 4,000 records, is publicly available.</w:delText>
        </w:r>
      </w:del>
    </w:p>
    <w:p>
      <w:pPr>
        <w:pStyle w:val="BlockText"/>
      </w:pPr>
      <w:ins w:id="79" w:author="PR Preview" w:date="2026-01-01T00:00:00Z">
        <w:r>
          <w:t xml:space="preserve">Our 2023 dataset,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which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contains 4,000 records, is publicly available.</w:t>
        </w:r>
      </w:ins>
      <w:ins w:id="84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del w:id="85" w:author="PR Preview" w:date="2026-01-01T00:00:00Z">
        <w:r>
          <w:delText xml:space="preserve">✅ This body of work laid the methodological groundwork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that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 now apply to enteric fever.</w:delText>
        </w:r>
      </w:del>
    </w:p>
    <w:p>
      <w:pPr>
        <w:pStyle w:val="BlockText"/>
      </w:pPr>
      <w:ins w:id="90" w:author="PR Preview" w:date="2026-01-01T00:00:00Z">
        <w:r>
          <w:t xml:space="preserve">✅ This body of work laid the methodological groundwork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that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 now apply to enteric fever.</w:t>
        </w:r>
      </w:ins>
      <w:ins w:id="95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del w:id="96" w:author="PR Preview" w:date="2026-01-01T00:00:00Z">
        <w:r>
          <w:delText xml:space="preserve">They can serve two roles.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As adjectives, they modify a noun: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“</w:delText>
        </w:r>
      </w:del>
      <w:del w:id="101" w:author="PR Preview" w:date="2026-01-01T00:00:00Z">
        <w:r>
          <w:rPr>
            <w:b/>
            <w:bCs/>
          </w:rPr>
          <w:delText xml:space="preserve">this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result”</w:delText>
        </w:r>
      </w:del>
      <w:del w:id="104" w:author="PR Preview" w:date="2026-01-01T00:00:00Z">
        <w:r>
          <w:delText xml:space="preserve">,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“</w:delText>
        </w:r>
      </w:del>
      <w:del w:id="107" w:author="PR Preview" w:date="2026-01-01T00:00:00Z">
        <w:r>
          <w:rPr>
            <w:b/>
            <w:bCs/>
          </w:rPr>
          <w:delText xml:space="preserve">those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samples”</w:delText>
        </w:r>
      </w:del>
      <w:del w:id="110" w:author="PR Preview" w:date="2026-01-01T00:00:00Z">
        <w:r>
          <w:delText xml:space="preserve">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As standalone pronouns, they replace a noun: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“</w:delText>
        </w:r>
      </w:del>
      <w:del w:id="115" w:author="PR Preview" w:date="2026-01-01T00:00:00Z">
        <w:r>
          <w:rPr>
            <w:b/>
            <w:bCs/>
          </w:rPr>
          <w:delText xml:space="preserve">This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shows…”</w:delText>
        </w:r>
      </w:del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“</w:delText>
        </w:r>
      </w:del>
      <w:del w:id="121" w:author="PR Preview" w:date="2026-01-01T00:00:00Z">
        <w:r>
          <w:rPr>
            <w:b/>
            <w:bCs/>
          </w:rPr>
          <w:delText xml:space="preserve">That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means…”</w:delText>
        </w:r>
      </w:del>
      <w:del w:id="124" w:author="PR Preview" w:date="2026-01-01T00:00:00Z">
        <w:r>
          <w:delText xml:space="preserve">.</w:delText>
        </w:r>
      </w:del>
    </w:p>
    <w:p>
      <w:pPr>
        <w:pStyle w:val="FirstParagraph"/>
      </w:pPr>
      <w:ins w:id="125" w:author="PR Preview" w:date="2026-01-01T00:00:00Z">
        <w:r>
          <w:t xml:space="preserve">They can serve two roles.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As adjectives, they modify a noun: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“</w:t>
        </w:r>
      </w:ins>
      <w:ins w:id="130" w:author="PR Preview" w:date="2026-01-01T00:00:00Z">
        <w:r>
          <w:rPr>
            <w:b/>
            <w:bCs/>
          </w:rPr>
          <w:t xml:space="preserve">this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result”</w:t>
        </w:r>
      </w:ins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“</w:t>
        </w:r>
      </w:ins>
      <w:ins w:id="136" w:author="PR Preview" w:date="2026-01-01T00:00:00Z">
        <w:r>
          <w:rPr>
            <w:b/>
            <w:bCs/>
          </w:rPr>
          <w:t xml:space="preserve">those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samples”</w:t>
        </w:r>
      </w:ins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As standalone pronouns, they replace a noun: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“</w:t>
        </w:r>
      </w:ins>
      <w:ins w:id="145" w:author="PR Preview" w:date="2026-01-01T00:00:00Z">
        <w:r>
          <w:rPr>
            <w:b/>
            <w:bCs/>
          </w:rPr>
          <w:t xml:space="preserve">This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shows…”</w:t>
        </w:r>
      </w:ins>
      <w:ins w:id="148" w:author="PR Preview" w:date="2026-01-01T00:00:00Z">
        <w:r>
          <w:t xml:space="preserve">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“</w:t>
        </w:r>
      </w:ins>
      <w:ins w:id="151" w:author="PR Preview" w:date="2026-01-01T00:00:00Z">
        <w:r>
          <w:rPr>
            <w:b/>
            <w:bCs/>
          </w:rPr>
          <w:t xml:space="preserve">That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means…”</w:t>
        </w:r>
      </w:ins>
      <w:ins w:id="154" w:author="PR Preview" w:date="2026-01-01T00:00:00Z">
        <w:r>
          <w:t xml:space="preserve">.</w:t>
        </w:r>
      </w:ins>
      <w:ins w:id="155" w:author="PR Preview" w:date="2026-01-01T00:00:00Z">
        <w:r>
          <w:t xml:space="preserve"> </w:t>
        </w:r>
      </w:ins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del w:id="156" w:author="PR Preview" w:date="2026-01-01T00:00:00Z">
        <w:r>
          <w:delText xml:space="preserve">❌ The model overfit the training data.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This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poses a problem for deployment.</w:delText>
        </w:r>
      </w:del>
    </w:p>
    <w:p>
      <w:pPr>
        <w:pStyle w:val="BlockText"/>
      </w:pPr>
      <w:del w:id="161" w:author="PR Preview" w:date="2026-01-01T00:00:00Z">
        <w:r>
          <w:delText xml:space="preserve">✅ The model overfit the training data.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rPr>
            <w:b/>
            <w:bCs/>
          </w:rPr>
          <w:delText xml:space="preserve">This overfitting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poses a problem for deployment.</w:delText>
        </w:r>
      </w:del>
    </w:p>
    <w:p>
      <w:pPr>
        <w:pStyle w:val="BlockText"/>
      </w:pPr>
      <w:del w:id="166" w:author="PR Preview" w:date="2026-01-01T00:00:00Z">
        <w:r>
          <w:delText xml:space="preserve">❌ The first model’s estimates were biased upward. The second model avoids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this</w:delText>
        </w:r>
      </w:del>
      <w:del w:id="169" w:author="PR Preview" w:date="2026-01-01T00:00:00Z">
        <w:r>
          <w:delText xml:space="preserve">.</w:delText>
        </w:r>
      </w:del>
    </w:p>
    <w:p>
      <w:pPr>
        <w:pStyle w:val="BlockText"/>
      </w:pPr>
      <w:del w:id="170" w:author="PR Preview" w:date="2026-01-01T00:00:00Z">
        <w:r>
          <w:delText xml:space="preserve">✅ The first model’s estimates were biased upward. The second model avoids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rPr>
            <w:b/>
            <w:bCs/>
          </w:rPr>
          <w:delText xml:space="preserve">this bias</w:delText>
        </w:r>
      </w:del>
      <w:del w:id="173" w:author="PR Preview" w:date="2026-01-01T00:00:00Z">
        <w:r>
          <w:delText xml:space="preserve">.</w:delText>
        </w:r>
      </w:del>
    </w:p>
    <w:p>
      <w:pPr>
        <w:pStyle w:val="BlockText"/>
      </w:pPr>
      <w:ins w:id="174" w:author="PR Preview" w:date="2026-01-01T00:00:00Z">
        <w:r>
          <w:t xml:space="preserve">❌ The model overfit the training data.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This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poses a problem for deployment.</w:t>
        </w:r>
      </w:ins>
      <w:ins w:id="179" w:author="PR Preview" w:date="2026-01-01T00:00:00Z">
        <w:r>
          <w:t xml:space="preserve"> </w:t>
        </w:r>
      </w:ins>
    </w:p>
    <w:p>
      <w:pPr>
        <w:pStyle w:val="BlockText"/>
      </w:pPr>
      <w:ins w:id="180" w:author="PR Preview" w:date="2026-01-01T00:00:00Z">
        <w:r>
          <w:t xml:space="preserve">✅ The model overfit the training data.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b/>
            <w:bCs/>
          </w:rPr>
          <w:t xml:space="preserve">This overfitting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poses a problem for deployment.</w:t>
        </w:r>
      </w:ins>
      <w:ins w:id="185" w:author="PR Preview" w:date="2026-01-01T00:00:00Z">
        <w:r>
          <w:t xml:space="preserve"> </w:t>
        </w:r>
      </w:ins>
    </w:p>
    <w:p>
      <w:pPr>
        <w:pStyle w:val="BlockText"/>
      </w:pPr>
      <w:ins w:id="186" w:author="PR Preview" w:date="2026-01-01T00:00:00Z">
        <w:r>
          <w:t xml:space="preserve">❌ The first model’s estimates were biased upward.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 second model avoids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this</w:t>
        </w:r>
      </w:ins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</w:p>
    <w:p>
      <w:pPr>
        <w:pStyle w:val="BlockText"/>
      </w:pPr>
      <w:ins w:id="193" w:author="PR Preview" w:date="2026-01-01T00:00:00Z">
        <w:r>
          <w:t xml:space="preserve">✅ The first model’s estimates were biased upward.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second model avoids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this bias</w:t>
        </w:r>
      </w:ins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del w:id="200" w:author="PR Preview" w:date="2026-01-01T00:00:00Z">
        <w:r>
          <w:delText xml:space="preserve">You do not need a complete list of quantifiers to apply the advice.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Whenever a quantifier stands where a noun should be,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the reader has to search backward to find out what it quantifies.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Follow the quantifier with the noun: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“</w:delText>
        </w:r>
      </w:del>
      <w:del w:id="209" w:author="PR Preview" w:date="2026-01-01T00:00:00Z">
        <w:r>
          <w:rPr>
            <w:b/>
            <w:bCs/>
          </w:rPr>
          <w:delText xml:space="preserve">both models</w:delText>
        </w:r>
      </w:del>
      <w:del w:id="210" w:author="PR Preview" w:date="2026-01-01T00:00:00Z">
        <w:r>
          <w:delText xml:space="preserve">”</w:delText>
        </w:r>
      </w:del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“</w:delText>
        </w:r>
      </w:del>
      <w:del w:id="214" w:author="PR Preview" w:date="2026-01-01T00:00:00Z">
        <w:r>
          <w:rPr>
            <w:b/>
            <w:bCs/>
          </w:rPr>
          <w:delText xml:space="preserve">all three estimators</w:delText>
        </w:r>
      </w:del>
      <w:del w:id="215" w:author="PR Preview" w:date="2026-01-01T00:00:00Z">
        <w:r>
          <w:delText xml:space="preserve">”</w:delText>
        </w:r>
      </w:del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“</w:delText>
        </w:r>
      </w:del>
      <w:del w:id="219" w:author="PR Preview" w:date="2026-01-01T00:00:00Z">
        <w:r>
          <w:rPr>
            <w:b/>
            <w:bCs/>
          </w:rPr>
          <w:delText xml:space="preserve">each interval</w:delText>
        </w:r>
      </w:del>
      <w:del w:id="220" w:author="PR Preview" w:date="2026-01-01T00:00:00Z">
        <w:r>
          <w:delText xml:space="preserve">”</w:delText>
        </w:r>
      </w:del>
      <w:del w:id="221" w:author="PR Preview" w:date="2026-01-01T00:00:00Z">
        <w:r>
          <w:delText xml:space="preserve">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“of”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phrase that names the noun works too: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“</w:delText>
        </w:r>
      </w:del>
      <w:del w:id="230" w:author="PR Preview" w:date="2026-01-01T00:00:00Z">
        <w:r>
          <w:rPr>
            <w:b/>
            <w:bCs/>
          </w:rPr>
          <w:delText xml:space="preserve">none of the intervals</w:delText>
        </w:r>
      </w:del>
      <w:del w:id="231" w:author="PR Preview" w:date="2026-01-01T00:00:00Z">
        <w:r>
          <w:delText xml:space="preserve">”</w:delText>
        </w:r>
      </w:del>
      <w:del w:id="232" w:author="PR Preview" w:date="2026-01-01T00:00:00Z">
        <w:r>
          <w:delText xml:space="preserve">.</w:delText>
        </w:r>
      </w:del>
    </w:p>
    <w:p>
      <w:pPr>
        <w:pStyle w:val="BodyText"/>
      </w:pPr>
      <w:ins w:id="233" w:author="PR Preview" w:date="2026-01-01T00:00:00Z">
        <w:r>
          <w:t xml:space="preserve">You do not need a complete list of quantifiers to apply the advice.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Whenever a quantifier stands where a noun should be,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the reader has to search backward to find out what it quantifies.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Follow the quantifier with the noun: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“</w:t>
        </w:r>
      </w:ins>
      <w:ins w:id="242" w:author="PR Preview" w:date="2026-01-01T00:00:00Z">
        <w:r>
          <w:rPr>
            <w:b/>
            <w:bCs/>
          </w:rPr>
          <w:t xml:space="preserve">both models</w:t>
        </w:r>
      </w:ins>
      <w:ins w:id="243" w:author="PR Preview" w:date="2026-01-01T00:00:00Z">
        <w:r>
          <w:t xml:space="preserve">”</w:t>
        </w:r>
      </w:ins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“</w:t>
        </w:r>
      </w:ins>
      <w:ins w:id="247" w:author="PR Preview" w:date="2026-01-01T00:00:00Z">
        <w:r>
          <w:rPr>
            <w:b/>
            <w:bCs/>
          </w:rPr>
          <w:t xml:space="preserve">all three estimators</w:t>
        </w:r>
      </w:ins>
      <w:ins w:id="248" w:author="PR Preview" w:date="2026-01-01T00:00:00Z">
        <w:r>
          <w:t xml:space="preserve">”</w:t>
        </w:r>
      </w:ins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“</w:t>
        </w:r>
      </w:ins>
      <w:ins w:id="252" w:author="PR Preview" w:date="2026-01-01T00:00:00Z">
        <w:r>
          <w:rPr>
            <w:b/>
            <w:bCs/>
          </w:rPr>
          <w:t xml:space="preserve">each interval</w:t>
        </w:r>
      </w:ins>
      <w:ins w:id="253" w:author="PR Preview" w:date="2026-01-01T00:00:00Z">
        <w:r>
          <w:t xml:space="preserve">”</w:t>
        </w:r>
      </w:ins>
      <w:ins w:id="254" w:author="PR Preview" w:date="2026-01-01T00:00:00Z">
        <w:r>
          <w:t xml:space="preserve">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“of”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phrase that names the noun works too: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“</w:t>
        </w:r>
      </w:ins>
      <w:ins w:id="264" w:author="PR Preview" w:date="2026-01-01T00:00:00Z">
        <w:r>
          <w:rPr>
            <w:b/>
            <w:bCs/>
          </w:rPr>
          <w:t xml:space="preserve">none of the intervals</w:t>
        </w:r>
      </w:ins>
      <w:ins w:id="265" w:author="PR Preview" w:date="2026-01-01T00:00:00Z">
        <w:r>
          <w:t xml:space="preserve">”</w:t>
        </w:r>
      </w:ins>
      <w:ins w:id="266" w:author="PR Preview" w:date="2026-01-01T00:00:00Z">
        <w:r>
          <w:t xml:space="preserve">.</w:t>
        </w:r>
      </w:ins>
      <w:ins w:id="267" w:author="PR Preview" w:date="2026-01-01T00:00:00Z">
        <w:r>
          <w:t xml:space="preserve"> </w:t>
        </w:r>
      </w:ins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del w:id="268" w:author="PR Preview" w:date="2026-01-01T00:00:00Z">
        <w:r>
          <w:delText xml:space="preserve">✅ We fit a linear model and a spline model to the 2019 and 2020 surveys.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rPr>
            <w:b/>
            <w:bCs/>
          </w:rPr>
          <w:delText xml:space="preserve">Both models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return the same fit.</w:delText>
        </w:r>
      </w:del>
    </w:p>
    <w:p>
      <w:pPr>
        <w:pStyle w:val="BlockText"/>
      </w:pPr>
      <w:ins w:id="273" w:author="PR Preview" w:date="2026-01-01T00:00:00Z">
        <w:r>
          <w:t xml:space="preserve">✅ We fit a linear model and a spline model to the 2019 and 2020 surveys.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b/>
            <w:bCs/>
          </w:rPr>
          <w:t xml:space="preserve">Both models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return the same fit.</w:t>
        </w:r>
      </w:ins>
      <w:ins w:id="278" w:author="PR Preview" w:date="2026-01-01T00:00:00Z">
        <w:r>
          <w:t xml:space="preserve"> </w:t>
        </w:r>
      </w:ins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del w:id="279" w:author="PR Preview" w:date="2026-01-01T00:00:00Z">
        <w:r>
          <w:rPr>
            <w:b/>
            <w:bCs/>
          </w:rPr>
          <w:delText xml:space="preserve">Benefits</w:delText>
        </w:r>
      </w:del>
    </w:p>
    <w:p>
      <w:pPr>
        <w:pStyle w:val="BodyText"/>
      </w:pPr>
      <w:ins w:id="280" w:author="PR Preview" w:date="2026-01-01T00:00:00Z">
        <w:r>
          <w:rPr>
            <w:b/>
            <w:bCs/>
          </w:rPr>
          <w:t xml:space="preserve">Benefits</w:t>
        </w:r>
      </w:ins>
      <w:ins w:id="281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del w:id="282" w:author="PR Preview" w:date="2026-01-01T00:00:00Z">
        <w:r>
          <w:rPr>
            <w:b/>
            <w:bCs/>
          </w:rPr>
          <w:delText xml:space="preserve">Costs</w:delText>
        </w:r>
      </w:del>
    </w:p>
    <w:p>
      <w:pPr>
        <w:pStyle w:val="FirstParagraph"/>
      </w:pPr>
      <w:ins w:id="283" w:author="PR Preview" w:date="2026-01-01T00:00:00Z">
        <w:r>
          <w:rPr>
            <w:b/>
            <w:bCs/>
          </w:rPr>
          <w:t xml:space="preserve">Costs</w:t>
        </w:r>
      </w:ins>
      <w:ins w:id="284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2026-10-28T07:41:58Z</dcterms:created>
  <dcterms:modified xsi:type="dcterms:W3CDTF">2026-10-28T07:41:58Z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