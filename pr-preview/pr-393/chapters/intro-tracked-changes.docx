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00:02:38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del w:id="3" w:author="PR Preview" w:date="2026-01-01T00:00:00Z">
        <w:r>
          <w:delText xml:space="preserve">Terms, notation, and evidence:</w:delText>
        </w:r>
      </w:del>
    </w:p>
    <w:p>
      <w:pPr>
        <w:pStyle w:val="Compact"/>
        <w:numPr>
          <w:ilvl w:val="0"/>
          <w:numId w:val="1002"/>
        </w:numPr>
      </w:pPr>
      <w:ins w:id="4" w:author="PR Preview" w:date="2026-01-01T00:00:00Z">
        <w:r>
          <w:t xml:space="preserve">Terms, notation, and evidence:</w:t>
        </w:r>
      </w:ins>
      <w:ins w:id="5" w:author="PR Preview" w:date="2026-01-01T00:00:00Z">
        <w:r>
          <w:t xml:space="preserve"> </w:t>
        </w:r>
      </w:ins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2026-10-28T07:09:21Z</dcterms:created>
  <dcterms:modified xsi:type="dcterms:W3CDTF">2026-10-28T07:09:21Z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