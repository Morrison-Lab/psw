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del w:id="3" w:author="PR Preview" w:date="2026-01-01T00:00:00Z">
        <w:r>
          <w:delText xml:space="preserve">✅ Next we prove a result about monotonicity.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Theorem.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function</w:delText>
        </w:r>
      </w:del>
      <w:del w:id="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defined in equation (3) is increasing.</w:delText>
        </w:r>
      </w:del>
    </w:p>
    <w:p>
      <w:pPr>
        <w:pStyle w:val="BlockText"/>
      </w:pPr>
      <w:ins w:id="11" w:author="PR Preview" w:date="2026-01-01T00:00:00Z">
        <w:r>
          <w:t xml:space="preserve">✅ Next we prove a result about monotonicity.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b/>
            <w:bCs/>
          </w:rPr>
          <w:t xml:space="preserve">Theorem.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 function</w:t>
        </w:r>
      </w:ins>
      <w:ins w:id="1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defined in equation (3) is increasing.</w:t>
        </w:r>
      </w:ins>
      <w:ins w:id="19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2026-10-28T07:42:39Z</dcterms:created>
  <dcterms:modified xsi:type="dcterms:W3CDTF">2026-10-28T07:42:39Z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