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2026-10-28 00:37:47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00:37:59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del w:id="3" w:author="PR Preview" w:date="2026-01-01T00:00:00Z">
        <w:r>
          <w:delText xml:space="preserve">Interval notation works best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when the quantity being constrained is a single expression.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When the middle term is complicated,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naming it first keeps the constraint short.</w:delText>
        </w:r>
      </w:del>
    </w:p>
    <w:p>
      <w:pPr>
        <w:pStyle w:val="FirstParagraph"/>
      </w:pPr>
      <w:ins w:id="10" w:author="PR Preview" w:date="2026-01-01T00:00:00Z">
        <w:r>
          <w:t xml:space="preserve">Interval notation works best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when the quantity being constrained is a single expression.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When the middle term is complicated,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naming it first keeps the constraint short.</w:t>
        </w:r>
      </w:ins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8" w:author="PR Preview" w:date="2026-01-01T00:00:00Z">
        <w:r>
          <w:delText xml:space="preserve">The ❌ version does five operations in one line: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it distributes the sum over the terms,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sums a constant,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factors a constant out of a sum,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substitutes</w:delText>
        </w:r>
      </w:del>
      <w:del w:id="27" w:author="PR Preview" w:date="2026-01-01T00:00:00Z">
        <w:r>
          <w:delText xml:space="preserve"> </w:delText>
        </w:r>
      </w:del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and substitutes</w:delText>
        </w:r>
      </w:del>
      <w:del w:id="31" w:author="PR Preview" w:date="2026-01-01T00:00:00Z">
        <w:r>
          <w:delText xml:space="preserve"> </w:delText>
        </w:r>
      </w:del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del w:id="32" w:author="PR Preview" w:date="2026-01-01T00:00:00Z">
        <w:r>
          <w:delText xml:space="preserve">.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The ✅ version gives each of the five its own line.</w:delText>
        </w:r>
      </w:del>
    </w:p>
    <w:p>
      <w:pPr>
        <w:pStyle w:val="FirstParagraph"/>
      </w:pPr>
      <w:ins w:id="35" w:author="PR Preview" w:date="2026-01-01T00:00:00Z">
        <w:r>
          <w:t xml:space="preserve">The ❌ version does five operations in one line: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it distributes the sum over the terms,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sums a constant,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factors a constant out of a sum,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substitutes</w:t>
        </w:r>
      </w:ins>
      <w:ins w:id="45" w:author="PR Preview" w:date="2026-01-01T00:00:00Z">
        <w:r>
          <w:t xml:space="preserve"> </w:t>
        </w:r>
      </w:ins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 substitutes</w:t>
        </w:r>
      </w:ins>
      <w:ins w:id="49" w:author="PR Preview" w:date="2026-01-01T00:00:00Z">
        <w:r>
          <w:t xml:space="preserve"> </w:t>
        </w:r>
      </w:ins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ins w:id="50" w:author="PR Preview" w:date="2026-01-01T00:00:00Z">
        <w:r>
          <w:t xml:space="preserve">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 ✅ version gives each of the five its own line.</w:t>
        </w:r>
      </w:ins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del w:id="53" w:author="PR Preview" w:date="2026-01-01T00:00:00Z">
        <w:r>
          <w:delText xml:space="preserve">Justify a line with the standard name of the rule it applies,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not an informal description of what it does to the symbols.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Write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“distribute the sum over the terms”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rather than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“split the sum”</w:delText>
        </w:r>
      </w:del>
      <w:del w:id="64" w:author="PR Preview" w:date="2026-01-01T00:00:00Z">
        <w:r>
          <w:delText xml:space="preserve">,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and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“factor the constant out of the sum”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rather than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“pull out the constant”</w:delText>
        </w:r>
      </w:del>
      <w:del w:id="73" w:author="PR Preview" w:date="2026-01-01T00:00:00Z">
        <w:r>
          <w:delText xml:space="preserve">.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 standard name tells the reader which rule to check the line against;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an informal one only describes the change.</w:delText>
        </w:r>
      </w:del>
    </w:p>
    <w:p>
      <w:pPr>
        <w:pStyle w:val="FirstParagraph"/>
      </w:pPr>
      <w:ins w:id="78" w:author="PR Preview" w:date="2026-01-01T00:00:00Z">
        <w:r>
          <w:t xml:space="preserve">Justify a line with the standard name of the rule it applies,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not an informal description of what it does to the symbols.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Write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“distribute the sum over the terms”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rather than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“split the sum”</w:t>
        </w:r>
      </w:ins>
      <w:ins w:id="89" w:author="PR Preview" w:date="2026-01-01T00:00:00Z">
        <w:r>
          <w:t xml:space="preserve">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and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“factor the constant out of the sum”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rather than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“pull out the constant”</w:t>
        </w:r>
      </w:ins>
      <w:ins w:id="99" w:author="PR Preview" w:date="2026-01-01T00:00:00Z">
        <w:r>
          <w:t xml:space="preserve">.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A standard name tells the reader which rule to check the line against;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an informal one only describes the change.</w:t>
        </w:r>
      </w:ins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del w:id="104" w:author="PR Preview" w:date="2026-01-01T00:00:00Z">
        <w:r>
          <w:delText xml:space="preserve">❌ Each outcome is centered on the value of a mean function</w:delText>
        </w:r>
      </w:del>
      <w:del w:id="10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at its own covariate values.</w:delText>
        </w:r>
      </w:del>
    </w:p>
    <w:p>
      <w:pPr>
        <w:pStyle w:val="BlockText"/>
      </w:pPr>
      <w:ins w:id="108" w:author="PR Preview" w:date="2026-01-01T00:00:00Z">
        <w:r>
          <w:t xml:space="preserve">❌ Each outcome is centered on the value of a mean function</w:t>
        </w:r>
      </w:ins>
      <w:ins w:id="10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at its own covariate values.</w:t>
        </w:r>
      </w:ins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del w:id="113" w:author="PR Preview" w:date="2026-01-01T00:00:00Z">
        <w:r>
          <w:delText xml:space="preserve">In machine learning notes, the prediction function is</w:delText>
        </w:r>
      </w:del>
      <w:del w:id="114" w:author="PR Preview" w:date="2026-01-01T00:00:00Z">
        <w:r>
          <w:delText xml:space="preserve"> </w:delText>
        </w:r>
      </w:del>
      <m:oMath>
        <m:r>
          <m:t>h</m:t>
        </m:r>
      </m:oMath>
      <w:del w:id="115" w:author="PR Preview" w:date="2026-01-01T00:00:00Z">
        <w:r>
          <w:delText xml:space="preserve">,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and its value at the</w:delText>
        </w:r>
      </w:del>
      <w:del w:id="118" w:author="PR Preview" w:date="2026-01-01T00:00:00Z">
        <w:r>
          <w:delText xml:space="preserve"> </w:delText>
        </w:r>
      </w:del>
      <m:oMath>
        <m:r>
          <m:t>i</m:t>
        </m:r>
      </m:oMath>
      <w:del w:id="119" w:author="PR Preview" w:date="2026-01-01T00:00:00Z">
        <w:r>
          <w:delText xml:space="preserve">-th observed input is the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rPr>
            <w:b/>
            <w:bCs/>
          </w:rPr>
          <w:delText xml:space="preserve">fitted value</w:delText>
        </w:r>
      </w:del>
      <w:del w:id="122" w:author="PR Preview" w:date="2026-01-01T00:00:00Z">
        <w:r>
          <w:delText xml:space="preserve">.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Define it once as</w:delText>
        </w:r>
      </w:del>
      <w:del w:id="12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126" w:author="PR Preview" w:date="2026-01-01T00:00:00Z">
        <w:r>
          <w:delText xml:space="preserve">,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then print</w:delText>
        </w:r>
      </w:del>
      <w:del w:id="12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del w:id="130" w:author="PR Preview" w:date="2026-01-01T00:00:00Z">
        <w:r>
          <w:delText xml:space="preserve">, not</w:delText>
        </w:r>
      </w:del>
      <w:del w:id="131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132" w:author="PR Preview" w:date="2026-01-01T00:00:00Z">
        <w:r>
          <w:delText xml:space="preserve">,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wherever the fitted value appears in a loss, a residual or a risk sum.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Keep</w:delText>
        </w:r>
      </w:del>
      <w:del w:id="137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where</w:delText>
        </w:r>
      </w:del>
      <w:del w:id="140" w:author="PR Preview" w:date="2026-01-01T00:00:00Z">
        <w:r>
          <w:delText xml:space="preserve"> </w:delText>
        </w:r>
      </w:del>
      <m:oMath>
        <m:r>
          <m:t>h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itself is the subject,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as in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“the linear function</w:delText>
        </w:r>
      </w:del>
      <w:del w:id="147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del w:id="148" w:author="PR Preview" w:date="2026-01-01T00:00:00Z">
        <w:r>
          <w:delText xml:space="preserve">”</w:delText>
        </w:r>
      </w:del>
      <w:del w:id="149" w:author="PR Preview" w:date="2026-01-01T00:00:00Z">
        <w:r>
          <w:delText xml:space="preserve">,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and where the output is not a prediction of</w:delText>
        </w:r>
      </w:del>
      <w:del w:id="15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53" w:author="PR Preview" w:date="2026-01-01T00:00:00Z">
        <w:r>
          <w:delText xml:space="preserve">,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such as the decision score of a support vector machine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or a vector of class probabilities.</w:delText>
        </w:r>
      </w:del>
    </w:p>
    <w:p>
      <w:pPr>
        <w:pStyle w:val="FirstParagraph"/>
      </w:pPr>
      <w:ins w:id="158" w:author="PR Preview" w:date="2026-01-01T00:00:00Z">
        <w:r>
          <w:rPr>
            <w:b/>
            <w:bCs/>
          </w:rPr>
          <w:t xml:space="preserve">Definition 2 (Fitted value)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The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rPr>
            <w:b/>
            <w:bCs/>
          </w:rPr>
          <w:t xml:space="preserve">fitted value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of observation</w:t>
        </w:r>
      </w:ins>
      <w:ins w:id="165" w:author="PR Preview" w:date="2026-01-01T00:00:00Z">
        <w:r>
          <w:t xml:space="preserve"> </w:t>
        </w:r>
      </w:ins>
      <m:oMath>
        <m:r>
          <m:t>i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is the value that a fitted model predicts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at that observation’s input.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In machine learning notes, where the fitted prediction</w:t>
        </w:r>
      </w:ins>
      <w:ins w:id="172" w:author="PR Preview" w:date="2026-01-01T00:00:00Z">
        <w:r>
          <w:t xml:space="preserve"> </w:t>
        </w:r>
      </w:ins>
      <w:hyperlink r:id="rId24">
        <w:ins w:id="17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is</w:t>
        </w:r>
      </w:ins>
      <w:ins w:id="176" w:author="PR Preview" w:date="2026-01-01T00:00:00Z">
        <w:r>
          <w:t xml:space="preserve"> </w:t>
        </w:r>
      </w:ins>
      <m:oMath>
        <m:r>
          <m:t>h</m:t>
        </m:r>
      </m:oMath>
      <w:ins w:id="177" w:author="PR Preview" w:date="2026-01-01T00:00:00Z">
        <w:r>
          <w:t xml:space="preserve">,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it is</w:t>
        </w:r>
      </w:ins>
      <w:ins w:id="18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81" w:author="PR Preview" w:date="2026-01-01T00:00:00Z">
        <w:r>
          <w:t xml:space="preserve">.</w:t>
        </w:r>
      </w:ins>
    </w:p>
    <w:bookmarkEnd w:id="34"/>
    <w:p>
      <w:pPr>
        <w:pStyle w:val="BodyText"/>
      </w:pPr>
      <w:ins w:id="182" w:author="PR Preview" w:date="2026-01-01T00:00:00Z">
        <w:r>
          <w:t xml:space="preserve">Define the</w:t>
        </w:r>
      </w:ins>
      <w:ins w:id="183" w:author="PR Preview" w:date="2026-01-01T00:00:00Z">
        <w:r>
          <w:t xml:space="preserve"> </w:t>
        </w:r>
      </w:ins>
      <w:hyperlink w:anchor="def-fitted-value">
        <w:ins w:id="184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once,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then print</w:t>
        </w:r>
      </w:ins>
      <w:ins w:id="18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190" w:author="PR Preview" w:date="2026-01-01T00:00:00Z">
        <w:r>
          <w:t xml:space="preserve">, not</w:t>
        </w:r>
      </w:ins>
      <w:ins w:id="191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92" w:author="PR Preview" w:date="2026-01-01T00:00:00Z">
        <w:r>
          <w:t xml:space="preserve">,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wherever it appears in a loss, a residual or a risk sum.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Keep</w:t>
        </w:r>
      </w:ins>
      <w:ins w:id="19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where</w:t>
        </w:r>
      </w:ins>
      <w:ins w:id="200" w:author="PR Preview" w:date="2026-01-01T00:00:00Z">
        <w:r>
          <w:t xml:space="preserve"> </w:t>
        </w:r>
      </w:ins>
      <m:oMath>
        <m:r>
          <m:t>h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itself is the subject,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as in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“the linear function</w:t>
        </w:r>
      </w:ins>
      <w:ins w:id="20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ins w:id="208" w:author="PR Preview" w:date="2026-01-01T00:00:00Z">
        <w:r>
          <w:t xml:space="preserve">”</w:t>
        </w:r>
      </w:ins>
      <w:ins w:id="209" w:author="PR Preview" w:date="2026-01-01T00:00:00Z">
        <w:r>
          <w:t xml:space="preserve">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and where the output is not a prediction of</w:t>
        </w:r>
      </w:ins>
      <w:ins w:id="21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13" w:author="PR Preview" w:date="2026-01-01T00:00:00Z">
        <w:r>
          <w:t xml:space="preserve">,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such as the decision score of a support vector machine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or a vector of class probabilities.</w:t>
        </w:r>
      </w:ins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del w:id="218" w:author="PR Preview" w:date="2026-01-01T00:00:00Z">
        <w:r>
          <w:delText xml:space="preserve">✅ A fitting procedure is a function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from data sets to fitted models.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A fitted model is a function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from covariate values to predicted outcomes.</w:delText>
        </w:r>
      </w:del>
    </w:p>
    <w:p>
      <w:pPr>
        <w:pStyle w:val="BlockText"/>
      </w:pPr>
      <w:ins w:id="225" w:author="PR Preview" w:date="2026-01-01T00:00:00Z">
        <w:r>
          <w:t xml:space="preserve">✅ A fitting procedure is a function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from data sets to fitted models.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 fitted model is a function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from covariate values to predicted outcomes.</w:t>
        </w:r>
      </w:ins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del w:id="233" w:author="PR Preview" w:date="2026-01-01T00:00:00Z">
        <w:r>
          <w:delText xml:space="preserve">❌ The sample mean of the</w:delText>
        </w:r>
      </w:del>
      <w:del w:id="23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is 2.4.</w:delText>
        </w:r>
      </w:del>
    </w:p>
    <w:p>
      <w:pPr>
        <w:pStyle w:val="BlockText"/>
      </w:pPr>
      <w:ins w:id="237" w:author="PR Preview" w:date="2026-01-01T00:00:00Z">
        <w:r>
          <w:t xml:space="preserve">❌ The sample mean of the</w:t>
        </w:r>
      </w:ins>
      <w:ins w:id="23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is 2.4.</w:t>
        </w:r>
      </w:ins>
      <w:ins w:id="241" w:author="PR Preview" w:date="2026-01-01T00:00:00Z">
        <w:r>
          <w:t xml:space="preserve"> </w:t>
        </w:r>
      </w:ins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del w:id="242" w:author="PR Preview" w:date="2026-01-01T00:00:00Z">
        <w:r>
          <w:delText xml:space="preserve">✅ Consider the mean function</w:delText>
        </w:r>
      </w:del>
      <w:del w:id="24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del w:id="244" w:author="PR Preview" w:date="2026-01-01T00:00:00Z">
        <w:r>
          <w:delText xml:space="preserve">.</w:delText>
        </w:r>
      </w:del>
    </w:p>
    <w:p>
      <w:pPr>
        <w:pStyle w:val="BlockText"/>
      </w:pPr>
      <w:ins w:id="245" w:author="PR Preview" w:date="2026-01-01T00:00:00Z">
        <w:r>
          <w:t xml:space="preserve">✅ Consider the mean function</w:t>
        </w:r>
      </w:ins>
      <w:ins w:id="24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ins w:id="247" w:author="PR Preview" w:date="2026-01-01T00:00:00Z">
        <w:r>
          <w:t xml:space="preserve">.</w:t>
        </w:r>
      </w:ins>
      <w:ins w:id="248" w:author="PR Preview" w:date="2026-01-01T00:00:00Z">
        <w:r>
          <w:t xml:space="preserve"> </w:t>
        </w:r>
      </w:ins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del w:id="249" w:author="PR Preview" w:date="2026-01-01T00:00:00Z">
        <w:r>
          <w:delText xml:space="preserve">In prose, write a text label next to every inline math symbol.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The label tells the reader what the symbol stands for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without making them search for its definition.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Put the label before the symbol, as in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“the population noise variance,</w:delText>
        </w:r>
      </w:del>
      <w:del w:id="25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59" w:author="PR Preview" w:date="2026-01-01T00:00:00Z">
        <w:r>
          <w:delText xml:space="preserve">”</w:delText>
        </w:r>
      </w:del>
      <w:del w:id="260" w:author="PR Preview" w:date="2026-01-01T00:00:00Z">
        <w:r>
          <w:delText xml:space="preserve">.</w:delText>
        </w:r>
      </w:del>
    </w:p>
    <w:p>
      <w:pPr>
        <w:pStyle w:val="FirstParagraph"/>
      </w:pPr>
      <w:ins w:id="261" w:author="PR Preview" w:date="2026-01-01T00:00:00Z">
        <w:r>
          <w:t xml:space="preserve">In prose, write a text label next to every inline math symbol.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The label tells the reader what the symbol stands for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without making them search for its definition.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Put the label before the symbol, as in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“the population noise variance,</w:t>
        </w:r>
      </w:ins>
      <w:ins w:id="27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71" w:author="PR Preview" w:date="2026-01-01T00:00:00Z">
        <w:r>
          <w:t xml:space="preserve">”</w:t>
        </w:r>
      </w:ins>
      <w:ins w:id="272" w:author="PR Preview" w:date="2026-01-01T00:00:00Z">
        <w:r>
          <w:t xml:space="preserve">.</w:t>
        </w:r>
      </w:ins>
      <w:ins w:id="273" w:author="PR Preview" w:date="2026-01-01T00:00:00Z">
        <w:r>
          <w:t xml:space="preserve"> </w:t>
        </w:r>
      </w:ins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del w:id="274" w:author="PR Preview" w:date="2026-01-01T00:00:00Z">
        <w:r>
          <w:delText xml:space="preserve">❌ Which of the three quantities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(squared bias, variance of</w:delText>
        </w:r>
      </w:del>
      <w:del w:id="27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78" w:author="PR Preview" w:date="2026-01-01T00:00:00Z">
        <w:r>
          <w:delText xml:space="preserve">,</w:delText>
        </w:r>
      </w:del>
      <w:del w:id="27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80" w:author="PR Preview" w:date="2026-01-01T00:00:00Z">
        <w:r>
          <w:delText xml:space="preserve">)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can a better prediction method reduce?</w:delText>
        </w:r>
      </w:del>
    </w:p>
    <w:p>
      <w:pPr>
        <w:pStyle w:val="BlockText"/>
      </w:pPr>
      <w:del w:id="283" w:author="PR Preview" w:date="2026-01-01T00:00:00Z">
        <w:r>
          <w:delText xml:space="preserve">✅ Which of the three quantities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(the squared bias, the variance of the prediction</w:delText>
        </w:r>
      </w:del>
      <w:del w:id="28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87" w:author="PR Preview" w:date="2026-01-01T00:00:00Z">
        <w:r>
          <w:delText xml:space="preserve">,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and the population noise variance</w:delText>
        </w:r>
      </w:del>
      <w:del w:id="29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91" w:author="PR Preview" w:date="2026-01-01T00:00:00Z">
        <w:r>
          <w:delText xml:space="preserve">)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can a better prediction method reduce?</w:delText>
        </w:r>
      </w:del>
    </w:p>
    <w:p>
      <w:pPr>
        <w:pStyle w:val="BlockText"/>
      </w:pPr>
      <w:ins w:id="294" w:author="PR Preview" w:date="2026-01-01T00:00:00Z">
        <w:r>
          <w:t xml:space="preserve">❌ Which of the three quantities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(squared bias, variance of</w:t>
        </w:r>
      </w:ins>
      <w:ins w:id="29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98" w:author="PR Preview" w:date="2026-01-01T00:00:00Z">
        <w:r>
          <w:t xml:space="preserve">,</w:t>
        </w:r>
      </w:ins>
      <w:ins w:id="29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00" w:author="PR Preview" w:date="2026-01-01T00:00:00Z">
        <w:r>
          <w:t xml:space="preserve">)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can a better prediction method reduce?</w:t>
        </w:r>
      </w:ins>
    </w:p>
    <w:p>
      <w:pPr>
        <w:pStyle w:val="BlockText"/>
      </w:pPr>
      <w:ins w:id="304" w:author="PR Preview" w:date="2026-01-01T00:00:00Z">
        <w:r>
          <w:t xml:space="preserve">✅ Which of the three quantities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(the squared bias, the variance of the prediction</w:t>
        </w:r>
      </w:ins>
      <w:ins w:id="30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08" w:author="PR Preview" w:date="2026-01-01T00:00:00Z">
        <w:r>
          <w:t xml:space="preserve">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and the population noise variance</w:t>
        </w:r>
      </w:ins>
      <w:ins w:id="31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12" w:author="PR Preview" w:date="2026-01-01T00:00:00Z">
        <w:r>
          <w:t xml:space="preserve">)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can a better prediction method reduce?</w:t>
        </w:r>
      </w:ins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del w:id="316" w:author="PR Preview" w:date="2026-01-01T00:00:00Z">
        <w:r>
          <w:delText xml:space="preserve">variances</w:delText>
        </w:r>
      </w:del>
    </w:p>
    <w:p>
      <w:pPr>
        <w:pStyle w:val="Compact"/>
        <w:numPr>
          <w:ilvl w:val="0"/>
          <w:numId w:val="1010"/>
        </w:numPr>
      </w:pPr>
      <w:ins w:id="317" w:author="PR Preview" w:date="2026-01-01T00:00:00Z">
        <w:r>
          <w:t xml:space="preserve">variances</w:t>
        </w:r>
      </w:ins>
      <w:ins w:id="318" w:author="PR Preview" w:date="2026-01-01T00:00:00Z">
        <w:r>
          <w:t xml:space="preserve"> </w:t>
        </w:r>
      </w:ins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del w:id="319" w:author="PR Preview" w:date="2026-01-01T00:00:00Z">
        <w:r>
          <w:delText xml:space="preserve">❌ The expected squared error of the fitted mean function at</w:delText>
        </w:r>
      </w:del>
      <w:del w:id="320" w:author="PR Preview" w:date="2026-01-01T00:00:00Z">
        <w:r>
          <w:delText xml:space="preserve"> </w:delText>
        </w:r>
      </w:del>
      <m:oMath>
        <m:r>
          <m:t>x</m:t>
        </m:r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is</w:delText>
        </w:r>
      </w:del>
      <w:del w:id="323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24" w:author="PR Preview" w:date="2026-01-01T00:00:00Z">
        <w:r>
          <w:delText xml:space="preserve">.</w:delText>
        </w:r>
      </w:del>
    </w:p>
    <w:p>
      <w:pPr>
        <w:pStyle w:val="BlockText"/>
      </w:pPr>
      <w:ins w:id="325" w:author="PR Preview" w:date="2026-01-01T00:00:00Z">
        <w:r>
          <w:t xml:space="preserve">❌ The expected squared error of the fitted mean function at</w:t>
        </w:r>
      </w:ins>
      <w:ins w:id="326" w:author="PR Preview" w:date="2026-01-01T00:00:00Z">
        <w:r>
          <w:t xml:space="preserve"> </w:t>
        </w:r>
      </w:ins>
      <m:oMath>
        <m:r>
          <m:t>x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is</w:t>
        </w:r>
      </w:ins>
      <w:ins w:id="32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30" w:author="PR Preview" w:date="2026-01-01T00:00:00Z">
        <w:r>
          <w:t xml:space="preserve">.</w:t>
        </w:r>
      </w:ins>
      <w:ins w:id="331" w:author="PR Preview" w:date="2026-01-01T00:00:00Z">
        <w:r>
          <w:t xml:space="preserve"> </w:t>
        </w:r>
      </w:ins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del w:id="332" w:author="PR Preview" w:date="2026-01-01T00:00:00Z">
        <w:r>
          <w:delText xml:space="preserve">A condition that can fail is an assumption.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A parametrization is not: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it writes a quantity in terms of named parameters or pieces,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so it holds by definition and goes under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“Let:”</w:delText>
        </w:r>
      </w:del>
      <w:del w:id="341" w:author="PR Preview" w:date="2026-01-01T00:00:00Z">
        <w:r>
          <w:delText xml:space="preserve">.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Do not label a parametrization as an assumption,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because that tells the reader a condition is being imposed when none is.</w:delText>
        </w:r>
      </w:del>
    </w:p>
    <w:p>
      <w:pPr>
        <w:pStyle w:val="FirstParagraph"/>
      </w:pPr>
      <w:ins w:id="346" w:author="PR Preview" w:date="2026-01-01T00:00:00Z">
        <w:r>
          <w:t xml:space="preserve">A condition that can fail is an assumption.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A parametrization is not: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it writes a quantity in terms of named parameters or pieces,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so it holds by definition and goes under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“Let:”</w:t>
        </w:r>
      </w:ins>
      <w:ins w:id="356" w:author="PR Preview" w:date="2026-01-01T00:00:00Z">
        <w:r>
          <w:t xml:space="preserve">.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Do not label a parametrization as an assumption,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because that tells the reader a condition is being imposed when none is.</w:t>
        </w:r>
      </w:ins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del w:id="361" w:author="PR Preview" w:date="2026-01-01T00:00:00Z">
        <w:r>
          <w:delText xml:space="preserve">❌ Assume the sample size</w:delText>
        </w:r>
      </w:del>
      <w:del w:id="362" w:author="PR Preview" w:date="2026-01-01T00:00:00Z">
        <w:r>
          <w:delText xml:space="preserve"> </w:delText>
        </w:r>
      </w:del>
      <m:oMath>
        <m:r>
          <m:t>n</m:t>
        </m:r>
      </m:oMath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is larger than</w:delText>
        </w:r>
      </w:del>
      <w:del w:id="365" w:author="PR Preview" w:date="2026-01-01T00:00:00Z">
        <w:r>
          <w:delText xml:space="preserve"> </w:delText>
        </w:r>
      </w:del>
      <m:oMath>
        <m:r>
          <m:t>30</m:t>
        </m:r>
      </m:oMath>
      <w:del w:id="366" w:author="PR Preview" w:date="2026-01-01T00:00:00Z">
        <w:r>
          <w:delText xml:space="preserve">.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Assume the observations are independent.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Assume the population variance</w:delText>
        </w:r>
      </w:del>
      <w:del w:id="37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is finite.</w:delText>
        </w:r>
      </w:del>
    </w:p>
    <w:p>
      <w:pPr>
        <w:pStyle w:val="BlockText"/>
      </w:pPr>
      <w:ins w:id="374" w:author="PR Preview" w:date="2026-01-01T00:00:00Z">
        <w:r>
          <w:t xml:space="preserve">❌ Assume the sample size</w:t>
        </w:r>
      </w:ins>
      <w:ins w:id="375" w:author="PR Preview" w:date="2026-01-01T00:00:00Z">
        <w:r>
          <w:t xml:space="preserve"> </w:t>
        </w:r>
      </w:ins>
      <m:oMath>
        <m:r>
          <m:t>n</m:t>
        </m:r>
      </m:oMath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is larger than</w:t>
        </w:r>
      </w:ins>
      <w:ins w:id="378" w:author="PR Preview" w:date="2026-01-01T00:00:00Z">
        <w:r>
          <w:t xml:space="preserve"> </w:t>
        </w:r>
      </w:ins>
      <m:oMath>
        <m:r>
          <m:t>30</m:t>
        </m:r>
      </m:oMath>
      <w:ins w:id="379" w:author="PR Preview" w:date="2026-01-01T00:00:00Z">
        <w:r>
          <w:t xml:space="preserve">.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Assume the observations are independent.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Assume the population variance</w:t>
        </w:r>
      </w:ins>
      <w:ins w:id="38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is finite.</w:t>
        </w:r>
      </w:ins>
      <w:ins w:id="387" w:author="PR Preview" w:date="2026-01-01T00:00:00Z">
        <w:r>
          <w:t xml:space="preserve"> </w:t>
        </w:r>
      </w:ins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del w:id="388" w:author="PR Preview" w:date="2026-01-01T00:00:00Z">
        <w:r>
          <w:delText xml:space="preserve">❌ Let</w:delText>
        </w:r>
      </w:del>
      <w:del w:id="389" w:author="PR Preview" w:date="2026-01-01T00:00:00Z">
        <w:r>
          <w:delText xml:space="preserve"> </w:delText>
        </w:r>
      </w:del>
      <m:oMath>
        <m:r>
          <m:t>n</m:t>
        </m:r>
      </m:oMath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be the sample size.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Let</w:delText>
        </w:r>
      </w:del>
      <w:del w:id="394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be the sample mean.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Let</w:delText>
        </w:r>
      </w:del>
      <w:del w:id="399" w:author="PR Preview" w:date="2026-01-01T00:00:00Z">
        <w:r>
          <w:delText xml:space="preserve"> </w:delText>
        </w:r>
      </w:del>
      <m:oMath>
        <m:r>
          <m:t>s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be the sample standard deviation.</w:delText>
        </w:r>
      </w:del>
    </w:p>
    <w:p>
      <w:pPr>
        <w:pStyle w:val="BlockText"/>
      </w:pPr>
      <w:ins w:id="402" w:author="PR Preview" w:date="2026-01-01T00:00:00Z">
        <w:r>
          <w:t xml:space="preserve">❌ Let</w:t>
        </w:r>
      </w:ins>
      <w:ins w:id="403" w:author="PR Preview" w:date="2026-01-01T00:00:00Z">
        <w:r>
          <w:t xml:space="preserve"> </w:t>
        </w:r>
      </w:ins>
      <m:oMath>
        <m:r>
          <m:t>n</m:t>
        </m:r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be the sample size.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Let</w:t>
        </w:r>
      </w:ins>
      <w:ins w:id="40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be the sample mean.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Let</w:t>
        </w:r>
      </w:ins>
      <w:ins w:id="414" w:author="PR Preview" w:date="2026-01-01T00:00:00Z">
        <w:r>
          <w:t xml:space="preserve"> </w:t>
        </w:r>
      </w:ins>
      <m:oMath>
        <m:r>
          <m:t>s</m:t>
        </m:r>
      </m:oMath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be the sample standard deviation.</w:t>
        </w:r>
      </w:ins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del w:id="417" w:author="PR Preview" w:date="2026-01-01T00:00:00Z">
        <w:r>
          <w:delText xml:space="preserve">the noise variable</w:delText>
        </w:r>
      </w:del>
      <w:del w:id="418" w:author="PR Preview" w:date="2026-01-01T00:00:00Z">
        <w:r>
          <w:delText xml:space="preserve"> </w:delText>
        </w:r>
      </w:del>
      <m:oMath>
        <m:r>
          <m:t>ε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has population mean</w:delText>
        </w:r>
      </w:del>
      <w:del w:id="421" w:author="PR Preview" w:date="2026-01-01T00:00:00Z">
        <w:r>
          <w:delText xml:space="preserve"> </w:delText>
        </w:r>
      </w:del>
      <m:oMath>
        <m:r>
          <m:t>0</m:t>
        </m:r>
      </m:oMath>
      <w:del w:id="42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9"/>
        </w:numPr>
      </w:pPr>
      <w:ins w:id="423" w:author="PR Preview" w:date="2026-01-01T00:00:00Z">
        <w:r>
          <w:t xml:space="preserve">the noise variable</w:t>
        </w:r>
      </w:ins>
      <w:ins w:id="424" w:author="PR Preview" w:date="2026-01-01T00:00:00Z">
        <w:r>
          <w:t xml:space="preserve"> </w:t>
        </w:r>
      </w:ins>
      <m:oMath>
        <m:r>
          <m:t>ε</m:t>
        </m:r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has population mean</w:t>
        </w:r>
      </w:ins>
      <w:ins w:id="427" w:author="PR Preview" w:date="2026-01-01T00:00:00Z">
        <w:r>
          <w:t xml:space="preserve"> </w:t>
        </w:r>
      </w:ins>
      <m:oMath>
        <m:r>
          <m:t>0</m:t>
        </m:r>
      </m:oMath>
      <w:ins w:id="428" w:author="PR Preview" w:date="2026-01-01T00:00:00Z">
        <w:r>
          <w:t xml:space="preserve">.</w:t>
        </w:r>
      </w:ins>
      <w:ins w:id="429" w:author="PR Preview" w:date="2026-01-01T00:00:00Z">
        <w:r>
          <w:t xml:space="preserve"> </w:t>
        </w:r>
      </w:ins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2026-10-28T07:42:56Z</dcterms:created>
  <dcterms:modified xsi:type="dcterms:W3CDTF">2026-10-28T07:42:56Z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00:37:59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