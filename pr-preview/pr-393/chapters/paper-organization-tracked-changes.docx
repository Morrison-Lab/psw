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00:02:38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Don’t group by analysis type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when outcomes are analyzed separately:</w:delText>
        </w:r>
      </w:del>
    </w:p>
    <w:p>
      <w:pPr>
        <w:pStyle w:val="FirstParagraph"/>
      </w:pPr>
      <w:ins w:id="6" w:author="PR Preview" w:date="2026-01-01T00:00:00Z">
        <w:r>
          <w:rPr>
            <w:b/>
            <w:bCs/>
          </w:rPr>
          <w:t xml:space="preserve">Don’t group by analysis type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when outcomes are analyzed separately:</w:t>
        </w:r>
      </w:ins>
      <w:ins w:id="9" w:author="PR Preview" w:date="2026-01-01T00:00:00Z">
        <w:r>
          <w:t xml:space="preserve"> </w:t>
        </w:r>
      </w:ins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2026-10-28T07:10:10Z</dcterms:created>
  <dcterms:modified xsi:type="dcterms:W3CDTF">2026-10-28T07:10:10Z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