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00:37:47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00:37:59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delText xml:space="preserve">Self-contained: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“The logistic function at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as high as</w:delText>
        </w:r>
      </w:del>
      <w:del w:id="9" w:author="PR Preview" w:date="2026-01-01T00:00:00Z">
        <w:r>
          <w:delText xml:space="preserve"> </w:delText>
        </w:r>
      </w:del>
      <m:oMath>
        <m:r>
          <m:t>1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minus its value at</w:delText>
        </w:r>
      </w:del>
      <w:del w:id="12" w:author="PR Preview" w:date="2026-01-01T00:00:00Z">
        <w:r>
          <w:delText xml:space="preserve"> </w:delText>
        </w:r>
      </w:del>
      <m:oMath>
        <m:r>
          <m:t>2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del w:id="15" w:author="PR Preview" w:date="2026-01-01T00:00:00Z">
        <w:r>
          <w:rPr>
            <w:rStyle w:val="VerbatimChar"/>
          </w:rPr>
          <w:delText xml:space="preserve">@exm-x</w:delText>
        </w:r>
      </w:del>
      <w:del w:id="16" w:author="PR Preview" w:date="2026-01-01T00:00:00Z">
        <w:r>
          <w:delText xml:space="preserve">).”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 reader learns the point at once.</w:delText>
        </w:r>
      </w:del>
    </w:p>
    <w:p>
      <w:pPr>
        <w:pStyle w:val="Compact"/>
        <w:numPr>
          <w:ilvl w:val="0"/>
          <w:numId w:val="1004"/>
        </w:numPr>
      </w:pPr>
      <w:ins w:id="19" w:author="PR Preview" w:date="2026-01-01T00:00:00Z">
        <w:r>
          <w:t xml:space="preserve">Self-contained: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“The logistic function at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as high as</w:t>
        </w:r>
      </w:ins>
      <w:ins w:id="25" w:author="PR Preview" w:date="2026-01-01T00:00:00Z">
        <w:r>
          <w:t xml:space="preserve"> </w:t>
        </w:r>
      </w:ins>
      <m:oMath>
        <m:r>
          <m:t>1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minus its value at</w:t>
        </w:r>
      </w:ins>
      <w:ins w:id="28" w:author="PR Preview" w:date="2026-01-01T00:00:00Z">
        <w:r>
          <w:t xml:space="preserve"> </w:t>
        </w:r>
      </w:ins>
      <m:oMath>
        <m:r>
          <m:t>2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</w:t>
        </w:r>
      </w:ins>
      <w:ins w:id="31" w:author="PR Preview" w:date="2026-01-01T00:00:00Z">
        <w:r>
          <w:rPr>
            <w:rStyle w:val="VerbatimChar"/>
          </w:rPr>
          <w:t xml:space="preserve">@exm-x</w:t>
        </w:r>
      </w:ins>
      <w:ins w:id="32" w:author="PR Preview" w:date="2026-01-01T00:00:00Z">
        <w:r>
          <w:t xml:space="preserve">).”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reader learns the point at once.</w:t>
        </w:r>
      </w:ins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2026-10-28T07:43:16Z</dcterms:created>
  <dcterms:modified xsi:type="dcterms:W3CDTF">2026-10-28T07:43:16Z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00:37:59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