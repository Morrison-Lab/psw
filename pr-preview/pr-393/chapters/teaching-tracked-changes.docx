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Make each exercise ask for one thing (Ezra, 2026-10-27).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prompt that says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“compute the slope, and compare it with the fitted value”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asks for two things, so split it into two exercises,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each with its own solution.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Split a list item or step inside an exercise the same way,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into separate exercises.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Phrases such as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“and then”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“and also”</w:delText>
        </w:r>
      </w:del>
      <w:del w:id="23" w:author="PR Preview" w:date="2026-01-01T00:00:00Z">
        <w:r>
          <w:delText xml:space="preserve">, and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“and compare”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mark a second ask.</w:delText>
        </w:r>
      </w:del>
    </w:p>
    <w:p>
      <w:pPr>
        <w:pStyle w:val="Compact"/>
        <w:numPr>
          <w:ilvl w:val="0"/>
          <w:numId w:val="1001"/>
        </w:numPr>
      </w:pPr>
      <w:ins w:id="28" w:author="PR Preview" w:date="2026-01-01T00:00:00Z">
        <w:r>
          <w:t xml:space="preserve">Make each exercise ask for one thing (Ezra, 2026-10-27).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 prompt that says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“compute the slope, and compare it with the fitted value”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asks for two things, so split it into two exercises,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each with its own solution.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Split a list item or step inside an exercise the same way,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into separate exercises.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Phrases such as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“and then”</w:t>
        </w:r>
      </w:ins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“and also”</w:t>
        </w:r>
      </w:ins>
      <w:ins w:id="49" w:author="PR Preview" w:date="2026-01-01T00:00:00Z">
        <w:r>
          <w:t xml:space="preserve">, and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“and compare”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mark a second ask.</w:t>
        </w:r>
      </w:ins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2026-10-28T07:10:50Z</dcterms:created>
  <dcterms:modified xsi:type="dcterms:W3CDTF">2026-10-28T07:10:50Z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