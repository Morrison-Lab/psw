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00:45:54 (PDT)</w:delText>
        </w:r>
      </w:del>
    </w:p>
    <w:p>
      <w:pPr>
        <w:pStyle w:val="Date"/>
      </w:pPr>
      <w:ins w:id="2" w:author="PR Preview" w:date="2026-01-01T00:00:00Z">
        <w:r>
          <w:t xml:space="preserve">Last modified: 2026-10-28 00:47:56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2026-10-28T08:08:13Z</dcterms:created>
  <dcterms:modified xsi:type="dcterms:W3CDTF">2026-10-28T08:08:13Z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00:47:56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