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Defining terms clearly</w:t>
      </w:r>
    </w:p>
    <w:p>
      <w:pPr>
        <w:pStyle w:val="Date"/>
      </w:pPr>
      <w:del w:id="1" w:author="PR Preview" w:date="2026-01-01T00:00:00Z">
        <w:r>
          <w:delText xml:space="preserve">Last modified: 2026-10-28 01:12:24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2026-10-28 13:18:47 (PDT)</w:t>
        </w:r>
      </w:ins>
    </w:p>
    <w:p>
      <w:pPr>
        <w:pStyle w:val="FirstParagraph"/>
      </w:pPr>
      <w:r>
        <w:t xml:space="preserve">Clear definitions are essential to effective scientific writing.</w:t>
      </w:r>
      <w:r>
        <w:t xml:space="preserve"> </w:t>
      </w:r>
      <w:r>
        <w:t xml:space="preserve">Every specialized</w:t>
      </w:r>
      <w:r>
        <w:t xml:space="preserve"> </w:t>
      </w:r>
      <w:hyperlink w:anchor="def-term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should have an explicit,</w:t>
      </w:r>
      <w:r>
        <w:t xml:space="preserve"> </w:t>
      </w:r>
      <w:r>
        <w:t xml:space="preserve">concise definition before its first use.</w:t>
      </w:r>
      <w:r>
        <w:t xml:space="preserve"> </w:t>
      </w:r>
      <w:r>
        <w:t xml:space="preserve">Readers should not need to search for the meaning of a term</w:t>
      </w:r>
      <w:r>
        <w:t xml:space="preserve"> </w:t>
      </w:r>
      <w:r>
        <w:t xml:space="preserve">or infer it from context alone. For example:</w:t>
      </w:r>
    </w:p>
    <w:bookmarkStart w:id="9" w:name="def-term"/>
    <w:p>
      <w:pPr>
        <w:pStyle w:val="BodyText"/>
      </w:pPr>
      <w:r>
        <w:rPr>
          <w:b/>
          <w:bCs/>
        </w:rPr>
        <w:t xml:space="preserve">Definition 1 (Term)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is a word or phrase with a specific,</w:t>
      </w:r>
      <w:r>
        <w:t xml:space="preserve"> </w:t>
      </w:r>
      <w:r>
        <w:t xml:space="preserve">technical meaning within a particular field or context.</w:t>
      </w:r>
    </w:p>
    <w:bookmarkEnd w:id="9"/>
    <w:bookmarkStart w:id="10" w:name="exm-term"/>
    <w:p>
      <w:pPr>
        <w:pStyle w:val="BodyText"/>
      </w:pPr>
      <w:r>
        <w:rPr>
          <w:b/>
          <w:bCs/>
        </w:rPr>
        <w:t xml:space="preserve">Example 1 (</w:t>
      </w:r>
      <w:r>
        <w:rPr>
          <w:b/>
          <w:bCs/>
        </w:rPr>
        <w:t xml:space="preserve">“Significant”</w:t>
      </w:r>
      <w:r>
        <w:rPr>
          <w:b/>
          <w:bCs/>
        </w:rPr>
        <w:t xml:space="preserve"> </w:t>
      </w:r>
      <w:r>
        <w:rPr>
          <w:b/>
          <w:bCs/>
        </w:rPr>
        <w:t xml:space="preserve">used as a term)</w:t>
      </w:r>
      <w:r>
        <w:t xml:space="preserve"> </w:t>
      </w:r>
      <w:r>
        <w:t xml:space="preserve">In</w:t>
      </w:r>
      <w:r>
        <w:t xml:space="preserve"> </w:t>
      </w:r>
      <w:r>
        <w:t xml:space="preserve">“the difference was statistically significant at the 5% level”</w:t>
      </w:r>
      <w:r>
        <w:t xml:space="preserve">,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is a term (</w:t>
      </w:r>
      <w:hyperlink w:anchor="def-term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it means that a hypothesis test rejected its null hypothesis at that level.</w:t>
      </w:r>
    </w:p>
    <w:bookmarkEnd w:id="10"/>
    <w:bookmarkStart w:id="11" w:name="exm-not-term"/>
    <w:p>
      <w:pPr>
        <w:pStyle w:val="BodyText"/>
      </w:pPr>
      <w:r>
        <w:rPr>
          <w:b/>
          <w:bCs/>
        </w:rPr>
        <w:t xml:space="preserve">Example 2 (</w:t>
      </w:r>
      <w:r>
        <w:rPr>
          <w:b/>
          <w:bCs/>
        </w:rPr>
        <w:t xml:space="preserve">“Significant”</w:t>
      </w:r>
      <w:r>
        <w:rPr>
          <w:b/>
          <w:bCs/>
        </w:rPr>
        <w:t xml:space="preserve"> </w:t>
      </w:r>
      <w:r>
        <w:rPr>
          <w:b/>
          <w:bCs/>
        </w:rPr>
        <w:t xml:space="preserve">used as an ordinary word)</w:t>
      </w:r>
      <w:r>
        <w:t xml:space="preserve"> </w:t>
      </w:r>
      <w:r>
        <w:t xml:space="preserve">In</w:t>
      </w:r>
      <w:r>
        <w:t xml:space="preserve"> </w:t>
      </w:r>
      <w:r>
        <w:t xml:space="preserve">“staffing is a significant problem for the clinic”</w:t>
      </w:r>
      <w:r>
        <w:t xml:space="preserve">,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is not a term (</w:t>
      </w:r>
      <w:hyperlink w:anchor="def-term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It carries its everyday meaning,</w:t>
      </w:r>
      <w:r>
        <w:t xml:space="preserve"> </w:t>
      </w:r>
      <w:r>
        <w:t xml:space="preserve">“large”</w:t>
      </w:r>
      <w:r>
        <w:t xml:space="preserve"> </w:t>
      </w:r>
      <w:r>
        <w:t xml:space="preserve">or</w:t>
      </w:r>
      <w:r>
        <w:t xml:space="preserve"> </w:t>
      </w:r>
      <w:r>
        <w:t xml:space="preserve">“important”</w:t>
      </w:r>
      <w:r>
        <w:t xml:space="preserve">,</w:t>
      </w:r>
      <w:r>
        <w:t xml:space="preserve"> </w:t>
      </w:r>
      <w:r>
        <w:t xml:space="preserve">and no hypothesis test is involved.</w:t>
      </w:r>
    </w:p>
    <w:bookmarkEnd w:id="11"/>
    <w:bookmarkStart w:id="12" w:name="def-population"/>
    <w:p>
      <w:pPr>
        <w:pStyle w:val="BodyText"/>
      </w:pPr>
      <w:r>
        <w:rPr>
          <w:b/>
          <w:bCs/>
        </w:rPr>
        <w:t xml:space="preserve">Definition 2 (Population)</w:t>
      </w:r>
      <w:r>
        <w:t xml:space="preserve"> </w:t>
      </w:r>
      <w:r>
        <w:t xml:space="preserve">In statistics,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complete set of all items or individuals of interest.</w:t>
      </w:r>
    </w:p>
    <w:bookmarkEnd w:id="12"/>
    <w:bookmarkStart w:id="13" w:name="exm-population"/>
    <w:p>
      <w:pPr>
        <w:pStyle w:val="BodyText"/>
      </w:pPr>
      <w:r>
        <w:rPr>
          <w:b/>
          <w:bCs/>
        </w:rPr>
        <w:t xml:space="preserve">Example 3 (A population of patients)</w:t>
      </w:r>
      <w:r>
        <w:t xml:space="preserve"> </w:t>
      </w:r>
      <w:r>
        <w:t xml:space="preserve">For a study of blood-sugar control,</w:t>
      </w:r>
      <w:r>
        <w:t xml:space="preserve"> </w:t>
      </w:r>
      <w:r>
        <w:t xml:space="preserve">the population (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) might be</w:t>
      </w:r>
      <w:r>
        <w:t xml:space="preserve"> </w:t>
      </w:r>
      <w:r>
        <w:t xml:space="preserve">all adults in California with type 2 diabetes in 2024.</w:t>
      </w:r>
    </w:p>
    <w:bookmarkEnd w:id="13"/>
    <w:bookmarkStart w:id="14" w:name="exm-not-population"/>
    <w:p>
      <w:pPr>
        <w:pStyle w:val="BodyText"/>
      </w:pPr>
      <w:r>
        <w:rPr>
          <w:b/>
          <w:bCs/>
        </w:rPr>
        <w:t xml:space="preserve">Example 4 (A sample is not the population)</w:t>
      </w:r>
      <w:r>
        <w:t xml:space="preserve"> </w:t>
      </w:r>
      <w:r>
        <w:t xml:space="preserve">The 500 patients who enrolled in that study are not the population</w:t>
      </w:r>
      <w:r>
        <w:t xml:space="preserve"> </w:t>
      </w:r>
      <w:r>
        <w:t xml:space="preserve">(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They are a sample drawn from the population,</w:t>
      </w:r>
      <w:r>
        <w:t xml:space="preserve"> </w:t>
      </w:r>
      <w:r>
        <w:t xml:space="preserve">and the study’s estimates describe the population only as far as</w:t>
      </w:r>
      <w:r>
        <w:t xml:space="preserve"> </w:t>
      </w:r>
      <w:r>
        <w:t xml:space="preserve">the sample represents it.</w:t>
      </w:r>
    </w:p>
    <w:bookmarkEnd w:id="14"/>
    <w:bookmarkStart w:id="15" w:name="rem-population"/>
    <w:p>
      <w:pPr>
        <w:pStyle w:val="BodyText"/>
      </w:pPr>
      <w:r>
        <w:rPr>
          <w:i/>
          <w:iCs/>
        </w:rPr>
        <w:t xml:space="preserve">Remark 1</w:t>
      </w:r>
      <w:r>
        <w:t xml:space="preserve"> (Population is not only geographic). </w:t>
      </w:r>
      <w:r>
        <w:t xml:space="preserve">In everyday use,</w:t>
      </w:r>
      <w:r>
        <w:t xml:space="preserve"> </w:t>
      </w:r>
      <w:r>
        <w:t xml:space="preserve">“population”</w:t>
      </w:r>
      <w:r>
        <w:t xml:space="preserve"> </w:t>
      </w:r>
      <w:r>
        <w:t xml:space="preserve">usually means the people living in a place.</w:t>
      </w:r>
      <w:r>
        <w:t xml:space="preserve"> </w:t>
      </w:r>
      <w:r>
        <w:t xml:space="preserve">The statistical sense in</w:t>
      </w:r>
      <w:r>
        <w:t xml:space="preserve"> 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is broader:</w:t>
      </w:r>
      <w:r>
        <w:t xml:space="preserve"> </w:t>
      </w:r>
      <w:r>
        <w:t xml:space="preserve">a population can be all the patients with a condition,</w:t>
      </w:r>
      <w:r>
        <w:t xml:space="preserve"> </w:t>
      </w:r>
      <w:r>
        <w:t xml:space="preserve">all the batches a factory produces,</w:t>
      </w:r>
      <w:r>
        <w:t xml:space="preserve"> </w:t>
      </w:r>
      <w:r>
        <w:t xml:space="preserve">or any other set of items of interest.</w:t>
      </w:r>
    </w:p>
    <w:bookmarkEnd w:id="15"/>
    <w:bookmarkStart w:id="22" w:name="guidelines-for-defining-terms"/>
    <w:p>
      <w:pPr>
        <w:pStyle w:val="Heading2"/>
      </w:pPr>
      <w:r>
        <w:t xml:space="preserve">1 Guidelines for defining terms</w:t>
      </w:r>
    </w:p>
    <w:p>
      <w:pPr>
        <w:pStyle w:val="FirstParagraph"/>
      </w:pPr>
      <w:r>
        <w:t xml:space="preserve">Follow these principles when introducing new</w:t>
      </w:r>
      <w:r>
        <w:t xml:space="preserve"> </w:t>
      </w:r>
      <w:hyperlink w:anchor="def-term">
        <w:r>
          <w:rPr>
            <w:rStyle w:val="Hyperlink"/>
          </w:rPr>
          <w:t xml:space="preserve">term</w:t>
        </w:r>
      </w:hyperlink>
      <w:r>
        <w:t xml:space="preserve">s: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Provide explicit definitions:</w:t>
      </w:r>
      <w:r>
        <w:t xml:space="preserve"> </w:t>
      </w:r>
      <w:r>
        <w:t xml:space="preserve">State clearly what a term means,</w:t>
      </w:r>
      <w:r>
        <w:t xml:space="preserve"> </w:t>
      </w:r>
      <w:r>
        <w:t xml:space="preserve">rather than assuming readers will understand from context.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Be concise:</w:t>
      </w:r>
      <w:r>
        <w:t xml:space="preserve"> </w:t>
      </w:r>
      <w:r>
        <w:t xml:space="preserve">Definitions should be brief and focused,</w:t>
      </w:r>
      <w:r>
        <w:t xml:space="preserve"> </w:t>
      </w:r>
      <w:r>
        <w:t xml:space="preserve">using only the words necessary to convey the meaning.</w:t>
      </w:r>
      <w:r>
        <w:t xml:space="preserve"> </w:t>
      </w:r>
      <w:r>
        <w:t xml:space="preserve">A definition block holds the defining statement and nothing else:</w:t>
      </w:r>
      <w:r>
        <w:t xml:space="preserve"> </w:t>
      </w:r>
      <w:r>
        <w:t xml:space="preserve">no examples, special cases, motivation or caveats.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State technical definitions and results in both prose and a display equation:</w:t>
      </w:r>
      <w:r>
        <w:t xml:space="preserve"> </w:t>
      </w:r>
      <w:r>
        <w:t xml:space="preserve">Give a quantitative term, or a theorem or corollary,</w:t>
      </w:r>
      <w:r>
        <w:t xml:space="preserve"> </w:t>
      </w:r>
      <w:r>
        <w:t xml:space="preserve">a one-sentence prose statement</w:t>
      </w:r>
      <w:r>
        <w:t xml:space="preserve"> </w:t>
      </w:r>
      <w:r>
        <w:t xml:space="preserve">and the formula it stands for as a display equation,</w:t>
      </w:r>
      <w:r>
        <w:t xml:space="preserve"> </w:t>
      </w:r>
      <w:r>
        <w:t xml:space="preserve">in the same definition or theorem block;</w:t>
      </w:r>
      <w:r>
        <w:t xml:space="preserve"> </w:t>
      </w:r>
      <w:r>
        <w:t xml:space="preserve">together the sentence and the formula are the statement.</w:t>
      </w:r>
      <w:r>
        <w:t xml:space="preserve"> </w:t>
      </w:r>
      <w:r>
        <w:t xml:space="preserve">A formula left inline in the sentence is easy to miss</w:t>
      </w:r>
      <w:r>
        <w:t xml:space="preserve"> </w:t>
      </w:r>
      <w:r>
        <w:t xml:space="preserve">and hard for later derivations to point to.</w:t>
      </w:r>
      <w:r>
        <w:t xml:space="preserve"> </w:t>
      </w:r>
      <w:r>
        <w:t xml:space="preserve">The prose tells the reader what the quantity means;</w:t>
      </w:r>
      <w:r>
        <w:t xml:space="preserve"> </w:t>
      </w:r>
      <w:r>
        <w:t xml:space="preserve">the formula makes it exact and lets later derivations cite it.</w:t>
      </w:r>
      <w:r>
        <w:t xml:space="preserve"> </w:t>
      </w:r>
      <w:r>
        <w:t xml:space="preserve">For example, define the ordinary least squares estimate</w:t>
      </w:r>
      <w:r>
        <w:t xml:space="preserve"> </w:t>
      </w:r>
      <w:r>
        <w:t xml:space="preserve">of a parameter vector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as</w:t>
      </w:r>
      <w:r>
        <w:t xml:space="preserve"> </w:t>
      </w:r>
      <w:r>
        <w:t xml:space="preserve">“the value of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”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as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acc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lim>
          </m:limLow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limLow>
            <m:e>
              <m:r>
                <m:t>θ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not with only one of the two.</w:t>
      </w:r>
      <w:r>
        <w:t xml:space="preserve"> </w:t>
      </w:r>
      <w:r>
        <w:t xml:space="preserve">Build the formula from terms already defined,</w:t>
      </w:r>
      <w:r>
        <w:t xml:space="preserve"> </w:t>
      </w:r>
      <w:r>
        <w:t xml:space="preserve">rather than expanding them again:</w:t>
      </w:r>
      <w:r>
        <w:t xml:space="preserve"> </w:t>
      </w:r>
      <w:r>
        <w:t xml:space="preserve">once the residual and total sums of squares are defined,</w:t>
      </w:r>
      <w:r>
        <w:t xml:space="preserve"> </w:t>
      </w:r>
      <w:r>
        <w:t xml:space="preserve">write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R</m:t>
              </m:r>
            </m:e>
            <m:sup>
              <m:r>
                <m:t>2</m:t>
              </m:r>
            </m:sup>
          </m:sSup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nor/>
                  <m:sty m:val="p"/>
                </m:rPr>
                <m:t>TSS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not the two sums that RSS and TSS stand for.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statistical model by its distribution, and derive its other forms:</w:t>
      </w:r>
      <w:r>
        <w:t xml:space="preserve"> </w:t>
      </w:r>
      <w:r>
        <w:t xml:space="preserve">Define a regression model by the distribution of the outcome</w:t>
      </w:r>
      <w:r>
        <w:t xml:space="preserve"> </w:t>
      </w:r>
      <w:r>
        <w:t xml:space="preserve">conditional on the covariates,</w:t>
      </w:r>
      <w:r>
        <w:t xml:space="preserve"> </w:t>
      </w:r>
      <w:r>
        <w:t xml:space="preserve">centered on a named mean</w:t>
      </w:r>
      <w:r>
        <w:t xml:space="preserve"> </w:t>
      </w:r>
      <w:hyperlink r:id="rId16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For example, define simple linear regression as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 independently,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.</w:t>
      </w:r>
      <w:r>
        <w:t xml:space="preserve"> </w:t>
      </w:r>
      <w:r>
        <w:t xml:space="preserve">Then define the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state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as a result proved from those definitions.</w:t>
      </w:r>
      <w:r>
        <w:t xml:space="preserve"> </w:t>
      </w:r>
      <w:r>
        <w:t xml:space="preserve">Writing the model as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 Gaussian errors”</w:t>
      </w:r>
      <w:r>
        <w:t xml:space="preserve"> </w:t>
      </w:r>
      <w:r>
        <w:t xml:space="preserve">makes the definition rest on a quantity</w:t>
      </w:r>
      <w:r>
        <w:t xml:space="preserve"> </w:t>
      </w:r>
      <w:r>
        <w:t xml:space="preserve">that has not been defined yet,</w:t>
      </w:r>
      <w:r>
        <w:t xml:space="preserve"> </w:t>
      </w:r>
      <w:r>
        <w:t xml:space="preserve">and hides that the model is a statement about the outcome’s distribution.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new symbol by its most direct, literal meaning, and derive its other forms:</w:t>
      </w:r>
      <w:r>
        <w:t xml:space="preserve"> </w:t>
      </w:r>
      <w:r>
        <w:t xml:space="preserve">Define a shorthand symbol directly from the objects it summarizes,</w:t>
      </w:r>
      <w:r>
        <w:t xml:space="preserve"> </w:t>
      </w:r>
      <w:r>
        <w:t xml:space="preserve">then prove any equivalent form as a result.</w:t>
      </w:r>
      <w:r>
        <w:t xml:space="preserve"> </w:t>
      </w:r>
      <w:r>
        <w:t xml:space="preserve">For example, with deviations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</m:oMath>
      <w:r>
        <w:t xml:space="preserve"> </w:t>
      </w:r>
      <w:r>
        <w:t xml:space="preserve">from the</w:t>
      </w:r>
      <w:r>
        <w:t xml:space="preserve"> </w:t>
      </w:r>
      <w:hyperlink w:anchor="def-population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define the</w:t>
      </w:r>
      <w:r>
        <w:t xml:space="preserve"> </w:t>
      </w:r>
      <w:hyperlink w:anchor="def-sample-mean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of the deviations as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δ</m:t>
              </m:r>
            </m:e>
          </m:acc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then show that</w:t>
      </w:r>
      <w:r>
        <w:t xml:space="preserve"> </w:t>
      </w:r>
      <m:oMath>
        <m:acc>
          <m:accPr>
            <m:chr m:val="‾"/>
          </m:accPr>
          <m:e>
            <m:r>
              <m:t>δ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t>μ</m:t>
        </m:r>
      </m:oMath>
      <w:r>
        <w:t xml:space="preserve">.</w:t>
      </w:r>
      <w:r>
        <w:t xml:space="preserve"> </w:t>
      </w:r>
      <w:r>
        <w:t xml:space="preserve">Defining</w:t>
      </w:r>
      <w:r>
        <w:t xml:space="preserve"> </w:t>
      </w:r>
      <m:oMath>
        <m:acc>
          <m:accPr>
            <m:chr m:val="‾"/>
          </m:accPr>
          <m:e>
            <m:r>
              <m:t>δ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t>μ</m:t>
        </m:r>
      </m:oMath>
      <w:r>
        <w:t xml:space="preserve"> </w:t>
      </w:r>
      <w:r>
        <w:t xml:space="preserve">states a result in place of the meaning,</w:t>
      </w:r>
      <w:r>
        <w:t xml:space="preserve"> </w:t>
      </w:r>
      <w:r>
        <w:t xml:space="preserve">and hides that the symbol is a mean of the deviations.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probability distribution by its density or mass function:</w:t>
      </w:r>
      <w:r>
        <w:t xml:space="preserve"> </w:t>
      </w:r>
      <w:r>
        <w:t xml:space="preserve">Define a named distribution directly,</w:t>
      </w:r>
      <w:r>
        <w:t xml:space="preserve"> </w:t>
      </w:r>
      <w:r>
        <w:t xml:space="preserve">by its probability density function (pdf) or probability mass function (pmf)</w:t>
      </w:r>
      <w:r>
        <w:t xml:space="preserve"> </w:t>
      </w:r>
      <w:r>
        <w:t xml:space="preserve">and its support.</w:t>
      </w:r>
      <w:r>
        <w:t xml:space="preserve"> </w:t>
      </w:r>
      <w:r>
        <w:t xml:space="preserve">State any relationship to other distributions as a theorem</w:t>
      </w:r>
      <w:r>
        <w:t xml:space="preserve"> </w:t>
      </w:r>
      <w:r>
        <w:t xml:space="preserve">proved from those definitions.</w:t>
      </w:r>
      <w:r>
        <w:t xml:space="preserve"> </w:t>
      </w:r>
      <w:r>
        <w:t xml:space="preserve">For example, define the chi-square distribution 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degrees of freedom</w:t>
      </w:r>
      <w:r>
        <w:t xml:space="preserve"> </w:t>
      </w:r>
      <w:r>
        <w:t xml:space="preserve">by its pdf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num>
            <m:den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and state as a theorem that, for a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 sum of the squares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independent standard normal random variables</w:t>
      </w:r>
      <w:r>
        <w:t xml:space="preserve"> </w:t>
      </w:r>
      <w:r>
        <w:t xml:space="preserve">has this distribution.</w:t>
      </w:r>
      <w:r>
        <w:t xml:space="preserve"> </w:t>
      </w:r>
      <w:r>
        <w:t xml:space="preserve">The density is defined for every real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the theorem covers only integer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Defining the chi-square distribution as that sum</w:t>
      </w:r>
      <w:r>
        <w:t xml:space="preserve"> </w:t>
      </w:r>
      <w:r>
        <w:t xml:space="preserve">turns a result into a definition,</w:t>
      </w:r>
      <w:r>
        <w:t xml:space="preserve"> </w:t>
      </w:r>
      <w:r>
        <w:t xml:space="preserve">and leaves the reader without the density</w:t>
      </w:r>
      <w:r>
        <w:t xml:space="preserve"> </w:t>
      </w:r>
      <w:r>
        <w:t xml:space="preserve">that later calculations need.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term directly, not as a modification of another term:</w:t>
      </w:r>
      <w:r>
        <w:t xml:space="preserve"> </w:t>
      </w:r>
      <w:r>
        <w:t xml:space="preserve">State what the term is, in its own words and symbols.</w:t>
      </w:r>
      <w:r>
        <w:t xml:space="preserve"> </w:t>
      </w:r>
      <w:r>
        <w:t xml:space="preserve">Do not make the reader recall a different term</w:t>
      </w:r>
      <w:r>
        <w:t xml:space="preserve"> </w:t>
      </w:r>
      <w:r>
        <w:t xml:space="preserve">and then apply a list of changes to it.</w:t>
      </w:r>
      <w:r>
        <w:t xml:space="preserve"> </w:t>
      </w:r>
      <w:r>
        <w:t xml:space="preserve">For example, define the expected prediction error</w:t>
      </w:r>
      <w:r>
        <w:t xml:space="preserve"> </w:t>
      </w:r>
      <w:r>
        <w:t xml:space="preserve">as the population mean of the squared prediction error</w:t>
      </w:r>
      <w:r>
        <w:t xml:space="preserve"> </w:t>
      </w:r>
      <w:r>
        <w:t xml:space="preserve">over training sets and new observations,</w:t>
      </w:r>
      <w:r>
        <w:t xml:space="preserve"> </w:t>
      </w:r>
      <w:r>
        <w:t xml:space="preserve">rather than as</w:t>
      </w:r>
      <w:r>
        <w:t xml:space="preserve"> </w:t>
      </w:r>
      <w:r>
        <w:t xml:space="preserve">“the sample mean squared error of predictions,</w:t>
      </w:r>
      <w:r>
        <w:t xml:space="preserve"> </w:t>
      </w:r>
      <w:r>
        <w:t xml:space="preserve">with the average over observations replaced by an expectation”</w:t>
      </w:r>
      <w:r>
        <w:t xml:space="preserve">.</w:t>
      </w:r>
      <w:r>
        <w:t xml:space="preserve"> </w:t>
      </w:r>
      <w:r>
        <w:t xml:space="preserve">The second wording makes the reader build a term</w:t>
      </w:r>
      <w:r>
        <w:t xml:space="preserve"> </w:t>
      </w:r>
      <w:r>
        <w:t xml:space="preserve">that the definition then discards.</w:t>
      </w:r>
      <w:r>
        <w:t xml:space="preserve"> </w:t>
      </w:r>
      <w:r>
        <w:t xml:space="preserve">Link a related term when it helps,</w:t>
      </w:r>
      <w:r>
        <w:t xml:space="preserve"> </w:t>
      </w:r>
      <w:r>
        <w:t xml:space="preserve">and relate the two in an example or a remark after the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in the most general form the document needs:</w:t>
      </w:r>
      <w:r>
        <w:t xml:space="preserve"> </w:t>
      </w:r>
      <w:r>
        <w:t xml:space="preserve">State the concept at the level of generality</w:t>
      </w:r>
      <w:r>
        <w:t xml:space="preserve"> </w:t>
      </w:r>
      <w:r>
        <w:t xml:space="preserve">the rest of the document relies on,</w:t>
      </w:r>
      <w:r>
        <w:t xml:space="preserve"> </w:t>
      </w:r>
      <w:r>
        <w:t xml:space="preserve">not just for the first case the reader encounters.</w:t>
      </w:r>
      <w:r>
        <w:t xml:space="preserve"> </w:t>
      </w:r>
      <w:r>
        <w:t xml:space="preserve">For example, define the residual sum of squares</w:t>
      </w:r>
      <w:r>
        <w:t xml:space="preserve"> </w:t>
      </w:r>
      <w:r>
        <w:t xml:space="preserve">as the sum of squared residuals of any fitted model,</w:t>
      </w:r>
      <w:r>
        <w:t xml:space="preserve"> </w:t>
      </w:r>
      <w:r>
        <w:t xml:space="preserve">not as a formula for a straight line.</w:t>
      </w:r>
      <w:r>
        <w:t xml:space="preserve"> </w:t>
      </w:r>
      <w:r>
        <w:t xml:space="preserve">A definition tied to one special case</w:t>
      </w:r>
      <w:r>
        <w:t xml:space="preserve"> </w:t>
      </w:r>
      <w:r>
        <w:t xml:space="preserve">has to be restated, or silently stretched,</w:t>
      </w:r>
      <w:r>
        <w:t xml:space="preserve"> </w:t>
      </w:r>
      <w:r>
        <w:t xml:space="preserve">the first time the document needs the general case.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Follow the definition with examples, from general to specific:</w:t>
      </w:r>
      <w:r>
        <w:t xml:space="preserve"> </w:t>
      </w:r>
      <w:r>
        <w:t xml:space="preserve">Put each special case in its own example block right after the definition,</w:t>
      </w:r>
      <w:r>
        <w:t xml:space="preserve"> </w:t>
      </w:r>
      <w:r>
        <w:t xml:space="preserve">ordered from the most general to the most specific,</w:t>
      </w:r>
      <w:r>
        <w:t xml:space="preserve"> </w:t>
      </w:r>
      <w:r>
        <w:t xml:space="preserve">each linking back to the definition</w:t>
      </w:r>
      <w:r>
        <w:t xml:space="preserve"> </w:t>
      </w:r>
      <w:r>
        <w:t xml:space="preserve">or to the example it specializes</w:t>
      </w:r>
      <w:r>
        <w:t xml:space="preserve"> </w:t>
      </w:r>
      <w:r>
        <w:t xml:space="preserve">(see</w:t>
      </w:r>
      <w:r>
        <w:t xml:space="preserve"> </w:t>
      </w:r>
      <w:hyperlink w:anchor="order-general-definition-then-examples">
        <w:r>
          <w:rPr>
            <w:rStyle w:val="Hyperlink"/>
          </w:rPr>
          <w:t xml:space="preserve">Order: general definition, then examples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terms at first use:</w:t>
      </w:r>
      <w:r>
        <w:t xml:space="preserve"> </w:t>
      </w:r>
      <w:r>
        <w:t xml:space="preserve">Place the definition of a term before the first definition, theorem or passage that relies on it,</w:t>
      </w:r>
      <w:r>
        <w:t xml:space="preserve"> </w:t>
      </w:r>
      <w:r>
        <w:t xml:space="preserve">so that every link to a definition points backward rather than forward</w:t>
      </w:r>
      <w:r>
        <w:t xml:space="preserve"> </w:t>
      </w:r>
      <w:r>
        <w:t xml:space="preserve">(see</w:t>
      </w:r>
      <w:r>
        <w:t xml:space="preserve"> </w:t>
      </w:r>
      <w:hyperlink r:id="rId17">
        <w:r>
          <w:rPr>
            <w:rStyle w:val="Hyperlink"/>
          </w:rPr>
          <w:t xml:space="preserve">Avoid forward references</w:t>
        </w:r>
      </w:hyperlink>
      <w:r>
        <w:t xml:space="preserve">).</w:t>
      </w:r>
      <w:r>
        <w:t xml:space="preserve"> </w:t>
      </w:r>
      <w:r>
        <w:t xml:space="preserve">When a definition or theorem uses a term whose definition comes later in the document,</w:t>
      </w:r>
      <w:r>
        <w:t xml:space="preserve"> </w:t>
      </w:r>
      <w:r>
        <w:t xml:space="preserve">reorder the content so the definition comes first;</w:t>
      </w:r>
      <w:r>
        <w:t xml:space="preserve"> </w:t>
      </w:r>
      <w:r>
        <w:t xml:space="preserve">do not remove the hyperlink to hide the forward reference.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Give every key term a formal definition in a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#def-</w:t>
      </w:r>
      <w:r>
        <w:rPr>
          <w:b/>
          <w:bCs/>
        </w:rPr>
        <w:t xml:space="preserve"> </w:t>
      </w:r>
      <w:r>
        <w:rPr>
          <w:b/>
          <w:bCs/>
        </w:rPr>
        <w:t xml:space="preserve">div:</w:t>
      </w:r>
      <w:r>
        <w:t xml:space="preserve"> </w:t>
      </w:r>
      <w:r>
        <w:t xml:space="preserve">A term that the document relies on needs its own definition div,</w:t>
      </w:r>
      <w:r>
        <w:t xml:space="preserve"> </w:t>
      </w:r>
      <w:r>
        <w:t xml:space="preserve">even if an exercise, a solution, an example or a sentence of prose</w:t>
      </w:r>
      <w:r>
        <w:t xml:space="preserve"> </w:t>
      </w:r>
      <w:r>
        <w:t xml:space="preserve">has already explained it.</w:t>
      </w:r>
      <w:r>
        <w:t xml:space="preserve"> </w:t>
      </w:r>
      <w:r>
        <w:t xml:space="preserve">An explanation inside an exercise or solution cannot be linked to as a definition,</w:t>
      </w:r>
      <w:r>
        <w:t xml:space="preserve"> </w:t>
      </w:r>
      <w:r>
        <w:t xml:space="preserve">and a student who skips the exercise never sees it.</w:t>
      </w:r>
      <w:r>
        <w:t xml:space="preserve"> </w:t>
      </w:r>
      <w:r>
        <w:t xml:space="preserve">Find the gaps by listing the terms the document uses,</w:t>
      </w:r>
      <w:r>
        <w:t xml:space="preserve"> </w:t>
      </w:r>
      <w:r>
        <w:t xml:space="preserve">such as the bolded phrases and the terms in section titles,</w:t>
      </w:r>
      <w:r>
        <w:t xml:space="preserve"> </w:t>
      </w:r>
      <w:r>
        <w:t xml:space="preserve">and checking that each one has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div,</w:t>
      </w:r>
      <w:r>
        <w:t xml:space="preserve"> </w:t>
      </w:r>
      <w:r>
        <w:t xml:space="preserve">or a link to the page that has one.</w:t>
      </w:r>
      <w:r>
        <w:t xml:space="preserve"> </w:t>
      </w:r>
      <w:r>
        <w:t xml:space="preserve">This extends</w:t>
      </w:r>
      <w:r>
        <w:t xml:space="preserve"> </w:t>
      </w:r>
      <w:r>
        <w:rPr>
          <w:i/>
          <w:iCs/>
        </w:rPr>
        <w:t xml:space="preserve">Give each term its own definition block</w:t>
      </w:r>
      <w:r>
        <w:t xml:space="preserve"> </w:t>
      </w:r>
      <w:r>
        <w:t xml:space="preserve">below</w:t>
      </w:r>
      <w:r>
        <w:t xml:space="preserve"> </w:t>
      </w:r>
      <w:r>
        <w:t xml:space="preserve">from terms defined in passing to terms explained only in exercises.</w:t>
      </w:r>
      <w:r>
        <w:t xml:space="preserve"> </w:t>
      </w:r>
      <w:r>
        <w:t xml:space="preserve">For example, if</w:t>
      </w:r>
      <w:r>
        <w:t xml:space="preserve"> </w:t>
      </w:r>
      <w:r>
        <w:t xml:space="preserve">“loss function”</w:t>
      </w:r>
      <w:r>
        <w:t xml:space="preserve"> </w:t>
      </w:r>
      <w:r>
        <w:t xml:space="preserve">first appears in an exercise</w:t>
      </w:r>
      <w:r>
        <w:t xml:space="preserve"> </w:t>
      </w:r>
      <w:r>
        <w:t xml:space="preserve">that asks students to compute one,</w:t>
      </w:r>
      <w:r>
        <w:t xml:space="preserve"> </w:t>
      </w:r>
      <w:r>
        <w:t xml:space="preserve">add a</w:t>
      </w:r>
      <w:r>
        <w:t xml:space="preserve"> </w:t>
      </w:r>
      <w:r>
        <w:rPr>
          <w:rStyle w:val="VerbatimChar"/>
        </w:rPr>
        <w:t xml:space="preserve">#def-loss-function</w:t>
      </w:r>
      <w:r>
        <w:t xml:space="preserve"> </w:t>
      </w:r>
      <w:r>
        <w:t xml:space="preserve">div before the exercise,</w:t>
      </w:r>
      <w:r>
        <w:t xml:space="preserve"> </w:t>
      </w:r>
      <w:r>
        <w:t xml:space="preserve">and link the exercise’s mentions to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Pair each technical term with its mathematical symbol:</w:t>
      </w:r>
      <w:r>
        <w:t xml:space="preserve"> </w:t>
      </w:r>
      <w:r>
        <w:t xml:space="preserve">Whenever a definition, an example or a list names a quantity in words,</w:t>
      </w:r>
      <w:r>
        <w:t xml:space="preserve"> </w:t>
      </w:r>
      <w:r>
        <w:t xml:space="preserve">write its symbol beside the name.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“the residual sum of squares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“the slope”</w:t>
      </w:r>
      <w:r>
        <w:t xml:space="preserve"> </w:t>
      </w:r>
      <w:r>
        <w:t xml:space="preserve">and</w:t>
      </w:r>
      <w:r>
        <w:t xml:space="preserve"> </w:t>
      </w:r>
      <w:r>
        <w:t xml:space="preserve">“the residual sum of squares”</w:t>
      </w:r>
      <w:r>
        <w:t xml:space="preserve"> </w:t>
      </w:r>
      <w:r>
        <w:t xml:space="preserve">alone.</w:t>
      </w:r>
      <w:r>
        <w:t xml:space="preserve"> </w:t>
      </w:r>
      <w:r>
        <w:t xml:space="preserve">The words tell the reader what the quantity means,</w:t>
      </w:r>
      <w:r>
        <w:t xml:space="preserve"> </w:t>
      </w:r>
      <w:r>
        <w:t xml:space="preserve">and the symbol tells the reader which letters stand for it in the equations that follow.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Give a definition a symbol only when the object recurs in formulas:</w:t>
      </w:r>
      <w:r>
        <w:t xml:space="preserve"> </w:t>
      </w:r>
      <w:r>
        <w:t xml:space="preserve">Introduce a new symbol or macro for a defined term</w:t>
      </w:r>
      <w:r>
        <w:t xml:space="preserve"> </w:t>
      </w:r>
      <w:r>
        <w:t xml:space="preserve">when the term appears in at least two formulas.</w:t>
      </w:r>
      <w:r>
        <w:t xml:space="preserve"> </w:t>
      </w:r>
      <w:r>
        <w:t xml:space="preserve">A term that appears only in words, such as</w:t>
      </w:r>
      <w:r>
        <w:t xml:space="preserve"> </w:t>
      </w:r>
      <w:r>
        <w:t xml:space="preserve">“pairwise disjoint”</w:t>
      </w:r>
      <w:r>
        <w:t xml:space="preserve">,</w:t>
      </w:r>
      <w:r>
        <w:t xml:space="preserve"> </w:t>
      </w:r>
      <w:r>
        <w:t xml:space="preserve">needs no symbol.</w:t>
      </w:r>
      <w:r>
        <w:t xml:space="preserve"> </w:t>
      </w:r>
      <w:r>
        <w:t xml:space="preserve">A term that recurs in formulas, such as a level set, needs one,</w:t>
      </w:r>
      <w:r>
        <w:t xml:space="preserve"> </w:t>
      </w:r>
      <w:r>
        <w:t xml:space="preserve">so the reader sees the same object written the same way each time.</w:t>
      </w:r>
      <w:r>
        <w:t xml:space="preserve"> </w:t>
      </w:r>
      <w:r>
        <w:t xml:space="preserve">Define the symbol by the term’s most literal meaning,</w:t>
      </w:r>
      <w:r>
        <w:t xml:space="preserve"> </w:t>
      </w:r>
      <w:r>
        <w:t xml:space="preserve">such as the preimage of a single value for a level set.</w:t>
      </w:r>
      <w:r>
        <w:t xml:space="preserve"> </w:t>
      </w:r>
      <w:r>
        <w:t xml:space="preserve">No check can decide this rule,</w:t>
      </w:r>
      <w:r>
        <w:t xml:space="preserve"> </w:t>
      </w:r>
      <w:r>
        <w:t xml:space="preserve">because whether a term</w:t>
      </w:r>
      <w:r>
        <w:t xml:space="preserve"> </w:t>
      </w:r>
      <w:r>
        <w:t xml:space="preserve">“recurs”</w:t>
      </w:r>
      <w:r>
        <w:t xml:space="preserve"> </w:t>
      </w:r>
      <w:r>
        <w:t xml:space="preserve">depends on how the notes use it,</w:t>
      </w:r>
      <w:r>
        <w:t xml:space="preserve"> </w:t>
      </w:r>
      <w:r>
        <w:t xml:space="preserve">so a reviewer judges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and link every technical term at its first use in each div:</w:t>
      </w:r>
      <w:r>
        <w:t xml:space="preserve"> </w:t>
      </w:r>
      <w:r>
        <w:t xml:space="preserve">Inside a definition, theorem, example or other div,</w:t>
      </w:r>
      <w:r>
        <w:t xml:space="preserve"> </w:t>
      </w:r>
      <w:r>
        <w:t xml:space="preserve">link a technical term to its formal definition the first time it appears in that div.</w:t>
      </w:r>
      <w:r>
        <w:t xml:space="preserve"> </w:t>
      </w:r>
      <w:r>
        <w:t xml:space="preserve">Outside divs, link it the first time it appears in each prose passage.</w:t>
      </w:r>
      <w:r>
        <w:t xml:space="preserve"> </w:t>
      </w:r>
      <w:r>
        <w:t xml:space="preserve">A link in an earlier div does not carry over,</w:t>
      </w:r>
      <w:r>
        <w:t xml:space="preserve"> </w:t>
      </w:r>
      <w:r>
        <w:t xml:space="preserve">because readers jump into the middle of a page.</w:t>
      </w:r>
      <w:r>
        <w:t xml:space="preserve"> </w:t>
      </w:r>
      <w:r>
        <w:t xml:space="preserve">Link once per div or passage, not at every mention.</w:t>
      </w:r>
      <w:r>
        <w:t xml:space="preserve"> </w:t>
      </w:r>
      <w:r>
        <w:t xml:space="preserve">If the term has no formal definition yet,</w:t>
      </w:r>
      <w:r>
        <w:t xml:space="preserve"> </w:t>
      </w:r>
      <w:r>
        <w:t xml:space="preserve">write the definition in its own definition div,</w:t>
      </w:r>
      <w:r>
        <w:t xml:space="preserve"> </w:t>
      </w:r>
      <w:r>
        <w:t xml:space="preserve">then link to it.</w:t>
      </w:r>
      <w:r>
        <w:t xml:space="preserve"> </w:t>
      </w:r>
      <w:r>
        <w:t xml:space="preserve">Never define a term inline inside another div,</w:t>
      </w:r>
      <w:r>
        <w:t xml:space="preserve"> </w:t>
      </w:r>
      <w:r>
        <w:t xml:space="preserve">because an inline definition cannot be linked to from anywhere else.</w:t>
      </w:r>
      <w:r>
        <w:t xml:space="preserve"> </w:t>
      </w:r>
      <w:r>
        <w:t xml:space="preserve">In a series of related documents, such as course notes,</w:t>
      </w:r>
      <w:r>
        <w:t xml:space="preserve"> </w:t>
      </w:r>
      <w:r>
        <w:t xml:space="preserve">first look for a definition in an earlier document</w:t>
      </w:r>
      <w:r>
        <w:t xml:space="preserve"> </w:t>
      </w:r>
      <w:r>
        <w:t xml:space="preserve">and link to it if one exists.</w:t>
      </w:r>
      <w:r>
        <w:t xml:space="preserve"> </w:t>
      </w:r>
      <w:r>
        <w:t xml:space="preserve">Otherwise write the definition in the earliest document that needs the term.</w:t>
      </w:r>
      <w:r>
        <w:t xml:space="preserve"> </w:t>
      </w:r>
      <w:r>
        <w:t xml:space="preserve">A passage is the prose outside divs between one heading and the next,</w:t>
      </w:r>
      <w:r>
        <w:t xml:space="preserve"> </w:t>
      </w:r>
      <w:r>
        <w:t xml:space="preserve">and each div counts separately from the passage around it</w:t>
      </w:r>
      <w:r>
        <w:t xml:space="preserve"> </w:t>
      </w:r>
      <w:r>
        <w:t xml:space="preserve">and from every other div.</w:t>
      </w:r>
      <w:r>
        <w:t xml:space="preserve"> </w:t>
      </w:r>
      <w:r>
        <w:t xml:space="preserve">For example, if a div defines noise as the outcome minus the</w:t>
      </w:r>
      <w:r>
        <w:t xml:space="preserve"> </w:t>
      </w:r>
      <w:r>
        <w:t xml:space="preserve">“true function”</w:t>
      </w:r>
      <w:r>
        <w:t xml:space="preserve">,</w:t>
      </w:r>
      <w:r>
        <w:t xml:space="preserve"> </w:t>
      </w:r>
      <w:r>
        <w:t xml:space="preserve">link the term as</w:t>
      </w:r>
      <w:r>
        <w:t xml:space="preserve"> </w:t>
      </w:r>
      <w:r>
        <w:rPr>
          <w:rStyle w:val="VerbatimChar"/>
        </w:rPr>
        <w:t xml:space="preserve">[true function](#def-true-function)</w:t>
      </w:r>
      <w:r>
        <w:t xml:space="preserve">,</w:t>
      </w:r>
      <w:r>
        <w:t xml:space="preserve"> </w:t>
      </w:r>
      <w:r>
        <w:t xml:space="preserve">and first add a definition div with that ID if the document lacks one.</w:t>
      </w:r>
      <w:r>
        <w:t xml:space="preserve"> </w:t>
      </w:r>
      <w:r>
        <w:t xml:space="preserve">A counterexample: the definition of noise links</w:t>
      </w:r>
      <w:r>
        <w:t xml:space="preserve"> </w:t>
      </w:r>
      <w:r>
        <w:t xml:space="preserve">“mean”</w:t>
      </w:r>
      <w:r>
        <w:t xml:space="preserve">.</w:t>
      </w:r>
      <w:r>
        <w:t xml:space="preserve"> </w:t>
      </w:r>
      <w:r>
        <w:t xml:space="preserve">The example block after it also uses</w:t>
      </w:r>
      <w:r>
        <w:t xml:space="preserve"> </w:t>
      </w:r>
      <w:r>
        <w:t xml:space="preserve">“mean”</w:t>
      </w:r>
      <w:r>
        <w:t xml:space="preserve">,</w:t>
      </w:r>
      <w:r>
        <w:t xml:space="preserve"> </w:t>
      </w:r>
      <w:r>
        <w:t xml:space="preserve">but without a link, wrongly assuming the earlier link carries over.</w:t>
      </w:r>
      <w:r>
        <w:t xml:space="preserve"> </w:t>
      </w:r>
      <w:r>
        <w:t xml:space="preserve">The example block should link</w:t>
      </w:r>
      <w:r>
        <w:t xml:space="preserve"> </w:t>
      </w:r>
      <w:r>
        <w:t xml:space="preserve">“mean”</w:t>
      </w:r>
      <w:r>
        <w:t xml:space="preserve"> </w:t>
      </w:r>
      <w:r>
        <w:t xml:space="preserve">at its own first use.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Link the longest defined phrase:</w:t>
      </w:r>
      <w:r>
        <w:t xml:space="preserve"> </w:t>
      </w:r>
      <w:r>
        <w:t xml:space="preserve">When a longer phrase has its own definition,</w:t>
      </w:r>
      <w:r>
        <w:t xml:space="preserve"> </w:t>
      </w:r>
      <w:r>
        <w:t xml:space="preserve">link the whole phrase to that definition,</w:t>
      </w:r>
      <w:r>
        <w:t xml:space="preserve"> </w:t>
      </w:r>
      <w:r>
        <w:t xml:space="preserve">not a shorter term inside it.</w:t>
      </w:r>
      <w:r>
        <w:t xml:space="preserve"> </w:t>
      </w:r>
      <w:r>
        <w:t xml:space="preserve">For example, link</w:t>
      </w:r>
      <w:r>
        <w:t xml:space="preserve"> </w:t>
      </w:r>
      <w:r>
        <w:rPr>
          <w:rStyle w:val="VerbatimChar"/>
        </w:rPr>
        <w:t xml:space="preserve">[logistic regression](#def-logistic-regression)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“logistic</w:t>
      </w:r>
      <w:r>
        <w:t xml:space="preserve"> </w:t>
      </w:r>
      <w:r>
        <w:rPr>
          <w:rStyle w:val="VerbatimChar"/>
        </w:rPr>
        <w:t xml:space="preserve">[regression](#def-regression)</w:t>
      </w:r>
      <w:r>
        <w:t xml:space="preserve">”</w:t>
      </w:r>
      <w:r>
        <w:t xml:space="preserve">.</w:t>
      </w:r>
      <w:r>
        <w:t xml:space="preserve"> </w:t>
      </w:r>
      <w:r>
        <w:t xml:space="preserve">The shorter term names a different concept,</w:t>
      </w:r>
      <w:r>
        <w:t xml:space="preserve"> </w:t>
      </w:r>
      <w:r>
        <w:t xml:space="preserve">so linking it sends the reader to the wrong definition.</w:t>
      </w:r>
      <w:r>
        <w:t xml:space="preserve"> </w:t>
      </w:r>
      <w:r>
        <w:t xml:space="preserve">Link the shorter term only where it stands alone.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check-term-links</w:t>
      </w:r>
      <w:r>
        <w:t xml:space="preserve"> </w:t>
      </w:r>
      <w:r>
        <w:t xml:space="preserve">check in</w:t>
      </w:r>
      <w:r>
        <w:t xml:space="preserve"> </w:t>
      </w:r>
      <w:hyperlink r:id="rId18">
        <w:r>
          <w:rPr>
            <w:rStyle w:val="Hyperlink"/>
          </w:rPr>
          <w:t xml:space="preserve">gha</w:t>
        </w:r>
      </w:hyperlink>
      <w:r>
        <w:t xml:space="preserve"> </w:t>
      </w:r>
      <w:r>
        <w:t xml:space="preserve">flags a partial link.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Link the term where the sentence uses it, not in a parenthetical list:</w:t>
      </w:r>
      <w:r>
        <w:t xml:space="preserve"> </w:t>
      </w:r>
      <w:r>
        <w:t xml:space="preserve"> </w:t>
      </w:r>
      <w:r>
        <w:t xml:space="preserve">Write the name as a link inside the sentence that needs it.</w:t>
      </w:r>
      <w:r>
        <w:t xml:space="preserve"> </w:t>
      </w:r>
      <w:r>
        <w:t xml:space="preserve">Do not name the concepts in the sentence and then list their definitions in a parenthetical after it.</w:t>
      </w:r>
      <w:r>
        <w:t xml:space="preserve"> </w:t>
      </w:r>
      <w:r>
        <w:t xml:space="preserve">For example, write</w:t>
      </w:r>
      <w:r>
        <w:t xml:space="preserve"> </w:t>
      </w:r>
      <w:r>
        <w:rPr>
          <w:rStyle w:val="VerbatimChar"/>
        </w:rPr>
        <w:t xml:space="preserve">the expected squared prediction error is the sum of the squared [bias](#def-bias), the [variance](#def-variance), and the [residual variance](#def-residual-variance)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rPr>
          <w:rStyle w:val="VerbatimChar"/>
        </w:rPr>
        <w:t xml:space="preserve">the expected squared prediction error is the sum of the squared bias, the variance, and the residual variance (definitions: [bias](#def-bias), [variance](#def-variance), [residual variance](#def-residual-variance))</w:t>
      </w:r>
      <w:r>
        <w:t xml:space="preserve">.</w:t>
      </w:r>
      <w:r>
        <w:t xml:space="preserve"> </w:t>
      </w:r>
      <w:r>
        <w:t xml:space="preserve">The parenthetical makes the reader read each term twice,</w:t>
      </w:r>
      <w:r>
        <w:t xml:space="preserve"> </w:t>
      </w:r>
      <w:r>
        <w:t xml:space="preserve">and it separates the link from the place where the term does its work.</w:t>
      </w:r>
      <w:r>
        <w:t xml:space="preserve"> </w:t>
      </w:r>
      <w:r>
        <w:t xml:space="preserve">If a term sits inside math, where a link cannot go,</w:t>
      </w:r>
      <w:r>
        <w:t xml:space="preserve"> </w:t>
      </w:r>
      <w:r>
        <w:t xml:space="preserve">name the term in words in the sentence and link those words.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check-quarto-prose</w:t>
      </w:r>
      <w:r>
        <w:t xml:space="preserve"> </w:t>
      </w:r>
      <w:r>
        <w:t xml:space="preserve">check in</w:t>
      </w:r>
      <w:r>
        <w:t xml:space="preserve"> </w:t>
      </w:r>
      <w:hyperlink r:id="rId19">
        <w:r>
          <w:rPr>
            <w:rStyle w:val="Hyperlink"/>
          </w:rPr>
          <w:t xml:space="preserve">gha</w:t>
        </w:r>
      </w:hyperlink>
      <w:r>
        <w:t xml:space="preserve"> </w:t>
      </w:r>
      <w:r>
        <w:t xml:space="preserve">flags a parenthetical that opens with</w:t>
      </w:r>
      <w:r>
        <w:t xml:space="preserve"> </w:t>
      </w:r>
      <w:r>
        <w:rPr>
          <w:rStyle w:val="VerbatimChar"/>
        </w:rPr>
        <w:t xml:space="preserve">(definition: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(definitions:</w:t>
      </w:r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Do not presuppose what the reader has not encountered:</w:t>
      </w:r>
      <w:r>
        <w:t xml:space="preserve"> </w:t>
      </w:r>
      <w:r>
        <w:t xml:space="preserve">A definite noun phrase, one that starts with</w:t>
      </w:r>
      <w:r>
        <w:t xml:space="preserve"> </w:t>
      </w:r>
      <w:r>
        <w:t xml:space="preserve">“the”</w:t>
      </w:r>
      <w:r>
        <w:t xml:space="preserve">,</w:t>
      </w:r>
      <w:r>
        <w:t xml:space="preserve"> </w:t>
      </w:r>
      <w:r>
        <w:t xml:space="preserve">presupposes that the reader already knows what it refers to.</w:t>
      </w:r>
      <w:r>
        <w:t xml:space="preserve"> </w:t>
      </w:r>
      <w:r>
        <w:t xml:space="preserve">“Fit a line to the synthetic data”</w:t>
      </w:r>
      <w:r>
        <w:t xml:space="preserve"> </w:t>
      </w:r>
      <w:r>
        <w:t xml:space="preserve">is unjustified</w:t>
      </w:r>
      <w:r>
        <w:t xml:space="preserve"> </w:t>
      </w:r>
      <w:r>
        <w:t xml:space="preserve">if no earlier sentence has said which data these are, or where they came from.</w:t>
      </w:r>
      <w:r>
        <w:t xml:space="preserve"> </w:t>
      </w:r>
      <w:r>
        <w:t xml:space="preserve">Check each</w:t>
      </w:r>
      <w:r>
        <w:t xml:space="preserve"> </w:t>
      </w:r>
      <w:r>
        <w:t xml:space="preserve">“the …”</w:t>
      </w:r>
      <w:r>
        <w:t xml:space="preserve"> </w:t>
      </w:r>
      <w:r>
        <w:t xml:space="preserve">phrase for a referent the reader has already seen.</w:t>
      </w:r>
      <w:r>
        <w:t xml:space="preserve"> </w:t>
      </w:r>
      <w:r>
        <w:t xml:space="preserve">If there is none, introduce the referent first,</w:t>
      </w:r>
      <w:r>
        <w:t xml:space="preserve"> </w:t>
      </w:r>
      <w:r>
        <w:t xml:space="preserve">or write</w:t>
      </w:r>
      <w:r>
        <w:t xml:space="preserve"> </w:t>
      </w:r>
      <w:r>
        <w:t xml:space="preserve">“a”</w:t>
      </w:r>
      <w:r>
        <w:t xml:space="preserve"> </w:t>
      </w:r>
      <w:r>
        <w:t xml:space="preserve">or</w:t>
      </w:r>
      <w:r>
        <w:t xml:space="preserve"> </w:t>
      </w:r>
      <w:r>
        <w:t xml:space="preserve">“some”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“the”</w:t>
      </w:r>
      <w:r>
        <w:t xml:space="preserve">.</w:t>
      </w:r>
      <w:r>
        <w:t xml:space="preserve"> </w:t>
      </w:r>
      <w:r>
        <w:t xml:space="preserve">Then link each definite noun phrase to what it refers to,</w:t>
      </w:r>
      <w:r>
        <w:t xml:space="preserve"> </w:t>
      </w:r>
      <w:r>
        <w:t xml:space="preserve">with a cross-reference such as</w:t>
      </w:r>
      <w:r>
        <w:t xml:space="preserve"> </w:t>
      </w:r>
      <w:r>
        <w:rPr>
          <w:rStyle w:val="VerbatimChar"/>
        </w:rPr>
        <w:t xml:space="preserve">[the synthetic data](#exm-synthetic-data)</w:t>
      </w:r>
      <w:r>
        <w:t xml:space="preserve">,</w:t>
      </w:r>
      <w:r>
        <w:t xml:space="preserve"> </w:t>
      </w:r>
      <w:r>
        <w:t xml:space="preserve">so that a reader who has forgotten or skipped the referent can find it.</w:t>
      </w:r>
      <w:r>
        <w:t xml:space="preserve"> </w:t>
      </w:r>
      <w:r>
        <w:t xml:space="preserve">Skip the link when the referent is introduced in the same div,</w:t>
      </w:r>
      <w:r>
        <w:t xml:space="preserve"> </w:t>
      </w:r>
      <w:r>
        <w:t xml:space="preserve">or in the same prose passage, as the phrase.</w:t>
      </w:r>
      <w:r>
        <w:t xml:space="preserve"> </w:t>
      </w:r>
      <w:r>
        <w:t xml:space="preserve">Inside a div, the antecedent has to be in that div:</w:t>
      </w:r>
      <w:r>
        <w:t xml:space="preserve"> </w:t>
      </w:r>
      <w:r>
        <w:t xml:space="preserve">an earlier div does not count,</w:t>
      </w:r>
      <w:r>
        <w:t xml:space="preserve"> </w:t>
      </w:r>
      <w:r>
        <w:t xml:space="preserve">because readers jump into the middle of a page.</w:t>
      </w:r>
      <w:r>
        <w:t xml:space="preserve"> </w:t>
      </w:r>
      <w:r>
        <w:t xml:space="preserve">For example, an exercise that says</w:t>
      </w:r>
      <w:r>
        <w:t xml:space="preserve"> </w:t>
      </w:r>
      <w:r>
        <w:t xml:space="preserve">“Explain the labels”</w:t>
      </w:r>
      <w:r>
        <w:t xml:space="preserve"> </w:t>
      </w:r>
      <w:r>
        <w:t xml:space="preserve">with no labels named in it</w:t>
      </w:r>
      <w:r>
        <w:t xml:space="preserve"> </w:t>
      </w:r>
      <w:r>
        <w:t xml:space="preserve">has no antecedent, even if an earlier exercise names some.</w:t>
      </w:r>
      <w:r>
        <w:t xml:space="preserve"> </w:t>
      </w:r>
      <w:r>
        <w:t xml:space="preserve">Name the labels in the exercise, or link them to where they are introduced.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Provide examples and counterexamples:</w:t>
      </w:r>
      <w:r>
        <w:t xml:space="preserve"> </w:t>
      </w:r>
      <w:r>
        <w:t xml:space="preserve">Every definition should include at least one concrete example</w:t>
      </w:r>
      <w:r>
        <w:t xml:space="preserve"> </w:t>
      </w:r>
      <w:r>
        <w:t xml:space="preserve">that illustrates how the term is used,</w:t>
      </w:r>
      <w:r>
        <w:t xml:space="preserve"> </w:t>
      </w:r>
      <w:r>
        <w:t xml:space="preserve">and at least one counterexample:</w:t>
      </w:r>
      <w:r>
        <w:t xml:space="preserve"> </w:t>
      </w:r>
      <w:r>
        <w:t xml:space="preserve">a case that looks as if it fits the definition but does not.</w:t>
      </w:r>
      <w:r>
        <w:t xml:space="preserve"> </w:t>
      </w:r>
      <w:r>
        <w:t xml:space="preserve">The example shows what the term covers;</w:t>
      </w:r>
      <w:r>
        <w:t xml:space="preserve"> </w:t>
      </w:r>
      <w:r>
        <w:t xml:space="preserve">the counterexample shows where its boundary is,</w:t>
      </w:r>
      <w:r>
        <w:t xml:space="preserve"> </w:t>
      </w:r>
      <w:r>
        <w:t xml:space="preserve">which is often where readers misapply it.</w:t>
      </w:r>
      <w:r>
        <w:t xml:space="preserve"> </w:t>
      </w:r>
      <w:r>
        <w:t xml:space="preserve">Put each in its own example block after the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Give each term its own definition block:</w:t>
      </w:r>
      <w:r>
        <w:t xml:space="preserve"> </w:t>
      </w:r>
      <w:r>
        <w:t xml:space="preserve">In a Quarto document, put every definition in its own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</w:t>
      </w:r>
      <w:r>
        <w:t xml:space="preserve"> </w:t>
      </w:r>
      <w:r>
        <w:t xml:space="preserve">(see</w:t>
      </w:r>
      <w:r>
        <w:t xml:space="preserve"> </w:t>
      </w:r>
      <w:hyperlink w:anchor="using-theorem-environments-in-quarto">
        <w:r>
          <w:rPr>
            <w:rStyle w:val="Hyperlink"/>
          </w:rPr>
          <w:t xml:space="preserve">Using theorem environments in Quarto</w:t>
        </w:r>
      </w:hyperlink>
      <w:r>
        <w:t xml:space="preserve">),</w:t>
      </w:r>
      <w:r>
        <w:t xml:space="preserve"> </w:t>
      </w:r>
      <w:r>
        <w:t xml:space="preserve">one term per div,</w:t>
      </w:r>
      <w:r>
        <w:t xml:space="preserve"> </w:t>
      </w:r>
      <w:r>
        <w:t xml:space="preserve">with commentary after the div rather than inside it,</w:t>
      </w:r>
      <w:r>
        <w:t xml:space="preserve"> </w:t>
      </w:r>
      <w:r>
        <w:t xml:space="preserve">in a remark block (</w:t>
      </w:r>
      <w:r>
        <w:rPr>
          <w:rStyle w:val="VerbatimChar"/>
        </w:rPr>
        <w:t xml:space="preserve">#rem-</w:t>
      </w:r>
      <w:r>
        <w:t xml:space="preserve">) when it is about the concept.</w:t>
      </w:r>
      <w:r>
        <w:t xml:space="preserve"> </w:t>
      </w:r>
      <w:r>
        <w:t xml:space="preserve">Never nest one theorem-type block</w:t>
      </w:r>
      <w:r>
        <w:t xml:space="preserve"> </w:t>
      </w:r>
      <w:r>
        <w:t xml:space="preserve">(any of the prefixes listed in</w:t>
      </w:r>
      <w:r>
        <w:t xml:space="preserve"> </w:t>
      </w:r>
      <w:hyperlink w:anchor="using-theorem-environments-in-quarto">
        <w:r>
          <w:rPr>
            <w:rStyle w:val="Hyperlink"/>
          </w:rPr>
          <w:t xml:space="preserve">Using theorem environments in Quarto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)</w:t>
      </w:r>
      <w:r>
        <w:t xml:space="preserve"> </w:t>
      </w:r>
      <w:r>
        <w:t xml:space="preserve">inside another;</w:t>
      </w:r>
      <w:r>
        <w:t xml:space="preserve"> </w:t>
      </w:r>
      <w:r>
        <w:t xml:space="preserve">give each its own div, in order.</w:t>
      </w:r>
      <w:r>
        <w:t xml:space="preserve"> </w:t>
      </w:r>
      <w:r>
        <w:t xml:space="preserve">A bolded term in running prose is usually an inline definition</w:t>
      </w:r>
      <w:r>
        <w:t xml:space="preserve"> </w:t>
      </w:r>
      <w:r>
        <w:t xml:space="preserve">that belongs in a div,</w:t>
      </w:r>
      <w:r>
        <w:t xml:space="preserve"> </w:t>
      </w:r>
      <w:r>
        <w:t xml:space="preserve">including a term defined in passing.</w:t>
      </w:r>
      <w:r>
        <w:t xml:space="preserve"> </w:t>
      </w:r>
      <w:r>
        <w:t xml:space="preserve">Give closely related terms separate divs too:</w:t>
      </w:r>
      <w:r>
        <w:t xml:space="preserve"> </w:t>
      </w:r>
      <w:r>
        <w:t xml:space="preserve">only full synonyms share one (see</w:t>
      </w:r>
      <w:r>
        <w:t xml:space="preserve"> </w:t>
      </w:r>
      <w:r>
        <w:rPr>
          <w:i/>
          <w:iCs/>
        </w:rPr>
        <w:t xml:space="preserve">Name the synonyms</w:t>
      </w:r>
      <w:r>
        <w:t xml:space="preserve"> </w:t>
      </w:r>
      <w:r>
        <w:t xml:space="preserve">below).</w:t>
      </w:r>
      <w:r>
        <w:t xml:space="preserve"> </w:t>
      </w:r>
      <w:r>
        <w:t xml:space="preserve">For example, the left and right distributive laws are two properties,</w:t>
      </w:r>
      <w:r>
        <w:t xml:space="preserve"> </w:t>
      </w:r>
      <w:r>
        <w:t xml:space="preserve">each with its own identifier, example and exercise,</w:t>
      </w:r>
      <w:r>
        <w:t xml:space="preserve"> </w:t>
      </w:r>
      <w:r>
        <w:t xml:space="preserve">so define them in two divs.</w:t>
      </w:r>
      <w:r>
        <w:t xml:space="preserve"> </w:t>
      </w:r>
      <w:r>
        <w:t xml:space="preserve">A reader who needs one of them can then link to exactly that one.</w:t>
      </w:r>
    </w:p>
    <w:bookmarkStart w:id="20" w:name="exm-one-definition-per-div"/>
    <w:p>
      <w:pPr>
        <w:numPr>
          <w:ilvl w:val="0"/>
          <w:numId w:val="1000"/>
        </w:numPr>
      </w:pPr>
      <w:r>
        <w:rPr>
          <w:b/>
          <w:bCs/>
        </w:rPr>
        <w:t xml:space="preserve">Example 5 (Splitting two related definitions)</w:t>
      </w:r>
      <w:r>
        <w:t xml:space="preserve"> </w:t>
      </w:r>
      <w:r>
        <w:t xml:space="preserve"> </w:t>
      </w:r>
    </w:p>
    <w:p>
      <w:pPr>
        <w:pStyle w:val="BlockText"/>
        <w:numPr>
          <w:ilvl w:val="0"/>
          <w:numId w:val="1000"/>
        </w:numPr>
      </w:pPr>
      <w:r>
        <w:t xml:space="preserve">❌</w:t>
      </w:r>
      <w:r>
        <w:t xml:space="preserve"> </w:t>
      </w:r>
      <w:r>
        <w:rPr>
          <w:b/>
          <w:bCs/>
        </w:rPr>
        <w:t xml:space="preserve">Definition (distributive laws).</w:t>
      </w:r>
      <w:r>
        <w:t xml:space="preserve"> </w:t>
      </w:r>
      <w:r>
        <w:t xml:space="preserve">Multiplication</w:t>
      </w:r>
      <w:r>
        <w:t xml:space="preserve"> </w:t>
      </w:r>
      <w:r>
        <w:rPr>
          <w:i/>
          <w:iCs/>
        </w:rPr>
        <w:t xml:space="preserve">distributes over addition on the left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b</m:t>
        </m:r>
        <m:r>
          <m:rPr>
            <m:sty m:val="p"/>
          </m:rPr>
          <m:t>+</m:t>
        </m:r>
        <m:r>
          <m:t>a</m:t>
        </m:r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on the right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c</m:t>
        </m:r>
        <m:r>
          <m:rPr>
            <m:sty m:val="p"/>
          </m:rPr>
          <m:t>=</m:t>
        </m:r>
        <m:r>
          <m:t>a</m:t>
        </m:r>
        <m:r>
          <m:t>c</m:t>
        </m:r>
        <m:r>
          <m:rPr>
            <m:sty m:val="p"/>
          </m:rPr>
          <m:t>+</m:t>
        </m:r>
        <m:r>
          <m:t>b</m:t>
        </m:r>
        <m:r>
          <m:t>c</m:t>
        </m:r>
      </m:oMath>
      <w:r>
        <w:t xml:space="preserve">.</w:t>
      </w:r>
    </w:p>
    <w:p>
      <w:pPr>
        <w:pStyle w:val="BlockText"/>
        <w:numPr>
          <w:ilvl w:val="0"/>
          <w:numId w:val="1000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Definition (left distributivity).</w:t>
      </w:r>
      <w:r>
        <w:t xml:space="preserve"> </w:t>
      </w:r>
      <w:r>
        <w:t xml:space="preserve">Multiplication</w:t>
      </w:r>
      <w:r>
        <w:t xml:space="preserve"> </w:t>
      </w:r>
      <w:r>
        <w:rPr>
          <w:i/>
          <w:iCs/>
        </w:rPr>
        <w:t xml:space="preserve">distributes over addition on the left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b</m:t>
        </m:r>
        <m:r>
          <m:rPr>
            <m:sty m:val="p"/>
          </m:rPr>
          <m:t>+</m:t>
        </m:r>
        <m:r>
          <m:t>a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lockText"/>
        <w:numPr>
          <w:ilvl w:val="0"/>
          <w:numId w:val="1000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Definition (right distributivity).</w:t>
      </w:r>
      <w:r>
        <w:t xml:space="preserve"> </w:t>
      </w:r>
      <w:r>
        <w:t xml:space="preserve">Multiplication</w:t>
      </w:r>
      <w:r>
        <w:t xml:space="preserve"> </w:t>
      </w:r>
      <w:r>
        <w:rPr>
          <w:i/>
          <w:iCs/>
        </w:rPr>
        <w:t xml:space="preserve">distributes over addition on the right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c</m:t>
        </m:r>
        <m:r>
          <m:rPr>
            <m:sty m:val="p"/>
          </m:rPr>
          <m:t>=</m:t>
        </m:r>
        <m:r>
          <m:t>a</m:t>
        </m:r>
        <m:r>
          <m:t>c</m:t>
        </m:r>
        <m:r>
          <m:rPr>
            <m:sty m:val="p"/>
          </m:rPr>
          <m:t>+</m:t>
        </m:r>
        <m:r>
          <m:t>b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numPr>
          <w:ilvl w:val="0"/>
          <w:numId w:val="1000"/>
        </w:numPr>
      </w:pPr>
      <w:r>
        <w:t xml:space="preserve">The first block cannot be linked to as</w:t>
      </w:r>
      <w:r>
        <w:t xml:space="preserve"> </w:t>
      </w:r>
      <w:r>
        <w:t xml:space="preserve">“left distributivity”</w:t>
      </w:r>
      <w:r>
        <w:t xml:space="preserve"> </w:t>
      </w:r>
      <w:r>
        <w:t xml:space="preserve">without also pointing at the other law,</w:t>
      </w:r>
      <w:r>
        <w:t xml:space="preserve"> </w:t>
      </w:r>
      <w:r>
        <w:t xml:space="preserve">and one example cannot illustrate both.</w:t>
      </w:r>
      <w:r>
        <w:t xml:space="preserve"> </w:t>
      </w:r>
      <w:r>
        <w:t xml:space="preserve">For numbers, right distributivity follows from left distributivity because multiplication commutes,</w:t>
      </w:r>
      <w:r>
        <w:t xml:space="preserve"> </w:t>
      </w:r>
      <w:r>
        <w:t xml:space="preserve">so one example checks both.</w:t>
      </w:r>
      <w:r>
        <w:t xml:space="preserve"> </w:t>
      </w:r>
      <w:r>
        <w:t xml:space="preserve">Matrix multiplication does not commute, so establishing one law does not establish the other,</w:t>
      </w:r>
      <w:r>
        <w:t xml:space="preserve"> </w:t>
      </w:r>
      <w:r>
        <w:t xml:space="preserve">and each needs its own example.</w:t>
      </w:r>
    </w:p>
    <w:bookmarkEnd w:id="20"/>
    <w:p>
      <w:pPr>
        <w:numPr>
          <w:ilvl w:val="0"/>
          <w:numId w:val="1001"/>
        </w:numPr>
      </w:pPr>
      <w:r>
        <w:rPr>
          <w:b/>
          <w:bCs/>
        </w:rPr>
        <w:t xml:space="preserve">Name the synonyms:</w:t>
      </w:r>
      <w:r>
        <w:t xml:space="preserve"> </w:t>
      </w:r>
      <w:r>
        <w:t xml:space="preserve">When a field uses several words for one concept,</w:t>
      </w:r>
      <w:r>
        <w:t xml:space="preserve"> </w:t>
      </w:r>
      <w:r>
        <w:t xml:space="preserve">such as</w:t>
      </w:r>
      <w:r>
        <w:t xml:space="preserve"> </w:t>
      </w:r>
      <w:r>
        <w:rPr>
          <w:i/>
          <w:iCs/>
        </w:rPr>
        <w:t xml:space="preserve">learning</w:t>
      </w:r>
      <w:r>
        <w:t xml:space="preserve">,</w:t>
      </w:r>
      <w:r>
        <w:t xml:space="preserve"> </w:t>
      </w:r>
      <w:r>
        <w:rPr>
          <w:i/>
          <w:iCs/>
        </w:rPr>
        <w:t xml:space="preserve">training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fitting</w:t>
      </w:r>
      <w:r>
        <w:t xml:space="preserve"> </w:t>
      </w:r>
      <w:r>
        <w:t xml:space="preserve">a model,</w:t>
      </w:r>
      <w:r>
        <w:t xml:space="preserve"> </w:t>
      </w:r>
      <w:r>
        <w:t xml:space="preserve">every word that names the concept is an alternative name,</w:t>
      </w:r>
      <w:r>
        <w:t xml:space="preserve"> </w:t>
      </w:r>
      <w:r>
        <w:t xml:space="preserve">and each is treated exactly as the primary name:</w:t>
      </w:r>
      <w:r>
        <w:t xml:space="preserve"> </w:t>
      </w:r>
      <w:r>
        <w:t xml:space="preserve">put all of them in the div title as a comma-separated list,</w:t>
      </w:r>
      <w:r>
        <w:t xml:space="preserve"> </w:t>
      </w:r>
      <w:r>
        <w:t xml:space="preserve">with the primary name first, as in</w:t>
      </w:r>
      <w:r>
        <w:t xml:space="preserve"> </w:t>
      </w:r>
      <w:r>
        <w:t xml:space="preserve">“Postulate, axiom”</w:t>
      </w:r>
      <w:r>
        <w:t xml:space="preserve">,</w:t>
      </w:r>
      <w:r>
        <w:t xml:space="preserve"> </w:t>
      </w:r>
      <w:r>
        <w:t xml:space="preserve"> </w:t>
      </w:r>
      <w:r>
        <w:t xml:space="preserve">and bold each where it first appears in the definition.</w:t>
      </w:r>
      <w:r>
        <w:t xml:space="preserve"> </w:t>
      </w:r>
      <w:r>
        <w:t xml:space="preserve">Do not use parentheses or a phrase such as</w:t>
      </w:r>
      <w:r>
        <w:t xml:space="preserve"> </w:t>
      </w:r>
      <w:r>
        <w:t xml:space="preserve">“also called”</w:t>
      </w:r>
      <w:r>
        <w:t xml:space="preserve"> </w:t>
      </w:r>
      <w:r>
        <w:t xml:space="preserve">in the title.</w:t>
      </w:r>
      <w:r>
        <w:t xml:space="preserve"> </w:t>
      </w:r>
      <w:r>
        <w:t xml:space="preserve">This covers the names other sources use, such as a textbook’s,</w:t>
      </w:r>
      <w:r>
        <w:t xml:space="preserve"> </w:t>
      </w:r>
      <w:r>
        <w:t xml:space="preserve">which belong in the title and in bold too,</w:t>
      </w:r>
      <w:r>
        <w:t xml:space="preserve"> </w:t>
      </w:r>
      <w:r>
        <w:t xml:space="preserve">as in</w:t>
      </w:r>
      <w:r>
        <w:t xml:space="preserve"> </w:t>
      </w:r>
      <w:r>
        <w:t xml:space="preserve">“Risk, expected loss, population risk, true risk,</w:t>
      </w:r>
      <w:r>
        <w:t xml:space="preserve"> </w:t>
      </w:r>
      <w:r>
        <w:t xml:space="preserve">generalization error, expected prediction error”</w:t>
      </w:r>
      <w:r>
        <w:t xml:space="preserve">.</w:t>
      </w:r>
      <w:r>
        <w:t xml:space="preserve"> </w:t>
      </w:r>
      <w:r>
        <w:t xml:space="preserve">Say which one the document uses.</w:t>
      </w:r>
      <w:r>
        <w:t xml:space="preserve"> </w:t>
      </w:r>
      <w:r>
        <w:t xml:space="preserve">Name near-synonyms in the definition block or in a callout beside it,</w:t>
      </w:r>
      <w:r>
        <w:t xml:space="preserve"> </w:t>
      </w:r>
      <w:r>
        <w:t xml:space="preserve">and state how they differ.</w:t>
      </w:r>
      <w:r>
        <w:t xml:space="preserve"> </w:t>
      </w:r>
      <w:r>
        <w:t xml:space="preserve">A reader who encounters the other words in another source</w:t>
      </w:r>
      <w:r>
        <w:t xml:space="preserve"> </w:t>
      </w:r>
      <w:r>
        <w:t xml:space="preserve">can then connect them to the concept already learned</w:t>
      </w:r>
      <w:r>
        <w:t xml:space="preserve"> </w:t>
      </w:r>
      <w:r>
        <w:t xml:space="preserve">(see</w:t>
      </w:r>
      <w:r>
        <w:t xml:space="preserve"> </w:t>
      </w:r>
      <w:hyperlink r:id="rId21">
        <w:r>
          <w:rPr>
            <w:rStyle w:val="Hyperlink"/>
          </w:rPr>
          <w:t xml:space="preserve">Minimize unnecessary jargon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Tell synonyms from hyponyms: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synonym</w:t>
      </w:r>
      <w:r>
        <w:t xml:space="preserve"> </w:t>
      </w:r>
      <w:r>
        <w:t xml:space="preserve">names the same concept as the primary term,</w:t>
      </w:r>
      <w:r>
        <w:t xml:space="preserve"> </w:t>
      </w:r>
      <w:r>
        <w:t xml:space="preserve">so it belongs in the div title.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hyponym</w:t>
      </w:r>
      <w:r>
        <w:t xml:space="preserve"> </w:t>
      </w:r>
      <w:r>
        <w:t xml:space="preserve">names a special case of another term,</w:t>
      </w:r>
      <w:r>
        <w:t xml:space="preserve"> </w:t>
      </w:r>
      <w:r>
        <w:t xml:space="preserve">such as</w:t>
      </w:r>
      <w:r>
        <w:t xml:space="preserve"> </w:t>
      </w:r>
      <w:r>
        <w:t xml:space="preserve">“linear regression”</w:t>
      </w:r>
      <w:r>
        <w:t xml:space="preserve"> </w:t>
      </w:r>
      <w:r>
        <w:t xml:space="preserve">for</w:t>
      </w:r>
      <w:r>
        <w:t xml:space="preserve"> </w:t>
      </w:r>
      <w:r>
        <w:t xml:space="preserve">“regression model”</w:t>
      </w:r>
      <w:r>
        <w:t xml:space="preserve">,</w:t>
      </w:r>
      <w:r>
        <w:t xml:space="preserve"> </w:t>
      </w:r>
      <w:r>
        <w:t xml:space="preserve">so it is a different concept.</w:t>
      </w:r>
      <w:r>
        <w:t xml:space="preserve"> </w:t>
      </w:r>
      <w:r>
        <w:t xml:space="preserve">Give each hyponym its own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div,</w:t>
      </w:r>
      <w:r>
        <w:t xml:space="preserve"> </w:t>
      </w:r>
      <w:r>
        <w:t xml:space="preserve">and never put it in the title of the general term</w:t>
      </w:r>
      <w:r>
        <w:t xml:space="preserve"> </w:t>
      </w:r>
      <w:r>
        <w:t xml:space="preserve">or introduce it with</w:t>
      </w:r>
      <w:r>
        <w:t xml:space="preserve"> </w:t>
      </w:r>
      <w:r>
        <w:t xml:space="preserve">“also called”</w:t>
      </w:r>
      <w:r>
        <w:t xml:space="preserve"> </w:t>
      </w:r>
      <w:r>
        <w:t xml:space="preserve">(Ezra, 2026-10-23).</w:t>
      </w:r>
      <w:r>
        <w:t xml:space="preserve"> </w:t>
      </w:r>
      <w:r>
        <w:t xml:space="preserve">When unsure, check both directions.</w:t>
      </w:r>
      <w:r>
        <w:t xml:space="preserve"> </w:t>
      </w:r>
      <w:r>
        <w:t xml:space="preserve">Is every instance of the new term an instance of the old term?</w:t>
      </w:r>
      <w:r>
        <w:t xml:space="preserve"> </w:t>
      </w:r>
      <w:r>
        <w:t xml:space="preserve">Is every instance of the old term an instance of the new term?</w:t>
      </w:r>
      <w:r>
        <w:t xml:space="preserve"> </w:t>
      </w:r>
      <w:r>
        <w:t xml:space="preserve">If only the first holds, the new term is a hyponym.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Distinguish estimands from estimators: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estimand</w:t>
      </w:r>
      <w:r>
        <w:t xml:space="preserve"> </w:t>
      </w:r>
      <w:r>
        <w:t xml:space="preserve">is the quantity a study is after,</w:t>
      </w:r>
      <w:r>
        <w:t xml:space="preserve"> </w:t>
      </w:r>
      <w:r>
        <w:t xml:space="preserve">defined on the population or the data-generating distribution;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estimator</w:t>
      </w:r>
      <w:r>
        <w:t xml:space="preserve"> </w:t>
      </w:r>
      <w:r>
        <w:t xml:space="preserve">is the rule that computes an estimate of it from a sample.</w:t>
      </w:r>
      <w:r>
        <w:t xml:space="preserve"> </w:t>
      </w:r>
      <w:r>
        <w:t xml:space="preserve">Define a quantity first as its estimand,</w:t>
      </w:r>
      <w:r>
        <w:t xml:space="preserve"> </w:t>
      </w:r>
      <w:r>
        <w:t xml:space="preserve">then give the estimator that targets it,</w:t>
      </w:r>
      <w:r>
        <w:t xml:space="preserve"> </w:t>
      </w:r>
      <w:r>
        <w:t xml:space="preserve">and keep the two in separate notation (for example,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).</w:t>
      </w:r>
      <w:r>
        <w:t xml:space="preserve"> </w:t>
      </w:r>
      <w:r>
        <w:t xml:space="preserve">A definition that gives only the sample formula</w:t>
      </w:r>
      <w:r>
        <w:t xml:space="preserve"> </w:t>
      </w:r>
      <w:r>
        <w:t xml:space="preserve">hides what the formula estimates,</w:t>
      </w:r>
      <w:r>
        <w:t xml:space="preserve"> </w:t>
      </w:r>
      <w:r>
        <w:t xml:space="preserve">and invites the reader to treat one sample’s value as the quantity itself.</w:t>
      </w:r>
      <w:r>
        <w:t xml:space="preserve"> </w:t>
      </w:r>
      <w:r>
        <w:t xml:space="preserve">Keep that order across the whole document, not only within one definition:</w:t>
      </w:r>
      <w:r>
        <w:t xml:space="preserve"> </w:t>
      </w:r>
      <w:r>
        <w:t xml:space="preserve">the estimand’s definition, with its exercise and example,</w:t>
      </w:r>
      <w:r>
        <w:t xml:space="preserve"> </w:t>
      </w:r>
      <w:r>
        <w:t xml:space="preserve">comes before the estimator’s, and the estimator’s definition links back to it.</w:t>
      </w:r>
      <w:r>
        <w:t xml:space="preserve"> </w:t>
      </w:r>
      <w:r>
        <w:t xml:space="preserve">For example, define the risk of a model, its expected loss on new data,</w:t>
      </w:r>
      <w:r>
        <w:t xml:space="preserve"> </w:t>
      </w:r>
      <w:r>
        <w:t xml:space="preserve">before the empirical risk, its average loss on the training data;</w:t>
      </w:r>
      <w:r>
        <w:t xml:space="preserve"> </w:t>
      </w:r>
      <w:r>
        <w:t xml:space="preserve">define the population mean before the sample mean,</w:t>
      </w:r>
      <w:r>
        <w:t xml:space="preserve"> </w:t>
      </w:r>
      <w:r>
        <w:t xml:space="preserve">and a parameter before its maximum likelihood estimate.</w:t>
      </w:r>
      <w:r>
        <w:t xml:space="preserve"> </w:t>
      </w:r>
      <w:r>
        <w:t xml:space="preserve">Reading the estimator first leaves the reader with a formula</w:t>
      </w:r>
      <w:r>
        <w:t xml:space="preserve"> </w:t>
      </w:r>
      <w:r>
        <w:t xml:space="preserve">and no answer to the question of what it is for.</w:t>
      </w:r>
      <w:r>
        <w:t xml:space="preserve"> </w:t>
      </w:r>
      <w:r>
        <w:t xml:space="preserve">When several related quantities are defined together,</w:t>
      </w:r>
      <w:r>
        <w:t xml:space="preserve"> </w:t>
      </w:r>
      <w:r>
        <w:t xml:space="preserve">give a table with one row per quantity and a column each for its name,</w:t>
      </w:r>
      <w:r>
        <w:t xml:space="preserve"> </w:t>
      </w:r>
      <w:r>
        <w:t xml:space="preserve">its estimand and its estimator.</w:t>
      </w:r>
      <w:r>
        <w:t xml:space="preserve"> </w:t>
      </w:r>
      <w:r>
        <w:t xml:space="preserve">For a binary classifier with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the true class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counts</w:t>
      </w:r>
      <w:r>
        <w:t xml:space="preserve"> </w:t>
      </w:r>
      <m:oMath>
        <m:r>
          <m:rPr>
            <m:nor/>
            <m:sty m:val="p"/>
          </m:rPr>
          <m:t>TP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FP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FN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TN</m:t>
        </m:r>
      </m:oMath>
      <w:r>
        <w:t xml:space="preserve"> </w:t>
      </w:r>
      <w:r>
        <w:t xml:space="preserve">from a test set of size</w:t>
      </w:r>
      <w:r>
        <w:t xml:space="preserve"> </w:t>
      </w:r>
      <m:oMath>
        <m:r>
          <m:t>n</m:t>
        </m:r>
      </m:oMath>
      <w:r>
        <w:t xml:space="preserve">:</w:t>
      </w:r>
    </w:p>
    <w:tbl>
      <w:tblPr>
        <w:tblStyle w:val="Table"/>
        <w:tblW w:type="pct" w:w="5000"/>
        <w:jc w:val="left"/>
        <w:tblInd w:w="720" w:type="dxa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Estimand</w:t>
            </w:r>
          </w:p>
        </w:tc>
        <w:tc>
          <w:tcPr/>
          <w:p>
            <w:pPr>
              <w:pStyle w:val="Compact"/>
            </w:pPr>
            <w:r>
              <w:t xml:space="preserve">Estimator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Accuracy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TN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n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Precision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FP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Recall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FN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precision of a classifier is a property of the classifier</w:t>
      </w:r>
      <w:r>
        <w:t xml:space="preserve"> </w:t>
      </w:r>
      <w:r>
        <w:t xml:space="preserve">and the population it is used on;</w:t>
      </w:r>
      <w:r>
        <w:t xml:space="preserve"> </w:t>
      </w:r>
      <m:oMath>
        <m:r>
          <m:rPr>
            <m:nor/>
            <m:sty m:val="p"/>
          </m:rPr>
          <m:t>TP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rPr>
            <m:nor/>
            <m:sty m:val="p"/>
          </m:rPr>
          <m:t>TP</m:t>
        </m:r>
        <m:r>
          <m:rPr>
            <m:sty m:val="p"/>
          </m:rPr>
          <m:t>+</m:t>
        </m:r>
        <m:r>
          <m:rPr>
            <m:nor/>
            <m:sty m:val="p"/>
          </m:rPr>
          <m:t>FP</m:t>
        </m:r>
        <m:r>
          <m:rPr>
            <m:sty m:val="p"/>
          </m:rPr>
          <m:t>)</m:t>
        </m:r>
      </m:oMath>
      <w:r>
        <w:t xml:space="preserve"> </w:t>
      </w:r>
      <w:r>
        <w:t xml:space="preserve">is one test set’s estimate of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Name the target of every estimator and predictor:</w:t>
      </w:r>
      <w:r>
        <w:t xml:space="preserve"> </w:t>
      </w:r>
      <w:r>
        <w:t xml:space="preserve">Every estimator has one target estimand, and the definition says which.</w:t>
      </w:r>
      <w:r>
        <w:t xml:space="preserve"> </w:t>
      </w:r>
      <w:r>
        <w:t xml:space="preserve">A prediction is not an estimator of a mean.</w:t>
      </w:r>
      <w:r>
        <w:t xml:space="preserve"> </w:t>
      </w:r>
      <w:r>
        <w:t xml:space="preserve">Its estimand is the observed outcome value of a new data point,</w:t>
      </w:r>
      <w:r>
        <w:t xml:space="preserve"> </w:t>
      </w:r>
      <w:r>
        <w:t xml:space="preserve">not the population mean of that outcome.</w:t>
      </w:r>
      <w:r>
        <w:t xml:space="preserve"> </w:t>
      </w:r>
      <w:r>
        <w:t xml:space="preserve">For example, the fitted model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an estimator of the mean function value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bias is measured against that mean,</w:t>
      </w:r>
      <w:r>
        <w:t xml:space="preserve"> </w:t>
      </w:r>
      <w:r>
        <w:t xml:space="preserve">while the prediction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as its estimand,</w:t>
      </w:r>
      <w:r>
        <w:t xml:space="preserve"> </w:t>
      </w:r>
      <w:r>
        <w:t xml:space="preserve">so its prediction error is measured against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“the fitted model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an estimator of the mean function value”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“the prediction of the new outcome”</w:t>
      </w:r>
      <w:r>
        <w:t xml:space="preserve">,</w:t>
      </w:r>
      <w:r>
        <w:t xml:space="preserve"> </w:t>
      </w:r>
      <w:r>
        <w:t xml:space="preserve">and never leave the target implicit.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Say which error:</w:t>
      </w:r>
      <w:r>
        <w:t xml:space="preserve"> </w:t>
      </w:r>
      <w:r>
        <w:t xml:space="preserve">A bare</w:t>
      </w:r>
      <w:r>
        <w:t xml:space="preserve"> </w:t>
      </w:r>
      <w:r>
        <w:t xml:space="preserve">“error”</w:t>
      </w:r>
      <w:r>
        <w:t xml:space="preserve"> </w:t>
      </w:r>
      <w:r>
        <w:t xml:space="preserve">does not say what is measured,</w:t>
      </w:r>
      <w:r>
        <w:t xml:space="preserve"> </w:t>
      </w:r>
      <w:r>
        <w:t xml:space="preserve">on which data,</w:t>
      </w:r>
      <w:r>
        <w:t xml:space="preserve"> </w:t>
      </w:r>
      <w:r>
        <w:t xml:space="preserve">or whether it is a value computed from one sample or an expectation.</w:t>
      </w:r>
      <w:r>
        <w:t xml:space="preserve"> </w:t>
      </w:r>
      <w:r>
        <w:t xml:space="preserve">Every use of</w:t>
      </w:r>
      <w:r>
        <w:t xml:space="preserve"> </w:t>
      </w:r>
      <w:r>
        <w:t xml:space="preserve">“error”</w:t>
      </w:r>
      <w:r>
        <w:t xml:space="preserve"> </w:t>
      </w:r>
      <w:r>
        <w:t xml:space="preserve">(and of</w:t>
      </w:r>
      <w:r>
        <w:t xml:space="preserve"> </w:t>
      </w:r>
      <w:r>
        <w:t xml:space="preserve">“loss”</w:t>
      </w:r>
      <w:r>
        <w:t xml:space="preserve">) names three things:</w:t>
      </w:r>
      <w:r>
        <w:t xml:space="preserve"> </w:t>
      </w:r>
      <w:r>
        <w:t xml:space="preserve">the quantity measured, such as the squared prediction error;</w:t>
      </w:r>
      <w:r>
        <w:t xml:space="preserve"> </w:t>
      </w:r>
      <w:r>
        <w:t xml:space="preserve">the data that it is computed on, such as the training set, the validation set, the test set or the population;</w:t>
      </w:r>
      <w:r>
        <w:t xml:space="preserve"> </w:t>
      </w:r>
      <w:r>
        <w:t xml:space="preserve">and whether it is a sample value or an expectation.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prediction error on the validation set”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“the expected squared prediction error”</w:t>
      </w:r>
      <w:r>
        <w:t xml:space="preserve">,</w:t>
      </w:r>
      <w:r>
        <w:t xml:space="preserve"> </w:t>
      </w:r>
      <w:r>
        <w:t xml:space="preserve">and never</w:t>
      </w:r>
      <w:r>
        <w:t xml:space="preserve"> </w:t>
      </w:r>
      <w:r>
        <w:t xml:space="preserve">“the error”</w:t>
      </w:r>
      <w:r>
        <w:t xml:space="preserve"> </w:t>
      </w:r>
      <w:r>
        <w:t xml:space="preserve">or</w:t>
      </w:r>
      <w:r>
        <w:t xml:space="preserve"> </w:t>
      </w:r>
      <w:r>
        <w:t xml:space="preserve">“the smallest error”</w:t>
      </w:r>
      <w:r>
        <w:t xml:space="preserve">.</w:t>
      </w:r>
      <w:r>
        <w:t xml:space="preserve"> </w:t>
      </w:r>
      <w:r>
        <w:t xml:space="preserve">A term that already carries all three, such as the generalization error, can stand alone after its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Make the fitted model the subject, not the fitting procedure:</w:t>
      </w:r>
      <w:r>
        <w:t xml:space="preserve"> </w:t>
      </w:r>
      <w:r>
        <w:t xml:space="preserve">A prediction, an error, a bias and a</w:t>
      </w:r>
      <w:r>
        <w:t xml:space="preserve"> </w:t>
      </w:r>
      <w:hyperlink w:anchor="def-variance-expression-and-prose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are all properties of fitted models, so a sentence about them has a fitted model as its subject,</w:t>
      </w:r>
      <w:r>
        <w:t xml:space="preserve"> </w:t>
      </w:r>
      <w:r>
        <w:t xml:space="preserve">and a choice among candidates is a choice among fitted models.</w:t>
      </w:r>
      <w:r>
        <w:t xml:space="preserve"> </w:t>
      </w:r>
      <w:r>
        <w:t xml:space="preserve">Write</w:t>
      </w:r>
      <w:r>
        <w:t xml:space="preserve"> </w:t>
      </w:r>
      <w:r>
        <w:t xml:space="preserve">“the fitted model predicts”</w:t>
      </w:r>
      <w:r>
        <w:t xml:space="preserve">,</w:t>
      </w:r>
      <w:r>
        <w:t xml:space="preserve"> </w:t>
      </w:r>
      <w:r>
        <w:t xml:space="preserve">“the prediction of the fitted model at</w:t>
      </w:r>
      <w:r>
        <w:t xml:space="preserve"> </w:t>
      </w:r>
      <m:oMath>
        <m:r>
          <m:t>x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“choose among fitted models”</w:t>
      </w:r>
      <w:r>
        <w:t xml:space="preserve">,</w:t>
      </w:r>
      <w:r>
        <w:t xml:space="preserve"> </w:t>
      </w:r>
      <w:r>
        <w:t xml:space="preserve">and never</w:t>
      </w:r>
      <w:r>
        <w:t xml:space="preserve"> </w:t>
      </w:r>
      <w:r>
        <w:t xml:space="preserve">“the procedure predicts”</w:t>
      </w:r>
      <w:r>
        <w:t xml:space="preserve"> </w:t>
      </w:r>
      <w:r>
        <w:t xml:space="preserve">or</w:t>
      </w:r>
      <w:r>
        <w:t xml:space="preserve"> </w:t>
      </w:r>
      <w:r>
        <w:t xml:space="preserve">“choose among procedures”</w:t>
      </w:r>
      <w:r>
        <w:t xml:space="preserve">.</w:t>
      </w:r>
      <w:r>
        <w:t xml:space="preserve"> </w:t>
      </w:r>
      <w:r>
        <w:t xml:space="preserve">Name the fitting procedure only when the sentence is about how a fitted model is built:</w:t>
      </w:r>
      <w:r>
        <w:t xml:space="preserve"> </w:t>
      </w:r>
      <w:r>
        <w:t xml:space="preserve">the inputs that the procedure needs, what it costs,</w:t>
      </w:r>
      <w:r>
        <w:t xml:space="preserve"> </w:t>
      </w:r>
      <w:r>
        <w:t xml:space="preserve">or an expectation over the training sets to which it is applied.</w:t>
      </w:r>
      <w:r>
        <w:t xml:space="preserve"> </w:t>
      </w:r>
      <w:r>
        <w:t xml:space="preserve">In math, write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fitted model,</w:t>
      </w:r>
      <w:r>
        <w:t xml:space="preserve"> </w:t>
      </w:r>
      <w:r>
        <w:t xml:space="preserve">the model that the procedure produces from the training set,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only for the procedure itself.</w:t>
      </w:r>
      <w:r>
        <w:t xml:space="preserve"> </w:t>
      </w:r>
      <w:r>
        <w:t xml:space="preserve">Where the training set is not salient, write the fitted model as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instead,</w:t>
      </w:r>
      <w:r>
        <w:t xml:space="preserve"> </w:t>
      </w:r>
      <w:r>
        <w:t xml:space="preserve">the symbol that the predicted-value bullet below builds on.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bias 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“the bias of</w:t>
      </w:r>
      <w:r>
        <w:t xml:space="preserve"> </w:t>
      </w:r>
      <m:oMath>
        <m:r>
          <m:t>g</m:t>
        </m:r>
      </m:oMath>
      <w:r>
        <w:t xml:space="preserve">”</w:t>
      </w:r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Use</w:t>
      </w:r>
      <w:r>
        <w:rPr>
          <w:b/>
          <w:bCs/>
        </w:rPr>
        <w:t xml:space="preserve"> </w:t>
      </w:r>
      <w:r>
        <w:rPr>
          <w:b/>
          <w:bCs/>
        </w:rPr>
        <w:t xml:space="preserve">“prediction rule”</w:t>
      </w:r>
      <w:r>
        <w:rPr>
          <w:b/>
          <w:bCs/>
        </w:rPr>
        <w:t xml:space="preserve"> </w:t>
      </w:r>
      <w:r>
        <w:rPr>
          <w:b/>
          <w:bCs/>
        </w:rPr>
        <w:t xml:space="preserve">only for a fitted model in its role as a predictor:</w:t>
      </w:r>
      <w:r>
        <w:t xml:space="preserve"> </w:t>
      </w:r>
      <w:r>
        <w:t xml:space="preserve">Not every fitted model is used to predict outcomes,</w:t>
      </w:r>
      <w:r>
        <w:t xml:space="preserve"> </w:t>
      </w:r>
      <w:r>
        <w:t xml:space="preserve">so</w:t>
      </w:r>
      <w:r>
        <w:t xml:space="preserve"> </w:t>
      </w:r>
      <w:r>
        <w:t xml:space="preserve">“prediction rule”</w:t>
      </w:r>
      <w:r>
        <w:t xml:space="preserve"> </w:t>
      </w:r>
      <w:r>
        <w:t xml:space="preserve">is a narrower term, not another name for</w:t>
      </w:r>
      <w:r>
        <w:t xml:space="preserve"> </w:t>
      </w:r>
      <w:r>
        <w:t xml:space="preserve">“fitted model”</w:t>
      </w:r>
      <w:r>
        <w:t xml:space="preserve">.</w:t>
      </w:r>
      <w:r>
        <w:t xml:space="preserve"> </w:t>
      </w:r>
      <w:r>
        <w:t xml:space="preserve">Define it in its own</w:t>
      </w:r>
      <w:r>
        <w:t xml:space="preserve"> </w:t>
      </w:r>
      <w:r>
        <w:rPr>
          <w:rStyle w:val="VerbatimChar"/>
        </w:rPr>
        <w:t xml:space="preserve">#def-prediction-rule</w:t>
      </w:r>
      <w:r>
        <w:t xml:space="preserve"> </w:t>
      </w:r>
      <w:r>
        <w:t xml:space="preserve">div</w:t>
      </w:r>
      <w:r>
        <w:t xml:space="preserve"> </w:t>
      </w:r>
      <w:r>
        <w:t xml:space="preserve">as a fitted model that is used to predict outcomes at a new covariate value,</w:t>
      </w:r>
      <w:r>
        <w:t xml:space="preserve"> </w:t>
      </w:r>
      <w:r>
        <w:t xml:space="preserve">and link it to that definition at its first use.</w:t>
      </w:r>
      <w:r>
        <w:t xml:space="preserve"> </w:t>
      </w:r>
      <w:r>
        <w:t xml:space="preserve">Write</w:t>
      </w:r>
      <w:r>
        <w:t xml:space="preserve"> </w:t>
      </w:r>
      <w:r>
        <w:t xml:space="preserve">“the fitted model”</w:t>
      </w:r>
      <w:r>
        <w:t xml:space="preserve"> </w:t>
      </w:r>
      <w:r>
        <w:t xml:space="preserve">for a sentence about the model itself,</w:t>
      </w:r>
      <w:r>
        <w:t xml:space="preserve"> </w:t>
      </w:r>
      <w:r>
        <w:t xml:space="preserve">such as its form, its coefficients or its fit to the training set.</w:t>
      </w:r>
      <w:r>
        <w:t xml:space="preserve"> </w:t>
      </w:r>
      <w:r>
        <w:t xml:space="preserve">Write</w:t>
      </w:r>
      <w:r>
        <w:t xml:space="preserve"> </w:t>
      </w:r>
      <w:r>
        <w:t xml:space="preserve">“the prediction rule”</w:t>
      </w:r>
      <w:r>
        <w:t xml:space="preserve"> </w:t>
      </w:r>
      <w:r>
        <w:t xml:space="preserve">only where the sentence needs the role of predicting a new outcome</w:t>
      </w:r>
      <w:r>
        <w:t xml:space="preserve"> </w:t>
      </w:r>
      <w:r>
        <w:t xml:space="preserve">to tell it from other uses of the fitted model.</w:t>
      </w:r>
      <w:r>
        <w:t xml:space="preserve"> </w:t>
      </w:r>
      <w:r>
        <w:t xml:space="preserve">The verb does not change the term:</w:t>
      </w:r>
      <w:r>
        <w:t xml:space="preserve"> </w:t>
      </w:r>
      <w:r>
        <w:t xml:space="preserve">keep writing</w:t>
      </w:r>
      <w:r>
        <w:t xml:space="preserve"> </w:t>
      </w:r>
      <w:r>
        <w:t xml:space="preserve">“the fitted model predicts”</w:t>
      </w:r>
      <w:r>
        <w:t xml:space="preserve">,</w:t>
      </w:r>
      <w:r>
        <w:t xml:space="preserve"> </w:t>
      </w:r>
      <w:r>
        <w:t xml:space="preserve">as the bullet above requires.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fitted model has slope 2”</w:t>
      </w:r>
      <w:r>
        <w:t xml:space="preserve"> </w:t>
      </w:r>
      <w:r>
        <w:t xml:space="preserve">and</w:t>
      </w:r>
      <w:r>
        <w:t xml:space="preserve"> </w:t>
      </w:r>
      <w:r>
        <w:t xml:space="preserve">“a clinic uses the prediction rule for new patients”</w:t>
      </w:r>
      <w:r>
        <w:t xml:space="preserve">,</w:t>
      </w:r>
      <w:r>
        <w:t xml:space="preserve"> </w:t>
      </w:r>
      <w:r>
        <w:t xml:space="preserve">and not</w:t>
      </w:r>
      <w:r>
        <w:t xml:space="preserve"> </w:t>
      </w:r>
      <w:r>
        <w:t xml:space="preserve">“the prediction rule has slope 2”</w:t>
      </w:r>
      <w:r>
        <w:t xml:space="preserve">.</w:t>
      </w:r>
      <w:r>
        <w:t xml:space="preserve"> </w:t>
      </w:r>
      <w:r>
        <w:t xml:space="preserve">If the notes once defined</w:t>
      </w:r>
      <w:r>
        <w:t xml:space="preserve"> </w:t>
      </w:r>
      <w:r>
        <w:t xml:space="preserve">“prediction rule”</w:t>
      </w:r>
      <w:r>
        <w:t xml:space="preserve"> </w:t>
      </w:r>
      <w:r>
        <w:t xml:space="preserve">as a span inside the fitted model’s definition,</w:t>
      </w:r>
      <w:r>
        <w:t xml:space="preserve"> </w:t>
      </w:r>
      <w:r>
        <w:t xml:space="preserve">keep that anchor on the new div,</w:t>
      </w:r>
      <w:r>
        <w:t xml:space="preserve"> </w:t>
      </w:r>
      <w:r>
        <w:t xml:space="preserve">so that links to it still land there.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Write a predicted value with the predicted-value macro:</w:t>
      </w:r>
      <w:r>
        <w:t xml:space="preserve"> </w:t>
      </w:r>
      <w:r>
        <w:t xml:space="preserve">A predicted value is the fitted model applied to a covariate value,</w:t>
      </w:r>
      <w:r>
        <w:t xml:space="preserve"> </w:t>
      </w:r>
      <w:r>
        <w:t xml:space="preserve">so write it with a predicted-value macro</w:t>
      </w:r>
      <w:r>
        <w:t xml:space="preserve"> </w:t>
      </w:r>
      <w:r>
        <w:t xml:space="preserve">and not as the procedure applied to a covariate value and a training set.</w:t>
      </w:r>
      <w:r>
        <w:t xml:space="preserve"> </w:t>
      </w:r>
      <w:r>
        <w:t xml:space="preserve">The macro</w:t>
      </w:r>
      <w:r>
        <w:t xml:space="preserve"> </w:t>
      </w:r>
      <w:r>
        <w:rPr>
          <w:rStyle w:val="VerbatimChar"/>
        </w:rPr>
        <w:t xml:space="preserve">\predval</w:t>
      </w:r>
      <w:r>
        <w:t xml:space="preserve"> </w:t>
      </w:r>
      <w:r>
        <w:t xml:space="preserve">takes no argument and prints the predicted value of the outcome</w:t>
      </w:r>
      <w:r>
        <w:t xml:space="preserve"> </w:t>
      </w:r>
      <w:r>
        <w:t xml:space="preserve">at the covariate value that the sentence is about.</w:t>
      </w:r>
      <w:r>
        <w:t xml:space="preserve"> </w:t>
      </w:r>
      <w:r>
        <w:t xml:space="preserve">The macro</w:t>
      </w:r>
      <w:r>
        <w:t xml:space="preserve"> </w:t>
      </w:r>
      <w:r>
        <w:rPr>
          <w:rStyle w:val="VerbatimChar"/>
        </w:rPr>
        <w:t xml:space="preserve">\predvalf{x}</w:t>
      </w:r>
      <w:r>
        <w:t xml:space="preserve"> </w:t>
      </w:r>
      <w:r>
        <w:t xml:space="preserve">takes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prints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value of the outcome’s type.</w:t>
      </w:r>
      <w:r>
        <w:t xml:space="preserve"> </w:t>
      </w:r>
      <w:r>
        <w:t xml:space="preserve">The macro</w:t>
      </w:r>
      <w:r>
        <w:t xml:space="preserve"> </w:t>
      </w:r>
      <w:r>
        <w:rPr>
          <w:rStyle w:val="VerbatimChar"/>
        </w:rPr>
        <w:t xml:space="preserve">\candpredvalf{l}{x}</w:t>
      </w:r>
      <w:r>
        <w:t xml:space="preserve"> </w:t>
      </w:r>
      <w:r>
        <w:t xml:space="preserve">takes a candidate index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prints the prediction of candidate</w:t>
      </w:r>
      <w:r>
        <w:t xml:space="preserve"> </w:t>
      </w:r>
      <m:oMath>
        <m:r>
          <m:t>l</m:t>
        </m:r>
      </m:oMath>
      <w:r>
        <w:t xml:space="preserve">’s fitted model at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Suppress the covariate value where it is not salient: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\predval</w:t>
      </w:r>
      <w:r>
        <w:t xml:space="preserve"> </w:t>
      </w:r>
      <w:r>
        <w:t xml:space="preserve">when the sentence is not about which covariate value the prediction is at,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\predvalf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\candpredvalf</w:t>
      </w:r>
      <w:r>
        <w:t xml:space="preserve"> </w:t>
      </w:r>
      <w:r>
        <w:t xml:space="preserve">only when the covariate value matters,</w:t>
      </w:r>
      <w:r>
        <w:t xml:space="preserve"> </w:t>
      </w:r>
      <w:r>
        <w:t xml:space="preserve">such as when comparing predictions at two covariate values or averaging a prediction over them.</w:t>
      </w:r>
      <w:r>
        <w:t xml:space="preserve"> </w:t>
      </w:r>
      <w:r>
        <w:t xml:space="preserve">For example, write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w:r>
        <w:t xml:space="preserve">“the bias 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”</w:t>
      </w:r>
      <w:r>
        <w:t xml:space="preserve"> </w:t>
      </w:r>
      <w:r>
        <w:t xml:space="preserve">when one covariate value is fixed throughout,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when the covariate value is salient,</w:t>
      </w:r>
      <w:r>
        <w:t xml:space="preserve"> </w:t>
      </w:r>
      <w:r>
        <w:t xml:space="preserve">and never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Apply a function to its argument with the macro’s f form:</w:t>
      </w:r>
      <w:r>
        <w:t xml:space="preserve"> </w:t>
      </w:r>
      <w:r>
        <w:t xml:space="preserve">Where a macro names a function, such as a fitting procedure,</w:t>
      </w:r>
      <w:r>
        <w:t xml:space="preserve"> </w:t>
      </w:r>
      <w:r>
        <w:t xml:space="preserve">the macro with an</w:t>
      </w:r>
      <w:r>
        <w:t xml:space="preserve"> </w:t>
      </w:r>
      <w:r>
        <w:rPr>
          <w:rStyle w:val="VerbatimChar"/>
        </w:rPr>
        <w:t xml:space="preserve">f</w:t>
      </w:r>
      <w:r>
        <w:t xml:space="preserve"> </w:t>
      </w:r>
      <w:r>
        <w:t xml:space="preserve">ending applies it to its argument,</w:t>
      </w:r>
      <w:r>
        <w:t xml:space="preserve"> </w:t>
      </w:r>
      <w:r>
        <w:t xml:space="preserve">so write the application with that macro and not with a hand-typed</w:t>
      </w:r>
      <w:r>
        <w:t xml:space="preserve"> </w:t>
      </w:r>
      <w:r>
        <w:rPr>
          <w:rStyle w:val="VerbatimChar"/>
        </w:rPr>
        <w:t xml:space="preserve">\paren</w:t>
      </w:r>
      <w:r>
        <w:t xml:space="preserve">.</w:t>
      </w:r>
      <w:r>
        <w:t xml:space="preserve"> </w:t>
      </w:r>
      <w:r>
        <w:t xml:space="preserve">For example, write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the fitted model 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gives on the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never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same holds for an operator and every delimiter macro</w:t>
      </w:r>
      <w:r>
        <w:t xml:space="preserve"> </w:t>
      </w:r>
      <w:r>
        <w:t xml:space="preserve">(</w:t>
      </w:r>
      <w:r>
        <w:rPr>
          <w:rStyle w:val="VerbatimChar"/>
        </w:rPr>
        <w:t xml:space="preserve">\paren</w:t>
      </w:r>
      <w:r>
        <w:t xml:space="preserve">,</w:t>
      </w:r>
      <w:r>
        <w:t xml:space="preserve"> </w:t>
      </w:r>
      <w:r>
        <w:rPr>
          <w:rStyle w:val="VerbatimChar"/>
        </w:rPr>
        <w:t xml:space="preserve">\sb</w:t>
      </w:r>
      <w:r>
        <w:t xml:space="preserve">,</w:t>
      </w:r>
      <w:r>
        <w:t xml:space="preserve"> </w:t>
      </w:r>
      <w:r>
        <w:rPr>
          <w:rStyle w:val="VerbatimChar"/>
        </w:rPr>
        <w:t xml:space="preserve">\cb</w:t>
      </w:r>
      <w:r>
        <w:t xml:space="preserve">,</w:t>
      </w:r>
      <w:r>
        <w:t xml:space="preserve"> </w:t>
      </w:r>
      <w:r>
        <w:rPr>
          <w:rStyle w:val="VerbatimChar"/>
        </w:rPr>
        <w:t xml:space="preserve">\set</w:t>
      </w:r>
      <w:r>
        <w:t xml:space="preserve">,</w:t>
      </w:r>
      <w:r>
        <w:t xml:space="preserve"> </w:t>
      </w:r>
      <w:r>
        <w:rPr>
          <w:rStyle w:val="VerbatimChar"/>
        </w:rPr>
        <w:t xml:space="preserve">\abs</w:t>
      </w:r>
      <w:r>
        <w:t xml:space="preserve">,</w:t>
      </w:r>
      <w:r>
        <w:t xml:space="preserve"> </w:t>
      </w:r>
      <w:r>
        <w:rPr>
          <w:rStyle w:val="VerbatimChar"/>
        </w:rPr>
        <w:t xml:space="preserve">\norm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\angb</w:t>
      </w:r>
      <w:r>
        <w:t xml:space="preserve">),</w:t>
      </w:r>
      <w:r>
        <w:t xml:space="preserve"> </w:t>
      </w:r>
      <w:r>
        <w:t xml:space="preserve">and for an alias of the operator:</w:t>
      </w:r>
      <w:r>
        <w:t xml:space="preserve"> </w:t>
      </w:r>
      <w:r>
        <w:t xml:space="preserve">write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, and never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Before adding an f form, check that no macro already prints the notation:</w:t>
      </w:r>
      <w:r>
        <w:t xml:space="preserve"> </w:t>
      </w:r>
      <w:r>
        <w:rPr>
          <w:rStyle w:val="VerbatimChar"/>
        </w:rPr>
        <w:t xml:space="preserve">\candfitted{l}</w:t>
      </w:r>
      <w:r>
        <w:t xml:space="preserve"> </w:t>
      </w:r>
      <w:r>
        <w:t xml:space="preserve">already prints the fitted model of candidate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and a second macro for the same notation is not an f form.</w:t>
      </w:r>
      <w:r>
        <w:t xml:space="preserve"> </w:t>
      </w:r>
      <w:r>
        <w:t xml:space="preserve">When no macro prints the notation,</w:t>
      </w:r>
      <w:r>
        <w:t xml:space="preserve"> </w:t>
      </w:r>
      <w:r>
        <w:t xml:space="preserve">create the f form in the macros repository first, in the same session,</w:t>
      </w:r>
      <w:r>
        <w:t xml:space="preserve"> </w:t>
      </w:r>
      <w:r>
        <w:t xml:space="preserve">then bump the pin and use it,</w:t>
      </w:r>
      <w:r>
        <w:t xml:space="preserve"> </w:t>
      </w:r>
      <w:r>
        <w:t xml:space="preserve">as for any new macro.</w:t>
      </w:r>
      <w:r>
        <w:t xml:space="preserve"> </w:t>
      </w:r>
      <w:r>
        <w:t xml:space="preserve">A missing f form is never a reason to type the operator and the delimiter separately.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Qualify</w:t>
      </w:r>
      <w:r>
        <w:rPr>
          <w:b/>
          <w:bCs/>
        </w:rPr>
        <w:t xml:space="preserve"> </w:t>
      </w:r>
      <w:r>
        <w:rPr>
          <w:b/>
          <w:bCs/>
        </w:rPr>
        <w:t xml:space="preserve">“mean”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b/>
          <w:bCs/>
        </w:rPr>
        <w:t xml:space="preserve">“average”</w:t>
      </w:r>
      <w:r>
        <w:rPr>
          <w:b/>
          <w:bCs/>
        </w:rPr>
        <w:t xml:space="preserve"> </w:t>
      </w:r>
      <w:r>
        <w:rPr>
          <w:b/>
          <w:bCs/>
        </w:rPr>
        <w:t xml:space="preserve">and their shorthands as population or sample:</w:t>
      </w:r>
      <w:r>
        <w:t xml:space="preserve"> </w:t>
      </w:r>
      <w:r>
        <w:t xml:space="preserve">A bare</w:t>
      </w:r>
      <w:r>
        <w:t xml:space="preserve"> </w:t>
      </w:r>
      <w:r>
        <w:t xml:space="preserve">“mean”</w:t>
      </w:r>
      <w:r>
        <w:t xml:space="preserve"> </w:t>
      </w:r>
      <w:r>
        <w:t xml:space="preserve">or</w:t>
      </w:r>
      <w:r>
        <w:t xml:space="preserve"> </w:t>
      </w:r>
      <w:r>
        <w:t xml:space="preserve">“average”</w:t>
      </w:r>
      <w:r>
        <w:t xml:space="preserve"> </w:t>
      </w:r>
      <w:r>
        <w:t xml:space="preserve">does not say whether it is a quantity of the population</w:t>
      </w:r>
      <w:r>
        <w:t xml:space="preserve"> </w:t>
      </w:r>
      <w:r>
        <w:t xml:space="preserve">or a value computed from one sample.</w:t>
      </w:r>
      <w:r>
        <w:t xml:space="preserve"> </w:t>
      </w:r>
      <w:r>
        <w:t xml:space="preserve">Write</w:t>
      </w:r>
      <w:r>
        <w:t xml:space="preserve"> </w:t>
      </w:r>
      <w:r>
        <w:t xml:space="preserve">“population mean”</w:t>
      </w:r>
      <w:r>
        <w:t xml:space="preserve"> </w:t>
      </w:r>
      <w:r>
        <w:t xml:space="preserve">for the expected value of a distribution,</w:t>
      </w:r>
      <w:r>
        <w:t xml:space="preserve"> </w:t>
      </w:r>
      <w:r>
        <w:t xml:space="preserve">and</w:t>
      </w:r>
      <w:r>
        <w:t xml:space="preserve"> </w:t>
      </w:r>
      <w:r>
        <w:t xml:space="preserve">“sample mean”</w:t>
      </w:r>
      <w:r>
        <w:t xml:space="preserve"> </w:t>
      </w:r>
      <w:r>
        <w:t xml:space="preserve">for the average of the observed values;</w:t>
      </w:r>
      <w:r>
        <w:t xml:space="preserve"> </w:t>
      </w:r>
      <w:r>
        <w:t xml:space="preserve">write</w:t>
      </w:r>
      <w:r>
        <w:t xml:space="preserve"> </w:t>
      </w:r>
      <w:r>
        <w:t xml:space="preserve">“population average”</w:t>
      </w:r>
      <w:r>
        <w:t xml:space="preserve"> </w:t>
      </w:r>
      <w:r>
        <w:t xml:space="preserve">and</w:t>
      </w:r>
      <w:r>
        <w:t xml:space="preserve"> </w:t>
      </w:r>
      <w:r>
        <w:t xml:space="preserve">“sample average”</w:t>
      </w:r>
      <w:r>
        <w:t xml:space="preserve"> </w:t>
      </w:r>
      <w:r>
        <w:t xml:space="preserve">in the same way.</w:t>
      </w:r>
      <w:r>
        <w:t xml:space="preserve"> </w:t>
      </w:r>
      <w:r>
        <w:t xml:space="preserve">Prefer</w:t>
      </w:r>
      <w:r>
        <w:t xml:space="preserve"> </w:t>
      </w:r>
      <w:r>
        <w:t xml:space="preserve">“mean”</w:t>
      </w:r>
      <w:r>
        <w:t xml:space="preserve"> </w:t>
      </w:r>
      <w:r>
        <w:t xml:space="preserve">with the qualifier to</w:t>
      </w:r>
      <w:r>
        <w:t xml:space="preserve"> </w:t>
      </w:r>
      <w:r>
        <w:t xml:space="preserve">“average”</w:t>
      </w:r>
      <w:r>
        <w:t xml:space="preserve">.</w:t>
      </w:r>
      <w:r>
        <w:t xml:space="preserve"> </w:t>
      </w:r>
      <w:r>
        <w:t xml:space="preserve">The same holds for shorthands:</w:t>
      </w:r>
      <w:r>
        <w:t xml:space="preserve"> </w:t>
      </w:r>
      <w:r>
        <w:t xml:space="preserve">write pMSE and sMSE, pRMSE and sRMSE, and pMAE and sMAE,</w:t>
      </w:r>
      <w:r>
        <w:t xml:space="preserve"> </w:t>
      </w:r>
      <w:r>
        <w:t xml:space="preserve">with a leading p for the population version and s for the sample version,</w:t>
      </w:r>
      <w:r>
        <w:t xml:space="preserve"> </w:t>
      </w:r>
      <w:r>
        <w:t xml:space="preserve">and never a bare MSE, RMSE or MAE.</w:t>
      </w:r>
      <w:r>
        <w:t xml:space="preserve"> </w:t>
      </w:r>
      <w:r>
        <w:t xml:space="preserve">Spelled out, the same words apply:</w:t>
      </w:r>
      <w:r>
        <w:t xml:space="preserve"> </w:t>
      </w:r>
      <w:r>
        <w:t xml:space="preserve">“population mean squared error”</w:t>
      </w:r>
      <w:r>
        <w:t xml:space="preserve">,</w:t>
      </w:r>
      <w:r>
        <w:t xml:space="preserve"> </w:t>
      </w:r>
      <w:r>
        <w:t xml:space="preserve">“sample root mean squared error”</w:t>
      </w:r>
      <w:r>
        <w:t xml:space="preserve">,</w:t>
      </w:r>
      <w:r>
        <w:t xml:space="preserve"> </w:t>
      </w:r>
      <w:r>
        <w:t xml:space="preserve">“population mean absolute error”</w:t>
      </w:r>
      <w:r>
        <w:t xml:space="preserve">.</w:t>
      </w:r>
      <w:r>
        <w:t xml:space="preserve"> </w:t>
      </w:r>
      <w:r>
        <w:t xml:space="preserve">Define each shorthand once, at first use, as</w:t>
      </w:r>
      <w:r>
        <w:t xml:space="preserve"> </w:t>
      </w:r>
      <w:r>
        <w:t xml:space="preserve">“population mean squared error (pMSE)”</w:t>
      </w:r>
      <w:r>
        <w:t xml:space="preserve">.</w:t>
      </w:r>
      <w:r>
        <w:t xml:space="preserve"> </w:t>
      </w:r>
      <w:r>
        <w:t xml:space="preserve">A term that already says which, such as</w:t>
      </w:r>
      <w:r>
        <w:t xml:space="preserve"> </w:t>
      </w:r>
      <w:r>
        <w:t xml:space="preserve">“mean function”</w:t>
      </w:r>
      <w:r>
        <w:t xml:space="preserve"> </w:t>
      </w:r>
      <w:r>
        <w:t xml:space="preserve">or</w:t>
      </w:r>
      <w:r>
        <w:t xml:space="preserve"> </w:t>
      </w:r>
      <w:r>
        <w:t xml:space="preserve">“running mean”</w:t>
      </w:r>
      <w:r>
        <w:t xml:space="preserve">, needs no extra word,</w:t>
      </w:r>
      <w:r>
        <w:t xml:space="preserve"> </w:t>
      </w:r>
      <w:r>
        <w:t xml:space="preserve">and neither does expected value notation such as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sample mean of the training outcomes estimates the population mean of the outcome”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“the mean estimates the mean”</w:t>
      </w:r>
      <w:r>
        <w:t xml:space="preserve">.</w:t>
      </w:r>
      <w:r>
        <w:t xml:space="preserve"> </w:t>
      </w:r>
      <w:r>
        <w:t xml:space="preserve">Drop the qualifier only when it is completely clear from context,</w:t>
      </w:r>
      <w:r>
        <w:t xml:space="preserve"> </w:t>
      </w:r>
      <w:r>
        <w:t xml:space="preserve">such as inside a definition that has just said which one it concerns.</w:t>
      </w:r>
      <w:r>
        <w:t xml:space="preserve"> </w:t>
      </w:r>
      <w:r>
        <w:t xml:space="preserve">When in doubt, keep it.</w:t>
      </w:r>
    </w:p>
    <w:bookmarkEnd w:id="22"/>
    <w:bookmarkStart w:id="29" w:name="examples-of-term-definitions"/>
    <w:p>
      <w:pPr>
        <w:pStyle w:val="Heading2"/>
      </w:pPr>
      <w:r>
        <w:t xml:space="preserve">2 Examples of term definitions</w:t>
      </w:r>
    </w:p>
    <w:p>
      <w:pPr>
        <w:pStyle w:val="FirstParagraph"/>
      </w:pPr>
      <w:r>
        <w:t xml:space="preserve">Here are examples of well-defined</w:t>
      </w:r>
      <w:r>
        <w:t xml:space="preserve"> </w:t>
      </w:r>
      <w:hyperlink w:anchor="def-term">
        <w:r>
          <w:rPr>
            <w:rStyle w:val="Hyperlink"/>
          </w:rPr>
          <w:t xml:space="preserve">term</w:t>
        </w:r>
      </w:hyperlink>
      <w:r>
        <w:t xml:space="preserve">s:</w:t>
      </w:r>
    </w:p>
    <w:bookmarkStart w:id="23" w:name="def-confidence-interval"/>
    <w:p>
      <w:pPr>
        <w:pStyle w:val="BodyText"/>
      </w:pPr>
      <w:r>
        <w:rPr>
          <w:b/>
          <w:bCs/>
        </w:rPr>
        <w:t xml:space="preserve">Definition 3 (Confidence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with confidence level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computed from a sample</w:t>
      </w:r>
      <w:r>
        <w:t xml:space="preserve"> </w:t>
      </w:r>
      <w:r>
        <w:t xml:space="preserve">that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over repeated samples: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L</m:t>
          </m:r>
          <m:r>
            <m:rPr>
              <m:sty m:val="p"/>
            </m:rPr>
            <m:t>,</m:t>
          </m:r>
          <m:r>
            <m:t>U</m:t>
          </m:r>
          <m:r>
            <m:rPr>
              <m:sty m:val="p"/>
            </m:rPr>
            <m:t>]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  <m:r>
            <m:rPr>
              <m:sty m:val="p"/>
            </m:rPr>
            <m:t>.</m:t>
          </m:r>
        </m:oMath>
      </m:oMathPara>
    </w:p>
    <w:bookmarkEnd w:id="23"/>
    <w:bookmarkStart w:id="24" w:name="exm-confidence-interval"/>
    <w:p>
      <w:pPr>
        <w:pStyle w:val="FirstParagraph"/>
      </w:pPr>
      <w:r>
        <w:rPr>
          <w:b/>
          <w:bCs/>
        </w:rPr>
        <w:t xml:space="preserve">Example 6 (A confidence interval for mean height)</w:t>
      </w:r>
      <w:r>
        <w:t xml:space="preserve"> </w:t>
      </w:r>
      <w:r>
        <w:t xml:space="preserve">If we calculate a 95% confidence interval (</w:t>
      </w:r>
      <w:hyperlink w:anchor="def-confidence-interval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for mean height as [165 cm, 175 cm],</w:t>
      </w:r>
      <w:r>
        <w:t xml:space="preserve"> </w:t>
      </w:r>
      <w:r>
        <w:t xml:space="preserve">we are 95% confident that the true population mean height falls within this range.</w:t>
      </w:r>
    </w:p>
    <w:bookmarkEnd w:id="24"/>
    <w:bookmarkStart w:id="25" w:name="exm-not-confidence-interval"/>
    <w:p>
      <w:pPr>
        <w:pStyle w:val="BodyText"/>
      </w:pPr>
      <w:r>
        <w:rPr>
          <w:b/>
          <w:bCs/>
        </w:rPr>
        <w:t xml:space="preserve">Example 7 (A range that is not a confidence interval for the mean)</w:t>
      </w:r>
      <w:r>
        <w:t xml:space="preserve"> </w:t>
      </w:r>
      <w:r>
        <w:t xml:space="preserve">The interval from the 2.5th to the 97.5th percentile of the observed heights,</w:t>
      </w:r>
      <w:r>
        <w:t xml:space="preserve"> </w:t>
      </w:r>
      <w:r>
        <w:t xml:space="preserve">[150 cm, 190 cm],</w:t>
      </w:r>
      <w:r>
        <w:t xml:space="preserve"> </w:t>
      </w:r>
      <w:r>
        <w:t xml:space="preserve">is not a 95% confidence interval (</w:t>
      </w:r>
      <w:hyperlink w:anchor="def-confidence-interval">
        <w:r>
          <w:rPr>
            <w:rStyle w:val="Hyperlink"/>
          </w:rPr>
          <w:t xml:space="preserve">Definition 3</w:t>
        </w:r>
      </w:hyperlink>
      <w:r>
        <w:t xml:space="preserve">) for mean height.</w:t>
      </w:r>
      <w:r>
        <w:t xml:space="preserve"> </w:t>
      </w:r>
      <w:r>
        <w:t xml:space="preserve">The percentile interval describes where individual heights fall,</w:t>
      </w:r>
      <w:r>
        <w:t xml:space="preserve"> </w:t>
      </w:r>
      <w:r>
        <w:t xml:space="preserve">not where the population mean is likely to be,</w:t>
      </w:r>
      <w:r>
        <w:t xml:space="preserve"> </w:t>
      </w:r>
      <w:r>
        <w:t xml:space="preserve">and it does not shrink as the sample grows.</w:t>
      </w:r>
    </w:p>
    <w:bookmarkEnd w:id="25"/>
    <w:bookmarkStart w:id="26" w:name="def-active-voice"/>
    <w:p>
      <w:pPr>
        <w:pStyle w:val="BodyText"/>
      </w:pPr>
      <w:r>
        <w:rPr>
          <w:b/>
          <w:bCs/>
        </w:rPr>
        <w:t xml:space="preserve">Definition 4 (Active voice)</w:t>
      </w:r>
      <w:r>
        <w:t xml:space="preserve"> </w:t>
      </w:r>
      <w:r>
        <w:rPr>
          <w:b/>
          <w:bCs/>
        </w:rPr>
        <w:t xml:space="preserve">Active voice</w:t>
      </w:r>
      <w:r>
        <w:t xml:space="preserve"> </w:t>
      </w:r>
      <w:r>
        <w:t xml:space="preserve">is a sentence structure where the subject performs the action expressed by the verb.</w:t>
      </w:r>
    </w:p>
    <w:bookmarkEnd w:id="26"/>
    <w:bookmarkStart w:id="27" w:name="exm-active-voice"/>
    <w:p>
      <w:pPr>
        <w:pStyle w:val="BodyText"/>
      </w:pPr>
      <w:r>
        <w:rPr>
          <w:b/>
          <w:bCs/>
        </w:rPr>
        <w:t xml:space="preserve">Example 8 (A sentence in active voice)</w:t>
      </w:r>
      <w:r>
        <w:t xml:space="preserve"> </w:t>
      </w:r>
      <w:r>
        <w:t xml:space="preserve">“The researcher conducted the experiment”</w:t>
      </w:r>
      <w:r>
        <w:t xml:space="preserve"> </w:t>
      </w:r>
      <w:r>
        <w:t xml:space="preserve">is in active voice (</w:t>
      </w:r>
      <w:hyperlink w:anchor="def-active-voice">
        <w:r>
          <w:rPr>
            <w:rStyle w:val="Hyperlink"/>
          </w:rPr>
          <w:t xml:space="preserve">Definition 4</w:t>
        </w:r>
      </w:hyperlink>
      <w:r>
        <w:t xml:space="preserve">):</w:t>
      </w:r>
      <w:r>
        <w:t xml:space="preserve"> </w:t>
      </w:r>
      <w:r>
        <w:t xml:space="preserve">the subject,</w:t>
      </w:r>
      <w:r>
        <w:t xml:space="preserve"> </w:t>
      </w:r>
      <w:r>
        <w:t xml:space="preserve">“the researcher”</w:t>
      </w:r>
      <w:r>
        <w:t xml:space="preserve">, performs the action,</w:t>
      </w:r>
      <w:r>
        <w:t xml:space="preserve"> </w:t>
      </w:r>
      <w:r>
        <w:t xml:space="preserve">“conducted”</w:t>
      </w:r>
      <w:r>
        <w:t xml:space="preserve">.</w:t>
      </w:r>
    </w:p>
    <w:bookmarkEnd w:id="27"/>
    <w:bookmarkStart w:id="28" w:name="exm-passive-voice"/>
    <w:p>
      <w:pPr>
        <w:pStyle w:val="BodyText"/>
      </w:pPr>
      <w:r>
        <w:rPr>
          <w:b/>
          <w:bCs/>
        </w:rPr>
        <w:t xml:space="preserve">Example 9 (A sentence that is not in active voice)</w:t>
      </w:r>
      <w:r>
        <w:t xml:space="preserve"> </w:t>
      </w:r>
      <w:r>
        <w:t xml:space="preserve">“The experiment was conducted by the researcher”</w:t>
      </w:r>
      <w:r>
        <w:t xml:space="preserve"> </w:t>
      </w:r>
      <w:r>
        <w:t xml:space="preserve">is not in active voice</w:t>
      </w:r>
      <w:r>
        <w:t xml:space="preserve"> </w:t>
      </w:r>
      <w:r>
        <w:t xml:space="preserve">(</w:t>
      </w:r>
      <w:hyperlink w:anchor="def-active-voic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Its subject,</w:t>
      </w:r>
      <w:r>
        <w:t xml:space="preserve"> </w:t>
      </w:r>
      <w:r>
        <w:t xml:space="preserve">“the experiment”</w:t>
      </w:r>
      <w:r>
        <w:t xml:space="preserve">, receives the action instead of performing it,</w:t>
      </w:r>
      <w:r>
        <w:t xml:space="preserve"> </w:t>
      </w:r>
      <w:r>
        <w:t xml:space="preserve">so the sentence is in passive voice.</w:t>
      </w:r>
    </w:p>
    <w:bookmarkEnd w:id="28"/>
    <w:bookmarkEnd w:id="29"/>
    <w:bookmarkStart w:id="35" w:name="order-general-definition-then-examples"/>
    <w:p>
      <w:pPr>
        <w:pStyle w:val="Heading2"/>
      </w:pPr>
      <w:r>
        <w:t xml:space="preserve">3 Order: general definition, then examples</w:t>
      </w:r>
    </w:p>
    <w:p>
      <w:pPr>
        <w:pStyle w:val="FirstParagraph"/>
      </w:pPr>
      <w:r>
        <w:t xml:space="preserve">When a concept has special cases,</w:t>
      </w:r>
      <w:r>
        <w:t xml:space="preserve"> </w:t>
      </w:r>
      <w:r>
        <w:t xml:space="preserve">write the general definition first and compactly,</w:t>
      </w:r>
      <w:r>
        <w:t xml:space="preserve"> </w:t>
      </w:r>
      <w:r>
        <w:t xml:space="preserve">then one example block per special case,</w:t>
      </w:r>
      <w:r>
        <w:t xml:space="preserve"> </w:t>
      </w:r>
      <w:r>
        <w:t xml:space="preserve">ordered from the most general to the most specific.</w:t>
      </w:r>
      <w:r>
        <w:t xml:space="preserve"> </w:t>
      </w:r>
      <w:r>
        <w:t xml:space="preserve">Put any commentary in a remark block after them.</w:t>
      </w:r>
      <w:r>
        <w:t xml:space="preserve"> </w:t>
      </w:r>
      <w:r>
        <w:t xml:space="preserve">When the special cases have their own definitions,</w:t>
      </w:r>
      <w:r>
        <w:t xml:space="preserve"> </w:t>
      </w:r>
      <w:r>
        <w:t xml:space="preserve">define the general concept first from prerequisite</w:t>
      </w:r>
      <w:r>
        <w:t xml:space="preserve"> </w:t>
      </w:r>
      <w:hyperlink w:anchor="def-term">
        <w:r>
          <w:rPr>
            <w:rStyle w:val="Hyperlink"/>
          </w:rPr>
          <w:t xml:space="preserve">term</w:t>
        </w:r>
      </w:hyperlink>
      <w:r>
        <w:t xml:space="preserve">s defined before it,</w:t>
      </w:r>
      <w:r>
        <w:t xml:space="preserve"> </w:t>
      </w:r>
      <w:r>
        <w:t xml:space="preserve">and then define the special cases after it.</w:t>
      </w:r>
      <w:r>
        <w:t xml:space="preserve"> </w:t>
      </w:r>
      <w:r>
        <w:t xml:space="preserve">Do not define the general concept by listing the special-case definitions that follow it,</w:t>
      </w:r>
      <w:r>
        <w:t xml:space="preserve"> </w:t>
      </w:r>
      <w:r>
        <w:t xml:space="preserve">or move the general definition after its special cases:</w:t>
      </w:r>
      <w:r>
        <w:t xml:space="preserve"> </w:t>
      </w:r>
      <w:r>
        <w:t xml:space="preserve">define the prerequisite terms first</w:t>
      </w:r>
      <w:r>
        <w:t xml:space="preserve"> </w:t>
      </w:r>
      <w:r>
        <w:t xml:space="preserve">(for example, define lower and upper bounds first,</w:t>
      </w:r>
      <w:r>
        <w:t xml:space="preserve"> </w:t>
      </w:r>
      <w:r>
        <w:t xml:space="preserve">then define an interval as a subset of the real numbers between two bounds,</w:t>
      </w:r>
      <w:r>
        <w:t xml:space="preserve"> </w:t>
      </w:r>
      <w:r>
        <w:t xml:space="preserve">possibly including one or both bounds,</w:t>
      </w:r>
      <w:r>
        <w:t xml:space="preserve"> </w:t>
      </w:r>
      <w:r>
        <w:t xml:space="preserve">and then define closed, open and half-open intervals).</w:t>
      </w:r>
      <w:r>
        <w:t xml:space="preserve"> </w:t>
      </w:r>
      <w:r>
        <w:t xml:space="preserve">For example, a statistics text that defines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would give these blocks, in this order:</w:t>
      </w:r>
    </w:p>
    <w:bookmarkStart w:id="30" w:name="def-rss"/>
    <w:p>
      <w:pPr>
        <w:pStyle w:val="BodyText"/>
      </w:pPr>
      <w:r>
        <w:rPr>
          <w:b/>
          <w:bCs/>
        </w:rPr>
        <w:t xml:space="preserve">Definition 5 (Residual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of a model fitted to data</w:t>
      </w:r>
      <w:r>
        <w:t xml:space="preserve"> </w:t>
      </w:r>
      <w:r>
        <w:t xml:space="preserve">is the sum of its squared residuals: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r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bookmarkEnd w:id="30"/>
    <w:bookmarkStart w:id="32" w:name="exm-rss-line"/>
    <w:p>
      <w:pPr>
        <w:pStyle w:val="FirstParagraph"/>
      </w:pPr>
      <w:r>
        <w:rPr>
          <w:b/>
          <w:bCs/>
        </w:rPr>
        <w:t xml:space="preserve">Example 10 (Residual sum of squares of a straight line)</w:t>
      </w:r>
      <w:r>
        <w:t xml:space="preserve"> </w:t>
      </w:r>
      <w:r>
        <w:t xml:space="preserve">For a straight line with 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31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the residual sum of squares (</w:t>
      </w:r>
      <w:hyperlink w:anchor="def-rss">
        <w:r>
          <w:rPr>
            <w:rStyle w:val="Hyperlink"/>
          </w:rPr>
          <w:t xml:space="preserve">Definition 5</w:t>
        </w:r>
      </w:hyperlink>
      <w:r>
        <w:t xml:space="preserve">) is a</w:t>
      </w:r>
      <w:r>
        <w:t xml:space="preserve"> </w:t>
      </w:r>
      <w:hyperlink r:id="rId16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of the two coefficients: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32"/>
    <w:bookmarkStart w:id="33" w:name="exm-rss-three-points"/>
    <w:p>
      <w:pPr>
        <w:pStyle w:val="FirstParagraph"/>
      </w:pPr>
      <w:r>
        <w:rPr>
          <w:b/>
          <w:bCs/>
        </w:rPr>
        <w:t xml:space="preserve">Example 11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line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0.25</m:t>
        </m:r>
      </m:oMath>
      <w:r>
        <w:t xml:space="preserve">.</w:t>
      </w:r>
    </w:p>
    <w:bookmarkEnd w:id="33"/>
    <w:bookmarkStart w:id="34" w:name="exm-not-rss"/>
    <w:p>
      <w:pPr>
        <w:pStyle w:val="BodyText"/>
      </w:pPr>
      <w:r>
        <w:rPr>
          <w:b/>
          <w:bCs/>
        </w:rPr>
        <w:t xml:space="preserve">Example 12 (A sum of squares that is not a residual sum of squares)</w:t>
      </w:r>
      <w:r>
        <w:t xml:space="preserve"> </w:t>
      </w:r>
      <w:r>
        <w:t xml:space="preserve">For the same three points,</w:t>
      </w:r>
      <w:r>
        <w:t xml:space="preserve"> </w:t>
      </w:r>
      <w:r>
        <w:t xml:space="preserve">the sum of squared deviations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 their mean,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That quantity is the total sum of squares,</w:t>
      </w:r>
      <w:r>
        <w:t xml:space="preserve"> </w:t>
      </w:r>
      <w:r>
        <w:t xml:space="preserve">not the residual sum of squares (</w:t>
      </w:r>
      <w:hyperlink w:anchor="def-rss">
        <w:r>
          <w:rPr>
            <w:rStyle w:val="Hyperlink"/>
          </w:rPr>
          <w:t xml:space="preserve">Definition 5</w:t>
        </w:r>
      </w:hyperlink>
      <w:r>
        <w:t xml:space="preserve">) of the line in</w:t>
      </w:r>
      <w:r>
        <w:t xml:space="preserve"> </w:t>
      </w:r>
      <w:hyperlink w:anchor="exm-rss-three-point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because it measures spread around the mean</w:t>
      </w:r>
      <w:r>
        <w:t xml:space="preserve"> </w:t>
      </w:r>
      <w:r>
        <w:t xml:space="preserve">rather than around the line’s</w:t>
      </w:r>
      <w:r>
        <w:t xml:space="preserve"> </w:t>
      </w:r>
      <w:hyperlink r:id="rId31">
        <w:r>
          <w:rPr>
            <w:rStyle w:val="Hyperlink"/>
          </w:rPr>
          <w:t xml:space="preserve">fitted value</w:t>
        </w:r>
      </w:hyperlink>
      <w:r>
        <w:t xml:space="preserve">s.</w:t>
      </w:r>
    </w:p>
    <w:bookmarkEnd w:id="34"/>
    <w:p>
      <w:pPr>
        <w:pStyle w:val="BodyText"/>
      </w:pPr>
      <w:r>
        <w:t xml:space="preserve">The definition stays one sentence and one equation,</w:t>
      </w:r>
      <w:r>
        <w:t xml:space="preserve"> </w:t>
      </w:r>
      <w:r>
        <w:t xml:space="preserve">so it still applies when the document later fits a model that is not a line.</w:t>
      </w:r>
      <w:r>
        <w:t xml:space="preserve"> </w:t>
      </w:r>
      <w:r>
        <w:t xml:space="preserve">The line is a special case, so it is an example,</w:t>
      </w:r>
      <w:r>
        <w:t xml:space="preserve"> </w:t>
      </w:r>
      <w:r>
        <w:t xml:space="preserve">and the numerical case is a special case of the line, so it follows the line.</w:t>
      </w:r>
      <w:r>
        <w:t xml:space="preserve"> </w:t>
      </w:r>
      <w:r>
        <w:t xml:space="preserve">The counterexample comes after the examples,</w:t>
      </w:r>
      <w:r>
        <w:t xml:space="preserve"> </w:t>
      </w:r>
      <w:r>
        <w:t xml:space="preserve">once the reader knows what the definition covers.</w:t>
      </w:r>
    </w:p>
    <w:bookmarkEnd w:id="35"/>
    <w:bookmarkStart w:id="39" w:name="X35ef0536ddd4dcadf17366e9cbbad09e6282954"/>
    <w:p>
      <w:pPr>
        <w:pStyle w:val="Heading2"/>
      </w:pPr>
      <w:r>
        <w:t xml:space="preserve">4 Give a defined quantity its expression and its prose reading</w:t>
      </w:r>
    </w:p>
    <w:p>
      <w:pPr>
        <w:pStyle w:val="FirstParagraph"/>
      </w:pPr>
      <w:r>
        <w:t xml:space="preserve">When a</w:t>
      </w:r>
      <w:r>
        <w:t xml:space="preserve"> </w:t>
      </w:r>
      <w:hyperlink w:anchor="def-term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names a quantity with a mathematical form,</w:t>
      </w:r>
      <w:r>
        <w:t xml:space="preserve"> </w:t>
      </w:r>
      <w:r>
        <w:t xml:space="preserve">the definition states the expression</w:t>
      </w:r>
      <w:r>
        <w:t xml:space="preserve"> </w:t>
      </w:r>
      <w:r>
        <w:t xml:space="preserve">and then reads it aloud in a prose sentence that says the same thing.</w:t>
      </w:r>
      <w:r>
        <w:t xml:space="preserve"> </w:t>
      </w:r>
      <w:r>
        <w:t xml:space="preserve">The expression makes the definition exact.</w:t>
      </w:r>
      <w:r>
        <w:t xml:space="preserve"> </w:t>
      </w:r>
      <w:r>
        <w:t xml:space="preserve">The prose reading lets the reader check that they understood it.</w:t>
      </w:r>
      <w:r>
        <w:t xml:space="preserve"> </w:t>
      </w:r>
      <w:r>
        <w:t xml:space="preserve">The two must match</w:t>
      </w:r>
      <w:r>
        <w:t xml:space="preserve"> </w:t>
      </w:r>
      <w:r>
        <w:t xml:space="preserve">(see</w:t>
      </w:r>
      <w:r>
        <w:t xml:space="preserve"> </w:t>
      </w:r>
      <w:hyperlink r:id="rId36">
        <w:r>
          <w:rPr>
            <w:rStyle w:val="Hyperlink"/>
          </w:rPr>
          <w:t xml:space="preserve">Make the prose say what the formula says</w:t>
        </w:r>
      </w:hyperlink>
      <w:r>
        <w:t xml:space="preserve">).</w:t>
      </w:r>
      <w:r>
        <w:t xml:space="preserve"> </w:t>
      </w:r>
      <w:r>
        <w:t xml:space="preserve">A term with no mathematical form, such as</w:t>
      </w:r>
      <w:r>
        <w:t xml:space="preserve"> </w:t>
      </w:r>
      <w:hyperlink w:anchor="def-active-voice">
        <w:r>
          <w:rPr>
            <w:rStyle w:val="Hyperlink"/>
          </w:rPr>
          <w:t xml:space="preserve">active voice</w:t>
        </w:r>
      </w:hyperlink>
      <w:r>
        <w:t xml:space="preserve">, keeps its prose definition alone.</w:t>
      </w:r>
    </w:p>
    <w:bookmarkStart w:id="37" w:name="def-variance-expression-and-prose"/>
    <w:p>
      <w:pPr>
        <w:pStyle w:val="BodyText"/>
      </w:pPr>
      <w:r>
        <w:rPr>
          <w:b/>
          <w:bCs/>
        </w:rPr>
        <w:t xml:space="preserve">Definition 6 (Variance, with its expression and its prose reading)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variance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words, it is the population mean of the squared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its population mean.</w:t>
      </w:r>
    </w:p>
    <w:bookmarkEnd w:id="37"/>
    <w:bookmarkStart w:id="38" w:name="exm-not-expression-and-prose"/>
    <w:p>
      <w:pPr>
        <w:pStyle w:val="BodyText"/>
      </w:pPr>
      <w:r>
        <w:rPr>
          <w:b/>
          <w:bCs/>
        </w:rPr>
        <w:t xml:space="preserve">Example 13 (A definition that gives only one of the two)</w:t>
      </w:r>
      <w:r>
        <w:t xml:space="preserve"> </w:t>
      </w:r>
      <w:r>
        <w:t xml:space="preserve">“The variance is how spread out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is”</w:t>
      </w:r>
      <w:r>
        <w:t xml:space="preserve"> </w:t>
      </w:r>
      <w:r>
        <w:t xml:space="preserve">gives no expression, so a reader cannot compute it.</w:t>
      </w:r>
      <w:r>
        <w:t xml:space="preserve"> </w:t>
      </w:r>
      <w:r>
        <w:t xml:space="preserve">“The variance is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rPr>
                    <m:scr m:val="double-struck"/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”</w:t>
      </w:r>
      <w:r>
        <w:t xml:space="preserve"> </w:t>
      </w:r>
      <w:r>
        <w:t xml:space="preserve">gives no reading, so a reader cannot check their understanding.</w:t>
      </w:r>
      <w:r>
        <w:t xml:space="preserve"> </w:t>
      </w:r>
      <w:hyperlink w:anchor="def-variance-expression-and-prose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gives both.</w:t>
      </w:r>
    </w:p>
    <w:bookmarkEnd w:id="38"/>
    <w:bookmarkEnd w:id="39"/>
    <w:bookmarkStart w:id="40" w:name="why-examples-matter"/>
    <w:p>
      <w:pPr>
        <w:pStyle w:val="Heading2"/>
      </w:pPr>
      <w:r>
        <w:t xml:space="preserve">5 Why examples matter</w:t>
      </w:r>
    </w:p>
    <w:p>
      <w:pPr>
        <w:pStyle w:val="FirstParagraph"/>
      </w:pPr>
      <w:r>
        <w:t xml:space="preserve">Examples serve several crucial purposes: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Concrete understanding:</w:t>
      </w:r>
      <w:r>
        <w:t xml:space="preserve"> </w:t>
      </w:r>
      <w:r>
        <w:t xml:space="preserve">Examples transform abstract concepts into tangible instances</w:t>
      </w:r>
      <w:r>
        <w:t xml:space="preserve"> </w:t>
      </w:r>
      <w:r>
        <w:t xml:space="preserve">that readers can visualize and understand.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Verification:</w:t>
      </w:r>
      <w:r>
        <w:t xml:space="preserve"> </w:t>
      </w:r>
      <w:r>
        <w:t xml:space="preserve">Readers can work through examples themselves</w:t>
      </w:r>
      <w:r>
        <w:t xml:space="preserve"> </w:t>
      </w:r>
      <w:r>
        <w:t xml:space="preserve">to verify they understand the definition or theorem.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Application:</w:t>
      </w:r>
      <w:r>
        <w:t xml:space="preserve"> </w:t>
      </w:r>
      <w:r>
        <w:t xml:space="preserve">Examples show how to apply definitions and theorems</w:t>
      </w:r>
      <w:r>
        <w:t xml:space="preserve"> </w:t>
      </w:r>
      <w:r>
        <w:t xml:space="preserve">to solve real problems.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Memory:</w:t>
      </w:r>
      <w:r>
        <w:t xml:space="preserve"> </w:t>
      </w:r>
      <w:r>
        <w:t xml:space="preserve">Concrete examples are easier to remember</w:t>
      </w:r>
      <w:r>
        <w:t xml:space="preserve"> </w:t>
      </w:r>
      <w:r>
        <w:t xml:space="preserve">than abstract definitions alone.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Boundaries:</w:t>
      </w:r>
      <w:r>
        <w:t xml:space="preserve"> </w:t>
      </w:r>
      <w:r>
        <w:t xml:space="preserve">Counterexamples show where a definition stops applying,</w:t>
      </w:r>
      <w:r>
        <w:t xml:space="preserve"> </w:t>
      </w:r>
      <w:r>
        <w:t xml:space="preserve">which is where readers most often misapply it.</w:t>
      </w:r>
    </w:p>
    <w:bookmarkEnd w:id="40"/>
    <w:bookmarkStart w:id="41" w:name="common-pitfalls-to-avoid"/>
    <w:p>
      <w:pPr>
        <w:pStyle w:val="Heading2"/>
      </w:pPr>
      <w:r>
        <w:t xml:space="preserve">6 Common pitfalls to avoid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Circular definitions:</w:t>
      </w:r>
      <w:r>
        <w:t xml:space="preserve"> </w:t>
      </w:r>
      <w:r>
        <w:t xml:space="preserve">Do not define a</w:t>
      </w:r>
      <w:r>
        <w:t xml:space="preserve"> </w:t>
      </w:r>
      <w:hyperlink w:anchor="def-term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using the term itself.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Incorrect:</w:t>
      </w:r>
      <w:r>
        <w:t xml:space="preserve"> </w:t>
      </w:r>
      <w:r>
        <w:t xml:space="preserve">“Conciseness is the quality of being concise.”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Correct:</w:t>
      </w:r>
      <w:r>
        <w:t xml:space="preserve"> </w:t>
      </w:r>
      <w:r>
        <w:t xml:space="preserve">“Conciseness is the quality of expressing ideas</w:t>
      </w:r>
      <w:r>
        <w:t xml:space="preserve"> </w:t>
      </w:r>
      <w:r>
        <w:t xml:space="preserve">using only the words necessary to communicate meaning clearly.”</w:t>
      </w:r>
    </w:p>
    <w:p>
      <w:pPr>
        <w:numPr>
          <w:ilvl w:val="0"/>
          <w:numId w:val="1000"/>
        </w:numPr>
      </w:pPr>
      <w:r>
        <w:t xml:space="preserve">Qualifying the term does not make the definition less circular.</w:t>
      </w:r>
      <w:r>
        <w:t xml:space="preserve"> </w:t>
      </w:r>
      <w:r>
        <w:t xml:space="preserve">“A new observation relative to a training set</w:t>
      </w:r>
      <w:r>
        <w:t xml:space="preserve"> </w:t>
      </w:r>
      <w:r>
        <w:t xml:space="preserve">is a new observation when …”</w:t>
      </w:r>
      <w:r>
        <w:t xml:space="preserve"> </w:t>
      </w:r>
      <w:r>
        <w:t xml:space="preserve">still uses the term in its own definition.</w:t>
      </w:r>
      <w:r>
        <w:t xml:space="preserve"> </w:t>
      </w:r>
      <w:r>
        <w:t xml:space="preserve">Define it directly instead:</w:t>
      </w:r>
      <w:r>
        <w:t xml:space="preserve"> </w:t>
      </w:r>
      <w:r>
        <w:t xml:space="preserve">“A new observation relative to a training set</w:t>
      </w:r>
      <w:r>
        <w:t xml:space="preserve"> </w:t>
      </w:r>
      <w:r>
        <w:t xml:space="preserve">is a covariate value and an outcome</w:t>
      </w:r>
      <w:r>
        <w:t xml:space="preserve"> </w:t>
      </w:r>
      <w:r>
        <w:t xml:space="preserve">drawn from the same</w:t>
      </w:r>
      <w:r>
        <w:t xml:space="preserve"> </w:t>
      </w:r>
      <w:hyperlink w:anchor="def-population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as the training observations</w:t>
      </w:r>
      <w:r>
        <w:t xml:space="preserve"> </w:t>
      </w:r>
      <w:r>
        <w:t xml:space="preserve">and independent of them.”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Vague definitions:</w:t>
      </w:r>
      <w:r>
        <w:t xml:space="preserve"> </w:t>
      </w:r>
      <w:r>
        <w:t xml:space="preserve">Avoid definitions that rely on imprecise language.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Incorrect:</w:t>
      </w:r>
      <w:r>
        <w:t xml:space="preserve"> </w:t>
      </w:r>
      <w:r>
        <w:t xml:space="preserve">“A variable is something that can change.”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Correct:</w:t>
      </w:r>
      <w:r>
        <w:t xml:space="preserve"> </w:t>
      </w:r>
      <w:r>
        <w:t xml:space="preserve">“A variable is a symbol representing a value</w:t>
      </w:r>
      <w:r>
        <w:t xml:space="preserve"> </w:t>
      </w:r>
      <w:r>
        <w:t xml:space="preserve">that can take on different values.”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Missing examples:</w:t>
      </w:r>
      <w:r>
        <w:t xml:space="preserve"> </w:t>
      </w:r>
      <w:r>
        <w:t xml:space="preserve">Never leave a definition without at least one example.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Examples without context:</w:t>
      </w:r>
      <w:r>
        <w:t xml:space="preserve"> </w:t>
      </w:r>
      <w:r>
        <w:t xml:space="preserve">Ensure examples clearly illustrate the specific aspect</w:t>
      </w:r>
      <w:r>
        <w:t xml:space="preserve"> </w:t>
      </w:r>
      <w:r>
        <w:t xml:space="preserve">of the definition they are meant to demonstrate.</w:t>
      </w:r>
    </w:p>
    <w:bookmarkEnd w:id="41"/>
    <w:bookmarkStart w:id="49" w:name="mathematical-statements-require-examples"/>
    <w:p>
      <w:pPr>
        <w:pStyle w:val="Heading2"/>
      </w:pPr>
      <w:r>
        <w:t xml:space="preserve">7 Mathematical statements require examples</w:t>
      </w:r>
    </w:p>
    <w:p>
      <w:pPr>
        <w:pStyle w:val="FirstParagraph"/>
      </w:pPr>
      <w:r>
        <w:t xml:space="preserve">Mathematical theorems,</w:t>
      </w:r>
      <w:r>
        <w:t xml:space="preserve"> </w:t>
      </w:r>
      <w:r>
        <w:t xml:space="preserve">lemmas,</w:t>
      </w:r>
      <w:r>
        <w:t xml:space="preserve"> </w:t>
      </w:r>
      <w:r>
        <w:t xml:space="preserve">corollaries,</w:t>
      </w:r>
      <w:r>
        <w:t xml:space="preserve"> </w:t>
      </w:r>
      <w:r>
        <w:t xml:space="preserve">and</w:t>
      </w:r>
      <w:r>
        <w:t xml:space="preserve"> </w:t>
      </w:r>
      <w:hyperlink w:anchor="def-postulate">
        <w:r>
          <w:rPr>
            <w:rStyle w:val="Hyperlink"/>
          </w:rPr>
          <w:t xml:space="preserve">postulate</w:t>
        </w:r>
      </w:hyperlink>
      <w:r>
        <w:t xml:space="preserve">s should always include examples</w:t>
      </w:r>
      <w:r>
        <w:t xml:space="preserve"> </w:t>
      </w:r>
      <w:r>
        <w:t xml:space="preserve">that demonstrate their application.</w:t>
      </w:r>
      <w:r>
        <w:t xml:space="preserve"> </w:t>
      </w:r>
      <w:r>
        <w:t xml:space="preserve">Abstract mathematical statements become more accessible</w:t>
      </w:r>
      <w:r>
        <w:t xml:space="preserve"> </w:t>
      </w:r>
      <w:r>
        <w:t xml:space="preserve">when readers can see concrete instances.</w:t>
      </w:r>
    </w:p>
    <w:bookmarkStart w:id="43" w:name="using-theorem-environments-in-quarto"/>
    <w:p>
      <w:pPr>
        <w:pStyle w:val="Heading3"/>
      </w:pPr>
      <w:r>
        <w:t xml:space="preserve">7.1 Using theorem environments in Quarto</w:t>
      </w:r>
    </w:p>
    <w:p>
      <w:pPr>
        <w:pStyle w:val="FirstParagraph"/>
      </w:pPr>
      <w:r>
        <w:t xml:space="preserve">When writing mathematical or technical content in Quarto,</w:t>
      </w:r>
      <w:r>
        <w:t xml:space="preserve"> </w:t>
      </w:r>
      <w:r>
        <w:t xml:space="preserve">use theorem environments to demarcate and highlight the structure of your content.</w:t>
      </w:r>
      <w:r>
        <w:t xml:space="preserve"> </w:t>
      </w:r>
      <w:r>
        <w:t xml:space="preserve">These environments provide consistent formatting,</w:t>
      </w:r>
      <w:r>
        <w:t xml:space="preserve"> </w:t>
      </w:r>
      <w:r>
        <w:t xml:space="preserve">automatic numbering,</w:t>
      </w:r>
      <w:r>
        <w:t xml:space="preserve"> </w:t>
      </w:r>
      <w:r>
        <w:t xml:space="preserve">and cross-reference capabilities.</w:t>
      </w:r>
    </w:p>
    <w:p>
      <w:pPr>
        <w:pStyle w:val="BodyText"/>
      </w:pPr>
      <w:r>
        <w:t xml:space="preserve">Quarto provides built-in theorem environments including: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#thm-</w:t>
      </w:r>
      <w:r>
        <w:t xml:space="preserve"> </w:t>
      </w:r>
      <w:r>
        <w:t xml:space="preserve">for theorems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#lem-</w:t>
      </w:r>
      <w:r>
        <w:t xml:space="preserve"> </w:t>
      </w:r>
      <w:r>
        <w:t xml:space="preserve">for lemmas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#cor-</w:t>
      </w:r>
      <w:r>
        <w:t xml:space="preserve"> </w:t>
      </w:r>
      <w:r>
        <w:t xml:space="preserve">for corollaries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#prp-</w:t>
      </w:r>
      <w:r>
        <w:t xml:space="preserve"> </w:t>
      </w:r>
      <w:r>
        <w:t xml:space="preserve">for propositions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#cnj-</w:t>
      </w:r>
      <w:r>
        <w:t xml:space="preserve"> </w:t>
      </w:r>
      <w:r>
        <w:t xml:space="preserve">for conjectures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#def-</w:t>
      </w:r>
      <w:r>
        <w:t xml:space="preserve"> </w:t>
      </w:r>
      <w:r>
        <w:t xml:space="preserve">for definitions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#exm-</w:t>
      </w:r>
      <w:r>
        <w:t xml:space="preserve"> </w:t>
      </w:r>
      <w:r>
        <w:t xml:space="preserve">for examples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#exr-</w:t>
      </w:r>
      <w:r>
        <w:t xml:space="preserve"> </w:t>
      </w:r>
      <w:r>
        <w:t xml:space="preserve">for exercises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#sol-</w:t>
      </w:r>
      <w:r>
        <w:t xml:space="preserve"> </w:t>
      </w:r>
      <w:r>
        <w:t xml:space="preserve">for solutions, named after their exercise (</w:t>
      </w:r>
      <w:r>
        <w:rPr>
          <w:rStyle w:val="VerbatimChar"/>
        </w:rPr>
        <w:t xml:space="preserve">#exr-foo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#sol-foo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#rem-</w:t>
      </w:r>
      <w:r>
        <w:t xml:space="preserve"> </w:t>
      </w:r>
      <w:r>
        <w:t xml:space="preserve">for remarks</w:t>
      </w:r>
    </w:p>
    <w:p>
      <w:pPr>
        <w:pStyle w:val="FirstParagraph"/>
      </w:pPr>
      <w:r>
        <w:t xml:space="preserve">See the</w:t>
      </w:r>
      <w:r>
        <w:t xml:space="preserve"> </w:t>
      </w:r>
      <w:hyperlink r:id="rId42">
        <w:r>
          <w:rPr>
            <w:rStyle w:val="Hyperlink"/>
          </w:rPr>
          <w:t xml:space="preserve">Quarto documentation on theorems and proofs</w:t>
        </w:r>
      </w:hyperlink>
      <w:r>
        <w:t xml:space="preserve"> </w:t>
      </w:r>
      <w:r>
        <w:t xml:space="preserve">for complete details.</w:t>
      </w:r>
    </w:p>
    <w:p>
      <w:pPr>
        <w:pStyle w:val="BodyText"/>
      </w:pPr>
      <w:r>
        <w:rPr>
          <w:b/>
          <w:bCs/>
        </w:rPr>
        <w:t xml:space="preserve">Example syntax:</w:t>
      </w:r>
    </w:p>
    <w:p>
      <w:pPr>
        <w:pStyle w:val="SourceCode"/>
      </w:pPr>
      <w:r>
        <w:rPr>
          <w:rStyle w:val="NormalTok"/>
        </w:rPr>
        <w:t xml:space="preserve">::: {#thm-pythagorean}</w:t>
      </w:r>
      <w:r>
        <w:br/>
      </w:r>
      <w:r>
        <w:br/>
      </w:r>
      <w:r>
        <w:rPr>
          <w:rStyle w:val="FunctionTok"/>
        </w:rPr>
        <w:t xml:space="preserve">## Pythagorean theorem</w:t>
      </w:r>
      <w:r>
        <w:br/>
      </w:r>
      <w:r>
        <w:br/>
      </w:r>
      <w:r>
        <w:rPr>
          <w:rStyle w:val="NormalTok"/>
        </w:rPr>
        <w:t xml:space="preserve">In a right triangle,</w:t>
      </w:r>
      <w:r>
        <w:br/>
      </w:r>
      <w:r>
        <w:rPr>
          <w:rStyle w:val="NormalTok"/>
        </w:rPr>
        <w:t xml:space="preserve">the square of the hypotenuse equals the sum of squares of the other two sides:</w:t>
      </w:r>
      <w:r>
        <w:br/>
      </w:r>
      <w:r>
        <w:br/>
      </w:r>
      <w:r>
        <w:rPr>
          <w:rStyle w:val="NormalTok"/>
        </w:rPr>
        <w:t xml:space="preserve">$$a^2 + b^2 = c^2.$$</w:t>
      </w:r>
      <w:r>
        <w:br/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This produces automatically numbered output like</w:t>
      </w:r>
      <w:r>
        <w:t xml:space="preserve"> </w:t>
      </w:r>
      <w:r>
        <w:t xml:space="preserve">“Theorem 2.1 (Pythagorean theorem)”</w:t>
      </w:r>
      <w:r>
        <w:t xml:space="preserve"> </w:t>
      </w:r>
      <w:r>
        <w:t xml:space="preserve">and can be referenced elsewhere in your document using</w:t>
      </w:r>
      <w:r>
        <w:t xml:space="preserve"> </w:t>
      </w:r>
      <w:r>
        <w:rPr>
          <w:rStyle w:val="VerbatimChar"/>
        </w:rPr>
        <w:t xml:space="preserve">@thm-pythagorean</w:t>
      </w:r>
      <w:r>
        <w:t xml:space="preserve">.</w:t>
      </w:r>
    </w:p>
    <w:bookmarkEnd w:id="43"/>
    <w:bookmarkStart w:id="48" w:name="example-pythagorean-theorem"/>
    <w:p>
      <w:pPr>
        <w:pStyle w:val="Heading3"/>
      </w:pPr>
      <w:r>
        <w:t xml:space="preserve">7.2 Example: Pythagorean theorem</w:t>
      </w:r>
    </w:p>
    <w:bookmarkStart w:id="44" w:name="thm-pythagoras"/>
    <w:p>
      <w:pPr>
        <w:pStyle w:val="FirstParagraph"/>
      </w:pPr>
      <w:r>
        <w:rPr>
          <w:b/>
          <w:bCs/>
        </w:rPr>
        <w:t xml:space="preserve">Theorem 1 (Pythagorean theorem)</w:t>
      </w:r>
      <w:r>
        <w:t xml:space="preserve"> </w:t>
      </w:r>
      <w:r>
        <w:t xml:space="preserve">In a right triangle,</w:t>
      </w:r>
      <w:r>
        <w:t xml:space="preserve"> </w:t>
      </w:r>
      <w:r>
        <w:t xml:space="preserve">the square of the hypotenuse equals the sum of squares of the other two sides: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44"/>
    <w:bookmarkStart w:id="45" w:name="exm-pythagoras"/>
    <w:p>
      <w:pPr>
        <w:pStyle w:val="FirstParagraph"/>
      </w:pPr>
      <w:r>
        <w:rPr>
          <w:b/>
          <w:bCs/>
        </w:rPr>
        <w:t xml:space="preserve">Example 14 (Pythagorean theorem example)</w:t>
      </w:r>
      <w:r>
        <w:t xml:space="preserve"> </w:t>
      </w:r>
      <w:r>
        <w:t xml:space="preserve">For a triangle with sides 3, 4, and 5: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45"/>
    <w:bookmarkStart w:id="46" w:name="def-postulate"/>
    <w:p>
      <w:pPr>
        <w:pStyle w:val="FirstParagraph"/>
      </w:pPr>
      <w:r>
        <w:rPr>
          <w:b/>
          <w:bCs/>
        </w:rPr>
        <w:t xml:space="preserve">Definition 7 (Postulate (axiom))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postulate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axiom</w:t>
      </w:r>
      <w:r>
        <w:t xml:space="preserve">) is a statement accepted as true without proof,</w:t>
      </w:r>
      <w:r>
        <w:t xml:space="preserve"> </w:t>
      </w:r>
      <w:r>
        <w:t xml:space="preserve">serving as a starting point for further reasoning.</w:t>
      </w:r>
    </w:p>
    <w:bookmarkEnd w:id="46"/>
    <w:bookmarkStart w:id="47" w:name="exm-parallel-postulate"/>
    <w:p>
      <w:pPr>
        <w:pStyle w:val="BodyText"/>
      </w:pPr>
      <w:r>
        <w:rPr>
          <w:b/>
          <w:bCs/>
        </w:rPr>
        <w:t xml:space="preserve">Example 15 (Euclid’s parallel postulate)</w:t>
      </w:r>
      <w:r>
        <w:t xml:space="preserve"> </w:t>
      </w:r>
      <w:r>
        <w:t xml:space="preserve">Through a point not on a line,</w:t>
      </w:r>
      <w:r>
        <w:t xml:space="preserve"> </w:t>
      </w:r>
      <w:r>
        <w:t xml:space="preserve">exactly one line can be drawn parallel to the given line.</w:t>
      </w:r>
    </w:p>
    <w:p>
      <w:pPr>
        <w:pStyle w:val="BodyText"/>
      </w:pPr>
      <w:r>
        <w:t xml:space="preserve">If we have line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point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not on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only one line through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will never intersect</w:t>
      </w:r>
      <w:r>
        <w:t xml:space="preserve"> </w:t>
      </w:r>
      <m:oMath>
        <m:r>
          <m:t>L</m:t>
        </m:r>
      </m:oMath>
      <w:r>
        <w:t xml:space="preserve">.</w:t>
      </w:r>
    </w:p>
    <w:bookmarkEnd w:id="47"/>
    <w:bookmarkEnd w:id="48"/>
    <w:bookmarkEnd w:id="49"/>
    <w:bookmarkStart w:id="58" w:name="Xe6c88c177e563d1f046037569009a36fd08f4bd"/>
    <w:p>
      <w:pPr>
        <w:pStyle w:val="Heading2"/>
      </w:pPr>
      <w:r>
        <w:t xml:space="preserve">8 Presenting a derivation: exercise, solution, theorem, proof</w:t>
      </w:r>
    </w:p>
    <w:p>
      <w:pPr>
        <w:pStyle w:val="FirstParagraph"/>
      </w:pPr>
      <w:r>
        <w:t xml:space="preserve">In teaching material,</w:t>
      </w:r>
      <w:r>
        <w:t xml:space="preserve"> </w:t>
      </w:r>
      <w:r>
        <w:t xml:space="preserve">present a derivation as one or more exercises,</w:t>
      </w:r>
      <w:r>
        <w:t xml:space="preserve"> </w:t>
      </w:r>
      <w:r>
        <w:t xml:space="preserve">each followed by its solution,</w:t>
      </w:r>
      <w:r>
        <w:t xml:space="preserve"> </w:t>
      </w:r>
      <w:r>
        <w:t xml:space="preserve">then the theorem that records the result,</w:t>
      </w:r>
      <w:r>
        <w:t xml:space="preserve"> </w:t>
      </w:r>
      <w:r>
        <w:t xml:space="preserve">with a short proof that cites the exercises.</w:t>
      </w:r>
      <w:r>
        <w:t xml:space="preserve"> </w:t>
      </w:r>
      <w:r>
        <w:t xml:space="preserve">The reader encounters the question before the answer,</w:t>
      </w:r>
      <w:r>
        <w:t xml:space="preserve"> </w:t>
      </w:r>
      <w:r>
        <w:t xml:space="preserve">can try each step before reading it,</w:t>
      </w:r>
      <w:r>
        <w:t xml:space="preserve"> </w:t>
      </w:r>
      <w:r>
        <w:t xml:space="preserve">and can find the result itself without searching through the working.</w:t>
      </w:r>
    </w:p>
    <w:p>
      <w:pPr>
        <w:pStyle w:val="BodyText"/>
      </w:pPr>
      <w:r>
        <w:t xml:space="preserve">Follow these principles: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exercise per step.</w:t>
      </w:r>
      <w:r>
        <w:t xml:space="preserve"> </w:t>
      </w:r>
      <w:r>
        <w:t xml:space="preserve">Split a long derivation into exercises a reader can attempt one at a time,</w:t>
      </w:r>
      <w:r>
        <w:t xml:space="preserve"> </w:t>
      </w:r>
      <w:r>
        <w:t xml:space="preserve">such as each partial derivative, then solving the resulting equations,</w:t>
      </w:r>
      <w:r>
        <w:t xml:space="preserve"> </w:t>
      </w:r>
      <w:r>
        <w:t xml:space="preserve">then checking the second derivative.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solution follows its exercise.</w:t>
      </w:r>
      <w:r>
        <w:t xml:space="preserve"> </w:t>
      </w:r>
      <w:r>
        <w:t xml:space="preserve">Put each solution directly after its exercise,</w:t>
      </w:r>
      <w:r>
        <w:t xml:space="preserve"> </w:t>
      </w:r>
      <w:r>
        <w:t xml:space="preserve">and give it an id named after the exercise</w:t>
      </w:r>
      <w:r>
        <w:t xml:space="preserve"> </w:t>
      </w:r>
      <w:r>
        <w:t xml:space="preserve">(</w:t>
      </w:r>
      <w:r>
        <w:rPr>
          <w:rStyle w:val="VerbatimChar"/>
        </w:rPr>
        <w:t xml:space="preserve">#exr-foo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#sol-foo</w:t>
      </w:r>
      <w:r>
        <w:t xml:space="preserve">),</w:t>
      </w:r>
      <w:r>
        <w:t xml:space="preserve"> </w:t>
      </w:r>
      <w:r>
        <w:t xml:space="preserve">so a reader who wants to check one step can find its working.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theorem states the result; the proof cites results.</w:t>
      </w:r>
      <w:r>
        <w:t xml:space="preserve"> </w:t>
      </w:r>
      <w:r>
        <w:t xml:space="preserve">The theorem gives the result in prose and as a display equation.</w:t>
      </w:r>
      <w:r>
        <w:t xml:space="preserve"> </w:t>
      </w:r>
      <w:r>
        <w:t xml:space="preserve">Its proof is a few sentences that cite the results it rests on,</w:t>
      </w:r>
      <w:r>
        <w:t xml:space="preserve"> </w:t>
      </w:r>
      <w:r>
        <w:t xml:space="preserve">not a second copy of their working.</w:t>
      </w:r>
      <w:r>
        <w:t xml:space="preserve"> </w:t>
      </w:r>
      <w:r>
        <w:t xml:space="preserve">A proof that does no derivation of its own is one line citing the solution of the exercise that asks for the result,</w:t>
      </w:r>
      <w:r>
        <w:t xml:space="preserve"> </w:t>
      </w:r>
      <w:r>
        <w:t xml:space="preserve">and every later argument cites the theorem, never the solution</w:t>
      </w:r>
      <w:r>
        <w:t xml:space="preserve"> </w:t>
      </w:r>
      <w:r>
        <w:t xml:space="preserve">(see</w:t>
      </w:r>
      <w:r>
        <w:t xml:space="preserve"> </w:t>
      </w:r>
      <w:hyperlink r:id="rId50">
        <w:r>
          <w:rPr>
            <w:rStyle w:val="Hyperlink"/>
          </w:rPr>
          <w:t xml:space="preserve">Cite results, not solutions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Define notation first.</w:t>
      </w:r>
      <w:r>
        <w:t xml:space="preserve"> </w:t>
      </w:r>
      <w:r>
        <w:t xml:space="preserve">Introduce any notation the exercises use in its own definition before them,</w:t>
      </w:r>
      <w:r>
        <w:t xml:space="preserve"> </w:t>
      </w:r>
      <w:r>
        <w:t xml:space="preserve">not inside the theorem that follows them.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operation per line.</w:t>
      </w:r>
      <w:r>
        <w:t xml:space="preserve"> </w:t>
      </w:r>
      <w:r>
        <w:t xml:space="preserve">Inside each solution,</w:t>
      </w:r>
      <w:r>
        <w:t xml:space="preserve"> </w:t>
      </w:r>
      <w:r>
        <w:t xml:space="preserve">write every displayed line with a single operation and its justification</w:t>
      </w:r>
      <w:r>
        <w:t xml:space="preserve"> </w:t>
      </w:r>
      <w:r>
        <w:t xml:space="preserve">(see</w:t>
      </w:r>
      <w:r>
        <w:t xml:space="preserve"> </w:t>
      </w:r>
      <w:hyperlink r:id="rId51">
        <w:r>
          <w:rPr>
            <w:rStyle w:val="Hyperlink"/>
          </w:rPr>
          <w:t xml:space="preserve">One operation per step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result per theorem.</w:t>
      </w:r>
      <w:r>
        <w:t xml:space="preserve"> </w:t>
      </w:r>
      <w:r>
        <w:t xml:space="preserve">Give each theorem, corollary or lemma block a single result,</w:t>
      </w:r>
      <w:r>
        <w:t xml:space="preserve"> </w:t>
      </w:r>
      <w:r>
        <w:t xml:space="preserve">with its own exercise and proof.</w:t>
      </w:r>
      <w:r>
        <w:t xml:space="preserve"> </w:t>
      </w:r>
      <w:r>
        <w:t xml:space="preserve">Two results joined by a semicolon,</w:t>
      </w:r>
      <w:r>
        <w:t xml:space="preserve"> </w:t>
      </w:r>
      <w:r>
        <w:t xml:space="preserve">or set side by side in one display equation,</w:t>
      </w:r>
      <w:r>
        <w:t xml:space="preserve"> </w:t>
      </w:r>
      <w:r>
        <w:t xml:space="preserve">usually belong in two blocks:</w:t>
      </w:r>
      <w:r>
        <w:t xml:space="preserve"> </w:t>
      </w:r>
      <w:r>
        <w:t xml:space="preserve">each can then be cited on its own,</w:t>
      </w:r>
      <w:r>
        <w:t xml:space="preserve"> </w:t>
      </w:r>
      <w:r>
        <w:t xml:space="preserve">and each proof cites only the result it rests 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Start from the side that simplifies.</w:t>
      </w:r>
      <w:r>
        <w:t xml:space="preserve"> </w:t>
      </w:r>
      <w:r>
        <w:t xml:space="preserve">When a derivation would add and subtract a term</w:t>
      </w:r>
      <w:r>
        <w:t xml:space="preserve"> </w:t>
      </w:r>
      <w:r>
        <w:t xml:space="preserve"> </w:t>
      </w:r>
      <w:r>
        <w:t xml:space="preserve">to turn one side into the other,</w:t>
      </w:r>
      <w:r>
        <w:t xml:space="preserve"> </w:t>
      </w:r>
      <w:r>
        <w:t xml:space="preserve">start from the other side instead.</w:t>
      </w:r>
      <w:r>
        <w:t xml:space="preserve"> </w:t>
      </w:r>
      <w:r>
        <w:t xml:space="preserve">Simplifying an expression needs only definitions and algebra,</w:t>
      </w:r>
      <w:r>
        <w:t xml:space="preserve"> </w:t>
      </w:r>
      <w:r>
        <w:t xml:space="preserve">while adding and subtracting a term asks the reader</w:t>
      </w:r>
      <w:r>
        <w:t xml:space="preserve"> </w:t>
      </w:r>
      <w:r>
        <w:t xml:space="preserve">to accept a step whose purpose shows only later.</w:t>
      </w:r>
      <w:r>
        <w:t xml:space="preserve"> </w:t>
      </w:r>
      <w:r>
        <w:t xml:space="preserve">Another route is to solve a definition for the term you want:</w:t>
      </w:r>
      <w:r>
        <w:t xml:space="preserve"> </w:t>
      </w:r>
      <w:r>
        <w:t xml:space="preserve">add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 both sides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then simplify the right-hand side to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one operation per line.</w:t>
      </w:r>
      <w:r>
        <w:t xml:space="preserve"> </w:t>
      </w:r>
      <w:r>
        <w:t xml:space="preserve">Adding a term to both sides of an equation</w:t>
      </w:r>
      <w:r>
        <w:t xml:space="preserve"> </w:t>
      </w:r>
      <w:r>
        <w:t xml:space="preserve">is an ordinary step, not the pattern to avoid.</w:t>
      </w:r>
    </w:p>
    <w:bookmarkStart w:id="52" w:name="def-sample-mean"/>
    <w:p>
      <w:pPr>
        <w:pStyle w:val="FirstParagraph"/>
      </w:pPr>
      <w:r>
        <w:rPr>
          <w:b/>
          <w:bCs/>
        </w:rPr>
        <w:t xml:space="preserve">Definition 8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their average: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52"/>
    <w:bookmarkStart w:id="53" w:name="exr-sum-deviations"/>
    <w:p>
      <w:pPr>
        <w:pStyle w:val="FirstParagraph"/>
      </w:pPr>
      <w:r>
        <w:rPr>
          <w:b/>
          <w:bCs/>
        </w:rPr>
        <w:t xml:space="preserve">Exercise 1 (Deviations from the mean)</w:t>
      </w:r>
      <w:r>
        <w:t xml:space="preserve"> </w:t>
      </w:r>
      <w:r>
        <w:t xml:space="preserve">Show that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 (</w:t>
      </w:r>
      <w:hyperlink w:anchor="def-sample-mean">
        <w:r>
          <w:rPr>
            <w:rStyle w:val="Hyperlink"/>
          </w:rPr>
          <w:t xml:space="preserve">Definition 8</w:t>
        </w:r>
      </w:hyperlink>
      <w:r>
        <w:t xml:space="preserve">).</w:t>
      </w:r>
    </w:p>
    <w:bookmarkEnd w:id="53"/>
    <w:bookmarkStart w:id="54" w:name="sol-sum-deviation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by the 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54"/>
    <w:bookmarkStart w:id="55" w:name="thm-sum-deviations"/>
    <w:p>
      <w:pPr>
        <w:pStyle w:val="FirstParagraph"/>
      </w:pPr>
      <w:r>
        <w:rPr>
          <w:b/>
          <w:bCs/>
        </w:rPr>
        <w:t xml:space="preserve">Theorem 2 (Deviations from the mean sum to zero)</w:t>
      </w:r>
      <w:r>
        <w:t xml:space="preserve"> </w:t>
      </w:r>
      <w:r>
        <w:t xml:space="preserve">The deviations of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their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sample-mean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sum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xr-sum-deviations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derives this result.</w:t>
      </w:r>
    </w:p>
    <w:bookmarkStart w:id="56" w:name="exm-derivation-direction"/>
    <w:p>
      <w:pPr>
        <w:pStyle w:val="BodyText"/>
      </w:pPr>
      <w:r>
        <w:rPr>
          <w:b/>
          <w:bCs/>
        </w:rPr>
        <w:t xml:space="preserve">Example 16 (Deriving an equality from the side that simplifies)</w:t>
      </w:r>
      <w:r>
        <w:t xml:space="preserve"> </w:t>
      </w:r>
      <w:r>
        <w:t xml:space="preserve">Suppose an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a derivation needs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❌ version’s first line adds a term the reader has no reason to expect.</w:t>
      </w:r>
      <w:r>
        <w:t xml:space="preserve"> </w:t>
      </w:r>
      <w:r>
        <w:t xml:space="preserve"> </w:t>
      </w:r>
      <w:r>
        <w:t xml:space="preserve">The ✅ version starts from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which a definition expands,</w:t>
      </w:r>
      <w:r>
        <w:t xml:space="preserve"> </w:t>
      </w:r>
      <w:r>
        <w:t xml:space="preserve">and every line after that rewrites or simplifies what is already there.</w:t>
      </w:r>
      <w:r>
        <w:t xml:space="preserve"> </w:t>
      </w:r>
      <w:r>
        <w:t xml:space="preserve">The ✅ version is longer</w:t>
      </w:r>
      <w:r>
        <w:t xml:space="preserve"> </w:t>
      </w:r>
      <w:r>
        <w:t xml:space="preserve">because it gives a line to each step</w:t>
      </w:r>
      <w:r>
        <w:t xml:space="preserve"> </w:t>
      </w:r>
      <w:r>
        <w:t xml:space="preserve">that a single</w:t>
      </w:r>
      <w:r>
        <w:t xml:space="preserve"> </w:t>
      </w:r>
      <w:r>
        <w:t xml:space="preserve">“cancel”</w:t>
      </w:r>
      <w:r>
        <w:t xml:space="preserve"> </w:t>
      </w:r>
      <w:r>
        <w:t xml:space="preserve">justification would hide</w:t>
      </w:r>
      <w:r>
        <w:t xml:space="preserve"> </w:t>
      </w:r>
      <w:r>
        <w:t xml:space="preserve">(see</w:t>
      </w:r>
      <w:r>
        <w:t xml:space="preserve"> </w:t>
      </w:r>
      <w:hyperlink r:id="rId51">
        <w:r>
          <w:rPr>
            <w:rStyle w:val="Hyperlink"/>
          </w:rPr>
          <w:t xml:space="preserve">One operation per step</w:t>
        </w:r>
      </w:hyperlink>
      <w:r>
        <w:t xml:space="preserve">).</w:t>
      </w:r>
    </w:p>
    <w:bookmarkEnd w:id="56"/>
    <w:bookmarkStart w:id="57" w:name="exm-one-result-per-theorem"/>
    <w:p>
      <w:pPr>
        <w:pStyle w:val="BodyText"/>
      </w:pPr>
      <w:r>
        <w:rPr>
          <w:b/>
          <w:bCs/>
        </w:rPr>
        <w:t xml:space="preserve">Example 17 (Splitting a theorem that states two results)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w:r>
        <w:t xml:space="preserve">Each outcome is its mean plus its deviation;</w:t>
      </w:r>
      <w:r>
        <w:t xml:space="preserve"> </w:t>
      </w:r>
      <w:r>
        <w:t xml:space="preserve">given the covariates, each deviation is Gaussian with mean 0: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r>
            <m:rPr>
              <m:nor/>
              <m:sty m:val="p"/>
            </m:rP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t xml:space="preserve">✅</w:t>
      </w:r>
      <w:r>
        <w:t xml:space="preserve"> </w:t>
      </w:r>
      <w:r>
        <w:rPr>
          <w:b/>
          <w:bCs/>
        </w:rPr>
        <w:t xml:space="preserve">Theorem 1.</w:t>
      </w:r>
      <w:r>
        <w:t xml:space="preserve"> </w:t>
      </w:r>
      <w:r>
        <w:t xml:space="preserve">Each outcome is its mean plus its deviation: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rPr>
          <w:b/>
          <w:bCs/>
        </w:rPr>
        <w:t xml:space="preserve">Theorem 2.</w:t>
      </w:r>
      <w:r>
        <w:t xml:space="preserve"> </w:t>
      </w:r>
      <w:r>
        <w:t xml:space="preserve">Given the covariates, each deviation is Gaussian with mean 0: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r>
            <m:rPr>
              <m:nor/>
              <m:sty m:val="p"/>
            </m:rP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first result is algebra from the definition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second needs the model’s distribution.</w:t>
      </w:r>
      <w:r>
        <w:t xml:space="preserve"> </w:t>
      </w:r>
      <w:r>
        <w:t xml:space="preserve">In separate blocks, each gets the proof it needs,</w:t>
      </w:r>
      <w:r>
        <w:t xml:space="preserve"> </w:t>
      </w:r>
      <w:r>
        <w:t xml:space="preserve">and a later step that uses only the first can cite only the first.</w:t>
      </w:r>
    </w:p>
    <w:bookmarkEnd w:id="57"/>
    <w:bookmarkEnd w:id="5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50" Type="http://schemas.openxmlformats.org/officeDocument/2006/relationships/hyperlink" Target="../mathematical-writing.qmd#cite-results-not-solutions" TargetMode="External"/><Relationship Id="rId18" Type="http://schemas.openxmlformats.org/officeDocument/2006/relationships/hyperlink" Target="https://github.com/Morrison-Lab/gha/pull/1220" TargetMode="External"/><Relationship Id="rId19" Type="http://schemas.openxmlformats.org/officeDocument/2006/relationships/hyperlink" Target="https://github.com/Morrison-Lab/gha/pull/1271" TargetMode="External"/><Relationship Id="rId16" Type="http://schemas.openxmlformats.org/officeDocument/2006/relationships/hyperlink" Target="https://morrison-lab.github.io/mds/functions.html#def-function" TargetMode="External"/><Relationship Id="rId42" Type="http://schemas.openxmlformats.org/officeDocument/2006/relationships/hyperlink" Target="https://quarto.org/docs/authoring/cross-references.html#theorems-and-proofs" TargetMode="External"/><Relationship Id="rId36" Type="http://schemas.openxmlformats.org/officeDocument/2006/relationships/hyperlink" Target="mathematical-writing.qmd#make-the-prose-say-what-the-formula-says" TargetMode="External"/><Relationship Id="rId31" Type="http://schemas.openxmlformats.org/officeDocument/2006/relationships/hyperlink" Target="notation.qmd#def-fitted-value" TargetMode="External"/><Relationship Id="rId51" Type="http://schemas.openxmlformats.org/officeDocument/2006/relationships/hyperlink" Target="notation.qmd#one-operation-per-step" TargetMode="External"/><Relationship Id="rId17" Type="http://schemas.openxmlformats.org/officeDocument/2006/relationships/hyperlink" Target="paper-organization.qmd#avoid-forward-references" TargetMode="External"/><Relationship Id="rId21" Type="http://schemas.openxmlformats.org/officeDocument/2006/relationships/hyperlink" Target="word-choice.qmd#minimize-unnecessary-jargon" TargetMode="External"/></Relationships>
</file>

<file path=word/_rels/footnotes.xml.rels><?xml version='1.0' encoding='UTF-8' standalone='yes'?>
<Relationships xmlns="http://schemas.openxmlformats.org/package/2006/relationships"><Relationship Id="rId50" Type="http://schemas.openxmlformats.org/officeDocument/2006/relationships/hyperlink" Target="../mathematical-writing.qmd#cite-results-not-solutions" TargetMode="External"/><Relationship Id="rId18" Type="http://schemas.openxmlformats.org/officeDocument/2006/relationships/hyperlink" Target="https://github.com/Morrison-Lab/gha/pull/1220" TargetMode="External"/><Relationship Id="rId19" Type="http://schemas.openxmlformats.org/officeDocument/2006/relationships/hyperlink" Target="https://github.com/Morrison-Lab/gha/pull/1271" TargetMode="External"/><Relationship Id="rId16" Type="http://schemas.openxmlformats.org/officeDocument/2006/relationships/hyperlink" Target="https://morrison-lab.github.io/mds/functions.html#def-function" TargetMode="External"/><Relationship Id="rId42" Type="http://schemas.openxmlformats.org/officeDocument/2006/relationships/hyperlink" Target="https://quarto.org/docs/authoring/cross-references.html#theorems-and-proofs" TargetMode="External"/><Relationship Id="rId36" Type="http://schemas.openxmlformats.org/officeDocument/2006/relationships/hyperlink" Target="mathematical-writing.qmd#make-the-prose-say-what-the-formula-says" TargetMode="External"/><Relationship Id="rId31" Type="http://schemas.openxmlformats.org/officeDocument/2006/relationships/hyperlink" Target="notation.qmd#def-fitted-value" TargetMode="External"/><Relationship Id="rId51" Type="http://schemas.openxmlformats.org/officeDocument/2006/relationships/hyperlink" Target="notation.qmd#one-operation-per-step" TargetMode="External"/><Relationship Id="rId17" Type="http://schemas.openxmlformats.org/officeDocument/2006/relationships/hyperlink" Target="paper-organization.qmd#avoid-forward-references" TargetMode="External"/><Relationship Id="rId21" Type="http://schemas.openxmlformats.org/officeDocument/2006/relationships/hyperlink" Target="word-choice.qmd#minimize-unnecessary-jarg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Defining terms clearly</dc:title>
  <dc:creator/>
  <cp:keywords/>
  <dcterms:created xsi:type="dcterms:W3CDTF">2026-10-28T20:22:36Z</dcterms:created>
  <dcterms:modified xsi:type="dcterms:W3CDTF">2026-10-28T20:22:36Z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2026-10-28 13:18:47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