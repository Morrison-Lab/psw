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Label the x-axis and y-axis clearly.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Name each quantity in plain words, and add its symbol only as an option: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“Probability,</w:delText>
        </w:r>
      </w:del>
      <w:del w:id="8" w:author="PR Preview" w:date="2026-01-01T00:00:00Z">
        <w:r>
          <w:delText xml:space="preserve"> </w:delText>
        </w:r>
      </w:del>
      <m:oMath>
        <m:r>
          <m:t>π</m:t>
        </m:r>
      </m:oMath>
      <w:del w:id="9" w:author="PR Preview" w:date="2026-01-01T00:00:00Z">
        <w:r>
          <w:delText xml:space="preserve">”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“Log-odds,</w:delText>
        </w:r>
      </w:del>
      <w:del w:id="14" w:author="PR Preview" w:date="2026-01-01T00:00:00Z">
        <w:r>
          <w:delText xml:space="preserve"> </w:delText>
        </w:r>
      </w:del>
      <m:oMath>
        <m:r>
          <m:t>η</m:t>
        </m:r>
      </m:oMath>
      <w:del w:id="15" w:author="PR Preview" w:date="2026-01-01T00:00:00Z">
        <w:r>
          <w:delText xml:space="preserve">”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not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“</w:delText>
        </w:r>
      </w:del>
      <m:oMath>
        <m:r>
          <m:t>π</m:t>
        </m:r>
      </m:oMath>
      <w:del w:id="21" w:author="PR Preview" w:date="2026-01-01T00:00:00Z">
        <w:r>
          <w:delText xml:space="preserve">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or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</w:delText>
        </w:r>
      </w:del>
      <m:oMath>
        <m:r>
          <m:t>η</m:t>
        </m:r>
      </m:oMath>
      <w:del w:id="26" w:author="PR Preview" w:date="2026-01-01T00:00:00Z">
        <w:r>
          <w:delText xml:space="preserve">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alone,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not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“f(x)”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or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“x1”</w:delText>
        </w:r>
      </w:del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 reader should not have to look up a symbol to know what an axis shows.</w:delText>
        </w:r>
      </w:del>
    </w:p>
    <w:p>
      <w:pPr>
        <w:pStyle w:val="Compact"/>
        <w:numPr>
          <w:ilvl w:val="0"/>
          <w:numId w:val="1005"/>
        </w:numPr>
      </w:pPr>
      <w:ins w:id="40" w:author="PR Preview" w:date="2026-01-01T00:00:00Z">
        <w:r>
          <w:t xml:space="preserve">Label the x-axis and y-axis clearly.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Name each quantity in plain words, and add its symbol only as an option: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“Probability,</w:t>
        </w:r>
      </w:ins>
      <w:ins w:id="45" w:author="PR Preview" w:date="2026-01-01T00:00:00Z">
        <w:r>
          <w:t xml:space="preserve"> </w:t>
        </w:r>
      </w:ins>
      <m:oMath>
        <m:r>
          <m:t>π</m:t>
        </m:r>
      </m:oMath>
      <w:ins w:id="46" w:author="PR Preview" w:date="2026-01-01T00:00:00Z">
        <w:r>
          <w:t xml:space="preserve">”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“Log-odds,</w:t>
        </w:r>
      </w:ins>
      <w:ins w:id="51" w:author="PR Preview" w:date="2026-01-01T00:00:00Z">
        <w:r>
          <w:t xml:space="preserve"> </w:t>
        </w:r>
      </w:ins>
      <m:oMath>
        <m:r>
          <m:t>η</m:t>
        </m:r>
      </m:oMath>
      <w:ins w:id="52" w:author="PR Preview" w:date="2026-01-01T00:00:00Z">
        <w:r>
          <w:t xml:space="preserve">”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not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</w:t>
        </w:r>
      </w:ins>
      <m:oMath>
        <m:r>
          <m:t>π</m:t>
        </m:r>
      </m:oMath>
      <w:ins w:id="58" w:author="PR Preview" w:date="2026-01-01T00:00:00Z">
        <w:r>
          <w:t xml:space="preserve">”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“</w:t>
        </w:r>
      </w:ins>
      <m:oMath>
        <m:r>
          <m:t>η</m:t>
        </m:r>
      </m:oMath>
      <w:ins w:id="63" w:author="PR Preview" w:date="2026-01-01T00:00:00Z">
        <w:r>
          <w:t xml:space="preserve">”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alone,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not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“f(x)”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or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“x1”</w:t>
        </w:r>
      </w:ins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 reader should not have to look up a symbol to know what an axis shows.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Wrap a long y-axis title onto two lines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so that it stays horizontal and readable,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rather than rotating it or shortening it to a symbol.</w:t>
        </w:r>
      </w:ins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2026-10-28T20:24:07Z</dcterms:created>
  <dcterms:modified xsi:type="dcterms:W3CDTF">2026-10-28T20:24:07Z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