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14:23:41 (PDT)</w:delText>
        </w:r>
      </w:del>
    </w:p>
    <w:p>
      <w:pPr>
        <w:pStyle w:val="Date"/>
      </w:pPr>
      <w:ins w:id="2" w:author="PR Preview" w:date="2026-01-01T00:00:00Z">
        <w:r>
          <w:t xml:space="preserve">Last modified: 2026-10-28 14:25:48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2026-10-28T21:30:58Z</dcterms:created>
  <dcterms:modified xsi:type="dcterms:W3CDTF">2026-10-28T21:30:58Z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14:25:48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