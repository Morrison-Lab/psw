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2026-10-28 14:23:41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14:25:48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8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7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7"/>
    <w:bookmarkEnd w:id="18"/>
    <w:bookmarkStart w:id="20" w:name="say-what-a-yes-or-no-answer-means"/>
    <w:p>
      <w:pPr>
        <w:pStyle w:val="Heading2"/>
      </w:pPr>
      <w:del w:id="3" w:author="PR Preview" w:date="2026-01-01T00:00:00Z">
        <w:r>
          <w:delText xml:space="preserve">3 Give each question’s answer its own paragraph</w:delText>
        </w:r>
      </w:del>
    </w:p>
    <w:p>
      <w:pPr>
        <w:pStyle w:val="Heading2"/>
      </w:pPr>
      <w:ins w:id="4" w:author="PR Preview" w:date="2026-01-01T00:00:00Z">
        <w:r>
          <w:t xml:space="preserve">3 Say what a yes-or-no answer means</w:t>
        </w:r>
      </w:ins>
    </w:p>
    <w:p>
      <w:pPr>
        <w:pStyle w:val="FirstParagraph"/>
      </w:pPr>
      <w:ins w:id="5" w:author="PR Preview" w:date="2026-01-01T00:00:00Z">
        <w:r>
          <w:t xml:space="preserve">Follow a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“Yes”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or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“No”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with what the answer means in the words of the question,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as in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“No: it’s not possible that the advanced network has a test error of 0.25,”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not a bare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“No.”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(Ezra, 2026-10-28).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A reader who sees only the first line then still knows what the answer claims,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and a bare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“No.”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leaves open what is being denied.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The rule covers solutions, worked examples and any other answer to a question.</w:t>
        </w:r>
      </w:ins>
    </w:p>
    <w:bookmarkStart w:id="19" w:name="exm-yes-no-conclusion"/>
    <w:p>
      <w:pPr>
        <w:pStyle w:val="BodyText"/>
      </w:pPr>
      <w:ins w:id="34" w:author="PR Preview" w:date="2026-01-01T00:00:00Z">
        <w:r>
          <w:rPr>
            <w:b/>
            <w:bCs/>
          </w:rPr>
          <w:t xml:space="preserve">Example 3 (Saying what a</w:t>
        </w:r>
      </w:ins>
      <w:ins w:id="35" w:author="PR Preview" w:date="2026-01-01T00:00:00Z">
        <w:r>
          <w:rPr>
            <w:b/>
            <w:bCs/>
          </w:rPr>
          <w:t xml:space="preserve"> </w:t>
        </w:r>
      </w:ins>
      <w:ins w:id="36" w:author="PR Preview" w:date="2026-01-01T00:00:00Z">
        <w:r>
          <w:rPr>
            <w:b/>
            <w:bCs/>
          </w:rPr>
          <w:t xml:space="preserve">“No”</w:t>
        </w:r>
      </w:ins>
      <w:ins w:id="37" w:author="PR Preview" w:date="2026-01-01T00:00:00Z">
        <w:r>
          <w:rPr>
            <w:b/>
            <w:bCs/>
          </w:rPr>
          <w:t xml:space="preserve"> </w:t>
        </w:r>
      </w:ins>
      <w:ins w:id="38" w:author="PR Preview" w:date="2026-01-01T00:00:00Z">
        <w:r>
          <w:rPr>
            <w:b/>
            <w:bCs/>
          </w:rPr>
          <w:t xml:space="preserve">means)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 </w:t>
        </w:r>
      </w:ins>
    </w:p>
    <w:p>
      <w:pPr>
        <w:pStyle w:val="BlockText"/>
      </w:pPr>
      <w:ins w:id="41" w:author="PR Preview" w:date="2026-01-01T00:00:00Z">
        <w:r>
          <w:t xml:space="preserve">❌ No. The irreducible error is a lower bound on the expected squared prediction error.</w:t>
        </w:r>
      </w:ins>
    </w:p>
    <w:p>
      <w:pPr>
        <w:pStyle w:val="BlockText"/>
      </w:pPr>
      <w:ins w:id="42" w:author="PR Preview" w:date="2026-01-01T00:00:00Z">
        <w:r>
          <w:t xml:space="preserve">✅ No: it’s not possible that the advanced network has a test error of 0.25.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The irreducible error is a lower bound on the expected squared prediction error.</w:t>
        </w:r>
      </w:ins>
    </w:p>
    <w:p>
      <w:pPr>
        <w:pStyle w:val="FirstParagraph"/>
      </w:pPr>
      <w:ins w:id="45" w:author="PR Preview" w:date="2026-01-01T00:00:00Z">
        <w:r>
          <w:t xml:space="preserve">The ✅ version states the conclusion in the question’s own words,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so the reasons that follow support a claim the reader has already seen.</w:t>
        </w:r>
      </w:ins>
    </w:p>
    <w:bookmarkEnd w:id="19"/>
    <w:bookmarkEnd w:id="20"/>
    <w:bookmarkStart w:id="21" w:name="Xcb2ea076bd2bdcde187ea355befd37150b69b89"/>
    <w:p>
      <w:pPr>
        <w:pStyle w:val="Heading2"/>
      </w:pPr>
      <w:ins w:id="48" w:author="PR Preview" w:date="2026-01-01T00:00:00Z">
        <w:r>
          <w:t xml:space="preserve">4 Give each question’s answer its own paragraph</w:t>
        </w:r>
      </w:ins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1"/>
    <w:bookmarkStart w:id="24" w:name="give-each-defined-term-its-own-div"/>
    <w:p>
      <w:pPr>
        <w:pStyle w:val="Heading2"/>
      </w:pPr>
      <w:del w:id="49" w:author="PR Preview" w:date="2026-01-01T00:00:00Z">
        <w:r>
          <w:delText xml:space="preserve">4 Give each defined term its own div</w:delText>
        </w:r>
      </w:del>
    </w:p>
    <w:p>
      <w:pPr>
        <w:pStyle w:val="Heading2"/>
      </w:pPr>
      <w:ins w:id="50" w:author="PR Preview" w:date="2026-01-01T00:00:00Z">
        <w:r>
          <w:t xml:space="preserve">5 Give each defined term its own div</w:t>
        </w:r>
      </w:ins>
    </w:p>
    <w:p>
      <w:pPr>
        <w:pStyle w:val="FirstParagraph"/>
      </w:pPr>
      <w:hyperlink r:id="rId22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24"/>
    <w:bookmarkStart w:id="25" w:name="state-the-notation-and-its-alternatives"/>
    <w:p>
      <w:pPr>
        <w:pStyle w:val="Heading2"/>
      </w:pPr>
      <w:del w:id="51" w:author="PR Preview" w:date="2026-01-01T00:00:00Z">
        <w:r>
          <w:delText xml:space="preserve">5 State the notation and its alternatives</w:delText>
        </w:r>
      </w:del>
    </w:p>
    <w:p>
      <w:pPr>
        <w:pStyle w:val="Heading2"/>
      </w:pPr>
      <w:ins w:id="52" w:author="PR Preview" w:date="2026-01-01T00:00:00Z">
        <w:r>
          <w:t xml:space="preserve">6 State the notation and its alternatives</w:t>
        </w:r>
      </w:ins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5"/>
    <w:bookmarkStart w:id="27" w:name="Xac7e4ead54b12ccf6544491699a177b7d16fa22"/>
    <w:p>
      <w:pPr>
        <w:pStyle w:val="Heading2"/>
      </w:pPr>
      <w:del w:id="53" w:author="PR Preview" w:date="2026-01-01T00:00:00Z">
        <w:r>
          <w:delText xml:space="preserve">6 Lead with the simplest correct form of a definition</w:delText>
        </w:r>
      </w:del>
    </w:p>
    <w:p>
      <w:pPr>
        <w:pStyle w:val="Heading2"/>
      </w:pPr>
      <w:ins w:id="54" w:author="PR Preview" w:date="2026-01-01T00:00:00Z">
        <w:r>
          <w:t xml:space="preserve">7 Lead with the simplest correct form of a definition</w:t>
        </w:r>
      </w:ins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2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7"/>
    <w:bookmarkStart w:id="28" w:name="reuse-one-written-version-of-each-result"/>
    <w:p>
      <w:pPr>
        <w:pStyle w:val="Heading2"/>
      </w:pPr>
      <w:del w:id="55" w:author="PR Preview" w:date="2026-01-01T00:00:00Z">
        <w:r>
          <w:delText xml:space="preserve">7 Reuse one written version of each result</w:delText>
        </w:r>
      </w:del>
    </w:p>
    <w:p>
      <w:pPr>
        <w:pStyle w:val="Heading2"/>
      </w:pPr>
      <w:ins w:id="56" w:author="PR Preview" w:date="2026-01-01T00:00:00Z">
        <w:r>
          <w:t xml:space="preserve">8 Reuse one written version of each result</w:t>
        </w:r>
      </w:ins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8"/>
    <w:bookmarkStart w:id="30" w:name="use-real-data-and-compute-every-number"/>
    <w:p>
      <w:pPr>
        <w:pStyle w:val="Heading2"/>
      </w:pPr>
      <w:del w:id="57" w:author="PR Preview" w:date="2026-01-01T00:00:00Z">
        <w:r>
          <w:delText xml:space="preserve">8 Use real data and compute every number</w:delText>
        </w:r>
      </w:del>
    </w:p>
    <w:p>
      <w:pPr>
        <w:pStyle w:val="Heading2"/>
      </w:pPr>
      <w:ins w:id="58" w:author="PR Preview" w:date="2026-01-01T00:00:00Z">
        <w:r>
          <w:t xml:space="preserve">9 Use real data and compute every number</w:t>
        </w:r>
      </w:ins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9" w:name="exm-show-data-first"/>
    <w:p>
      <w:pPr>
        <w:pStyle w:val="FirstParagraph"/>
      </w:pPr>
      <w:del w:id="59" w:author="PR Preview" w:date="2026-01-01T00:00:00Z">
        <w:r>
          <w:rPr>
            <w:b/>
            <w:bCs/>
          </w:rPr>
          <w:delText xml:space="preserve">Example 3 (Showing the data at first mention)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 </w:delText>
        </w:r>
      </w:del>
    </w:p>
    <w:p>
      <w:pPr>
        <w:pStyle w:val="FirstParagraph"/>
      </w:pPr>
      <w:ins w:id="62" w:author="PR Preview" w:date="2026-01-01T00:00:00Z">
        <w:r>
          <w:rPr>
            <w:b/>
            <w:bCs/>
          </w:rPr>
          <w:t xml:space="preserve">Example 4 (Showing the data at first mention)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9"/>
    <w:bookmarkEnd w:id="30"/>
    <w:bookmarkStart w:id="31" w:name="Xa214254a94aa6db868b5b9577007bf4e27699b1"/>
    <w:p>
      <w:pPr>
        <w:pStyle w:val="Heading2"/>
      </w:pPr>
      <w:del w:id="65" w:author="PR Preview" w:date="2026-01-01T00:00:00Z">
        <w:r>
          <w:delText xml:space="preserve">9 Store structured data in structured formats</w:delText>
        </w:r>
      </w:del>
    </w:p>
    <w:p>
      <w:pPr>
        <w:pStyle w:val="Heading2"/>
      </w:pPr>
      <w:ins w:id="66" w:author="PR Preview" w:date="2026-01-01T00:00:00Z">
        <w:r>
          <w:t xml:space="preserve">10 Store structured data in structured formats</w:t>
        </w:r>
      </w:ins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31"/>
    <w:bookmarkStart w:id="37" w:name="show-each-idea-applied-and-in-a-figure"/>
    <w:p>
      <w:pPr>
        <w:pStyle w:val="Heading2"/>
      </w:pPr>
      <w:del w:id="67" w:author="PR Preview" w:date="2026-01-01T00:00:00Z">
        <w:r>
          <w:delText xml:space="preserve">10 Show each idea applied and in a figure</w:delText>
        </w:r>
      </w:del>
    </w:p>
    <w:p>
      <w:pPr>
        <w:pStyle w:val="Heading2"/>
      </w:pPr>
      <w:ins w:id="68" w:author="PR Preview" w:date="2026-01-01T00:00:00Z">
        <w:r>
          <w:t xml:space="preserve">11 Show each idea applied and in a figure</w:t>
        </w:r>
      </w:ins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2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33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33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7"/>
    <w:bookmarkStart w:id="39" w:name="X7f95f8ec3b796fc99108c37bb45d62741b824c4"/>
    <w:p>
      <w:pPr>
        <w:pStyle w:val="Heading2"/>
      </w:pPr>
      <w:del w:id="69" w:author="PR Preview" w:date="2026-01-01T00:00:00Z">
        <w:r>
          <w:delText xml:space="preserve">11 Follow every example with an exercise and solution</w:delText>
        </w:r>
      </w:del>
    </w:p>
    <w:p>
      <w:pPr>
        <w:pStyle w:val="Heading2"/>
      </w:pPr>
      <w:ins w:id="70" w:author="PR Preview" w:date="2026-01-01T00:00:00Z">
        <w:r>
          <w:t xml:space="preserve">12 Follow every example with an exercise and solution</w:t>
        </w:r>
      </w:ins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22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8" w:name="exm-practice-after-example"/>
    <w:p>
      <w:pPr>
        <w:pStyle w:val="FirstParagraph"/>
      </w:pPr>
      <w:del w:id="71" w:author="PR Preview" w:date="2026-01-01T00:00:00Z">
        <w:r>
          <w:rPr>
            <w:b/>
            <w:bCs/>
          </w:rPr>
          <w:delText xml:space="preserve">Example 4 (An example followed by a practice exercise)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 </w:delText>
        </w:r>
      </w:del>
    </w:p>
    <w:p>
      <w:pPr>
        <w:pStyle w:val="FirstParagraph"/>
      </w:pPr>
      <w:ins w:id="74" w:author="PR Preview" w:date="2026-01-01T00:00:00Z">
        <w:r>
          <w:rPr>
            <w:b/>
            <w:bCs/>
          </w:rPr>
          <w:t xml:space="preserve">Example 5 (An example followed by a practice exercise)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 </w:t>
        </w:r>
      </w:ins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8"/>
    <w:bookmarkEnd w:id="39"/>
    <w:bookmarkStart w:id="43" w:name="Xf27331f4c36c8d578e5fa29a37312484cc3343a"/>
    <w:p>
      <w:pPr>
        <w:pStyle w:val="Heading2"/>
      </w:pPr>
      <w:del w:id="77" w:author="PR Preview" w:date="2026-01-01T00:00:00Z">
        <w:r>
          <w:delText xml:space="preserve">12 Write labs for both languages and any computer</w:delText>
        </w:r>
      </w:del>
    </w:p>
    <w:p>
      <w:pPr>
        <w:pStyle w:val="Heading2"/>
      </w:pPr>
      <w:ins w:id="78" w:author="PR Preview" w:date="2026-01-01T00:00:00Z">
        <w:r>
          <w:t xml:space="preserve">13 Write labs for both languages and any computer</w:t>
        </w:r>
      </w:ins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40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1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2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3"/>
    <w:bookmarkStart w:id="44" w:name="Xf53ecb3398b87b82ffd1a126dd02e87a65bb694"/>
    <w:p>
      <w:pPr>
        <w:pStyle w:val="Heading2"/>
      </w:pPr>
      <w:del w:id="79" w:author="PR Preview" w:date="2026-01-01T00:00:00Z">
        <w:r>
          <w:delText xml:space="preserve">13 Keep each step’s code in one chunk, and put parallel chunks in a language tabset</w:delText>
        </w:r>
      </w:del>
    </w:p>
    <w:p>
      <w:pPr>
        <w:pStyle w:val="Heading2"/>
      </w:pPr>
      <w:ins w:id="80" w:author="PR Preview" w:date="2026-01-01T00:00:00Z">
        <w:r>
          <w:t xml:space="preserve">14 Keep each step’s code in one chunk, and put parallel chunks in a language tabset</w:t>
        </w:r>
      </w:ins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4"/>
    <w:bookmarkStart w:id="53" w:name="present-r-results-with-modern-packages"/>
    <w:p>
      <w:pPr>
        <w:pStyle w:val="Heading2"/>
      </w:pPr>
      <w:del w:id="81" w:author="PR Preview" w:date="2026-01-01T00:00:00Z">
        <w:r>
          <w:delText xml:space="preserve">14 Present R results with modern packages</w:delText>
        </w:r>
      </w:del>
    </w:p>
    <w:p>
      <w:pPr>
        <w:pStyle w:val="Heading2"/>
      </w:pPr>
      <w:ins w:id="82" w:author="PR Preview" w:date="2026-01-01T00:00:00Z">
        <w:r>
          <w:t xml:space="preserve">15 Present R results with modern packages</w:t>
        </w:r>
      </w:ins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4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5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3"/>
    <w:bookmarkStart w:id="57" w:name="manipulate-data-with-dplyr-not-base-r"/>
    <w:p>
      <w:pPr>
        <w:pStyle w:val="Heading2"/>
      </w:pPr>
      <w:del w:id="83" w:author="PR Preview" w:date="2026-01-01T00:00:00Z">
        <w:r>
          <w:delText xml:space="preserve">15 Manipulate data with dplyr, not base R</w:delText>
        </w:r>
      </w:del>
    </w:p>
    <w:p>
      <w:pPr>
        <w:pStyle w:val="Heading2"/>
      </w:pPr>
      <w:ins w:id="84" w:author="PR Preview" w:date="2026-01-01T00:00:00Z">
        <w:r>
          <w:t xml:space="preserve">16 Manipulate data with dplyr, not base R</w:t>
        </w:r>
      </w:ins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5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5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7"/>
    <w:bookmarkStart w:id="59" w:name="X2bc6121e3a2f39a37d8a6591d77df16bd22bd0b"/>
    <w:p>
      <w:pPr>
        <w:pStyle w:val="Heading2"/>
      </w:pPr>
      <w:del w:id="85" w:author="PR Preview" w:date="2026-01-01T00:00:00Z">
        <w:r>
          <w:delText xml:space="preserve">16 Include code from files instead of copying it</w:delText>
        </w:r>
      </w:del>
    </w:p>
    <w:p>
      <w:pPr>
        <w:pStyle w:val="Heading2"/>
      </w:pPr>
      <w:ins w:id="86" w:author="PR Preview" w:date="2026-01-01T00:00:00Z">
        <w:r>
          <w:t xml:space="preserve">17 Include code from files instead of copying it</w:t>
        </w:r>
      </w:ins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9"/>
    <w:bookmarkStart w:id="60" w:name="X7c0de8eaf50a5b2644eabf66f1f9b734b8a4a71"/>
    <w:p>
      <w:pPr>
        <w:pStyle w:val="Heading2"/>
      </w:pPr>
      <w:del w:id="87" w:author="PR Preview" w:date="2026-01-01T00:00:00Z">
        <w:r>
          <w:delText xml:space="preserve">17 Comment every code chunk to say what and why</w:delText>
        </w:r>
      </w:del>
    </w:p>
    <w:p>
      <w:pPr>
        <w:pStyle w:val="Heading2"/>
      </w:pPr>
      <w:ins w:id="88" w:author="PR Preview" w:date="2026-01-01T00:00:00Z">
        <w:r>
          <w:t xml:space="preserve">18 Comment every code chunk to say what and why</w:t>
        </w:r>
      </w:ins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0"/>
    <w:bookmarkStart w:id="61" w:name="X94063c6448bea82c8f1e8d367c642bbe2eda89b"/>
    <w:p>
      <w:pPr>
        <w:pStyle w:val="Heading2"/>
      </w:pPr>
      <w:del w:id="89" w:author="PR Preview" w:date="2026-01-01T00:00:00Z">
        <w:r>
          <w:delText xml:space="preserve">18 Set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rPr>
            <w:rStyle w:val="VerbatimChar"/>
          </w:rPr>
          <w:delText xml:space="preserve">code-fold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by what the code does and whether the prose mentions it</w:delText>
        </w:r>
      </w:del>
    </w:p>
    <w:p>
      <w:pPr>
        <w:pStyle w:val="Heading2"/>
      </w:pPr>
      <w:ins w:id="94" w:author="PR Preview" w:date="2026-01-01T00:00:00Z">
        <w:r>
          <w:t xml:space="preserve">19 Set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rPr>
            <w:rStyle w:val="VerbatimChar"/>
          </w:rPr>
          <w:t xml:space="preserve">code-fold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by what the code does and whether the prose mentions it</w:t>
        </w:r>
      </w:ins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1"/>
    <w:bookmarkStart w:id="62" w:name="Xffa5a3357c8672d830c88e1e58a0ef107550647"/>
    <w:p>
      <w:pPr>
        <w:pStyle w:val="Heading2"/>
      </w:pPr>
      <w:del w:id="99" w:author="PR Preview" w:date="2026-01-01T00:00:00Z">
        <w:r>
          <w:delText xml:space="preserve">19 Introduce every function in a programming primer</w:delText>
        </w:r>
      </w:del>
    </w:p>
    <w:p>
      <w:pPr>
        <w:pStyle w:val="Heading2"/>
      </w:pPr>
      <w:ins w:id="100" w:author="PR Preview" w:date="2026-01-01T00:00:00Z">
        <w:r>
          <w:t xml:space="preserve">20 Introduce every function in a programming primer</w:t>
        </w:r>
      </w:ins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2"/>
    <w:bookmarkStart w:id="63" w:name="make-figures-accessible"/>
    <w:p>
      <w:pPr>
        <w:pStyle w:val="Heading2"/>
      </w:pPr>
      <w:del w:id="101" w:author="PR Preview" w:date="2026-01-01T00:00:00Z">
        <w:r>
          <w:delText xml:space="preserve">20 Make figures accessible</w:delText>
        </w:r>
      </w:del>
    </w:p>
    <w:p>
      <w:pPr>
        <w:pStyle w:val="Heading2"/>
      </w:pPr>
      <w:ins w:id="102" w:author="PR Preview" w:date="2026-01-01T00:00:00Z">
        <w:r>
          <w:t xml:space="preserve">21 Make figures accessible</w:t>
        </w:r>
      </w:ins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3"/>
    <w:bookmarkStart w:id="65" w:name="structure-slides-for-the-reader"/>
    <w:p>
      <w:pPr>
        <w:pStyle w:val="Heading2"/>
      </w:pPr>
      <w:del w:id="103" w:author="PR Preview" w:date="2026-01-01T00:00:00Z">
        <w:r>
          <w:delText xml:space="preserve">21 Structure slides for the reader</w:delText>
        </w:r>
      </w:del>
    </w:p>
    <w:p>
      <w:pPr>
        <w:pStyle w:val="Heading2"/>
      </w:pPr>
      <w:ins w:id="104" w:author="PR Preview" w:date="2026-01-01T00:00:00Z">
        <w:r>
          <w:t xml:space="preserve">22 Structure slides for the reader</w:t>
        </w:r>
      </w:ins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65"/>
    <w:bookmarkStart w:id="67" w:name="X5f21f12cbfc4e3df5e838110af4e52db506fec1"/>
    <w:p>
      <w:pPr>
        <w:pStyle w:val="Heading2"/>
      </w:pPr>
      <w:del w:id="105" w:author="PR Preview" w:date="2026-01-01T00:00:00Z">
        <w:r>
          <w:delText xml:space="preserve">22 Give each concept in a note sheet its own row</w:delText>
        </w:r>
      </w:del>
    </w:p>
    <w:p>
      <w:pPr>
        <w:pStyle w:val="Heading2"/>
      </w:pPr>
      <w:ins w:id="106" w:author="PR Preview" w:date="2026-01-01T00:00:00Z">
        <w:r>
          <w:t xml:space="preserve">23 Give each concept in a note sheet its own row</w:t>
        </w:r>
      </w:ins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6" w:name="exm-note-sheet-rows"/>
    <w:p>
      <w:pPr>
        <w:pStyle w:val="BodyText"/>
      </w:pPr>
      <w:del w:id="107" w:author="PR Preview" w:date="2026-01-01T00:00:00Z">
        <w:r>
          <w:rPr>
            <w:b/>
            <w:bCs/>
          </w:rPr>
          <w:delText xml:space="preserve">Example 5 (Splitting a merged row)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 </w:delText>
        </w:r>
      </w:del>
    </w:p>
    <w:p>
      <w:pPr>
        <w:pStyle w:val="BodyText"/>
      </w:pPr>
      <w:ins w:id="110" w:author="PR Preview" w:date="2026-01-01T00:00:00Z">
        <w:r>
          <w:rPr>
            <w:b/>
            <w:bCs/>
          </w:rPr>
          <w:t xml:space="preserve">Example 6 (Splitting a merged row)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6"/>
    <w:bookmarkEnd w:id="67"/>
    <w:bookmarkStart w:id="68" w:name="talk-about-the-ideas-not-the-notes"/>
    <w:p>
      <w:pPr>
        <w:pStyle w:val="Heading2"/>
      </w:pPr>
      <w:del w:id="113" w:author="PR Preview" w:date="2026-01-01T00:00:00Z">
        <w:r>
          <w:delText xml:space="preserve">23 Talk about the ideas, not the notes</w:delText>
        </w:r>
      </w:del>
    </w:p>
    <w:p>
      <w:pPr>
        <w:pStyle w:val="Heading2"/>
      </w:pPr>
      <w:ins w:id="114" w:author="PR Preview" w:date="2026-01-01T00:00:00Z">
        <w:r>
          <w:t xml:space="preserve">24 Talk about the ideas, not the notes</w:t>
        </w:r>
      </w:ins>
    </w:p>
    <w:p>
      <w:pPr>
        <w:pStyle w:val="FirstParagraph"/>
      </w:pPr>
      <w:r>
        <w:t xml:space="preserve">When a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8"/>
    <w:bookmarkStart w:id="70" w:name="write-grading-rubrics-as-checklists"/>
    <w:p>
      <w:pPr>
        <w:pStyle w:val="Heading2"/>
      </w:pPr>
      <w:del w:id="115" w:author="PR Preview" w:date="2026-01-01T00:00:00Z">
        <w:r>
          <w:delText xml:space="preserve">24 Write grading rubrics as checklists</w:delText>
        </w:r>
      </w:del>
    </w:p>
    <w:p>
      <w:pPr>
        <w:pStyle w:val="Heading2"/>
      </w:pPr>
      <w:ins w:id="116" w:author="PR Preview" w:date="2026-01-01T00:00:00Z">
        <w:r>
          <w:t xml:space="preserve">25 Write grading rubrics as checklists</w:t>
        </w:r>
      </w:ins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9" w:name="exm-rubric-checklist"/>
    <w:p>
      <w:pPr>
        <w:pStyle w:val="FirstParagraph"/>
      </w:pPr>
      <w:del w:id="117" w:author="PR Preview" w:date="2026-01-01T00:00:00Z">
        <w:r>
          <w:rPr>
            <w:b/>
            <w:bCs/>
          </w:rPr>
          <w:delText xml:space="preserve">Example 6 (A rubric as a checklist)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 </w:delText>
        </w:r>
      </w:del>
    </w:p>
    <w:p>
      <w:pPr>
        <w:pStyle w:val="FirstParagraph"/>
      </w:pPr>
      <w:ins w:id="120" w:author="PR Preview" w:date="2026-01-01T00:00:00Z">
        <w:r>
          <w:rPr>
            <w:b/>
            <w:bCs/>
          </w:rPr>
          <w:t xml:space="preserve">Example 7 (A rubric as a checklist)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9"/>
    <w:bookmarkEnd w:id="70"/>
    <w:bookmarkStart w:id="74" w:name="Xcb579568ef754486ebde8b41ba4528bdf380eec"/>
    <w:p>
      <w:pPr>
        <w:pStyle w:val="Heading2"/>
      </w:pPr>
      <w:del w:id="123" w:author="PR Preview" w:date="2026-01-01T00:00:00Z">
        <w:r>
          <w:delText xml:space="preserve">25 Credit other courses without summarizing them</w:delText>
        </w:r>
      </w:del>
    </w:p>
    <w:p>
      <w:pPr>
        <w:pStyle w:val="Heading2"/>
      </w:pPr>
      <w:ins w:id="124" w:author="PR Preview" w:date="2026-01-01T00:00:00Z">
        <w:r>
          <w:t xml:space="preserve">26 Credit other courses without summarizing them</w:t>
        </w:r>
      </w:ins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1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73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4"/>
    <w:bookmarkStart w:id="83" w:name="rules-that-apply-to-all-writing"/>
    <w:p>
      <w:pPr>
        <w:pStyle w:val="Heading2"/>
      </w:pPr>
      <w:del w:id="125" w:author="PR Preview" w:date="2026-01-01T00:00:00Z">
        <w:r>
          <w:delText xml:space="preserve">26 Rules that apply to all writing</w:delText>
        </w:r>
      </w:del>
    </w:p>
    <w:p>
      <w:pPr>
        <w:pStyle w:val="Heading2"/>
      </w:pPr>
      <w:ins w:id="126" w:author="PR Preview" w:date="2026-01-01T00:00:00Z">
        <w:r>
          <w:t xml:space="preserve">27 Rules that apply to all writing</w:t>
        </w:r>
      </w:ins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7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2" w:name="refs"/>
    <w:bookmarkStart w:id="8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9" Type="http://schemas.openxmlformats.org/officeDocument/2006/relationships/hyperlink" Target="avoid-cliches.qmd" TargetMode="External"/><Relationship Id="rId71" Type="http://schemas.openxmlformats.org/officeDocument/2006/relationships/hyperlink" Target="citations-evidence.qmd#adapting-another-courses-material" TargetMode="External"/><Relationship Id="rId73" Type="http://schemas.openxmlformats.org/officeDocument/2006/relationships/hyperlink" Target="citations-evidence.qmd#put-the-content-first" TargetMode="External"/><Relationship Id="rId72" Type="http://schemas.openxmlformats.org/officeDocument/2006/relationships/hyperlink" Target="citations-evidence.qmd#quote-the-original" TargetMode="External"/><Relationship Id="rId75" Type="http://schemas.openxmlformats.org/officeDocument/2006/relationships/hyperlink" Target="conciseness.qmd#lead-with-the-subject" TargetMode="External"/><Relationship Id="rId64" Type="http://schemas.openxmlformats.org/officeDocument/2006/relationships/hyperlink" Target="conciseness.qmd#put-lists-in-bullet-points" TargetMode="External"/><Relationship Id="rId16" Type="http://schemas.openxmlformats.org/officeDocument/2006/relationships/hyperlink" Target="defining-terms.qmd#def-term" TargetMode="External"/><Relationship Id="rId26" Type="http://schemas.openxmlformats.org/officeDocument/2006/relationships/hyperlink" Target="defining-terms.qmd#def-variance-expression-and-prose" TargetMode="External"/><Relationship Id="rId22" Type="http://schemas.openxmlformats.org/officeDocument/2006/relationships/hyperlink" Target="defining-terms.qmd#guidelines-for-defining-terms" TargetMode="External"/><Relationship Id="rId76" Type="http://schemas.openxmlformats.org/officeDocument/2006/relationships/hyperlink" Target="grammar.qmd#demonstrative-pronouns" TargetMode="External"/><Relationship Id="rId51" Type="http://schemas.openxmlformats.org/officeDocument/2006/relationships/hyperlink" Target="https://cran.r-project.org/package=broom" TargetMode="External"/><Relationship Id="rId46" Type="http://schemas.openxmlformats.org/officeDocument/2006/relationships/hyperlink" Target="https://cran.r-project.org/package=gtsummary" TargetMode="External"/><Relationship Id="rId80" Type="http://schemas.openxmlformats.org/officeDocument/2006/relationships/hyperlink" Target="https://doi.org/10.1073/pnas.1319030111" TargetMode="External"/><Relationship Id="rId54" Type="http://schemas.openxmlformats.org/officeDocument/2006/relationships/hyperlink" Target="https://dplyr.tidyverse.org/" TargetMode="External"/><Relationship Id="rId45" Type="http://schemas.openxmlformats.org/officeDocument/2006/relationships/hyperlink" Target="https://easystats.github.io/parameters/" TargetMode="External"/><Relationship Id="rId5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7" Type="http://schemas.openxmlformats.org/officeDocument/2006/relationships/hyperlink" Target="https://ggplot2.tidyverse.org/" TargetMode="External"/><Relationship Id="rId41" Type="http://schemas.openxmlformats.org/officeDocument/2006/relationships/hyperlink" Target="https://github.com/Morrison-Lab/ISLR-tidymodels-labs" TargetMode="External"/><Relationship Id="rId32" Type="http://schemas.openxmlformats.org/officeDocument/2006/relationships/hyperlink" Target="https://github.com/Morrison-Lab/ai-config/pull/4386" TargetMode="External"/><Relationship Id="rId33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Morrison-Lab/gha/issues/1193" TargetMode="External"/><Relationship Id="rId35" Type="http://schemas.openxmlformats.org/officeDocument/2006/relationships/hyperlink" Target="https://github.com/Morrison-Lab/gha/pull/1262" TargetMode="External"/><Relationship Id="rId52" Type="http://schemas.openxmlformats.org/officeDocument/2006/relationships/hyperlink" Target="https://github.com/d-morrison/rme" TargetMode="External"/><Relationship Id="rId42" Type="http://schemas.openxmlformats.org/officeDocument/2006/relationships/hyperlink" Target="https://github.com/intro-stat-learning/ISLP_labs" TargetMode="External"/><Relationship Id="rId58" Type="http://schemas.openxmlformats.org/officeDocument/2006/relationships/hyperlink" Target="https://github.com/quarto-ext/include-code-files" TargetMode="External"/><Relationship Id="rId23" Type="http://schemas.openxmlformats.org/officeDocument/2006/relationships/hyperlink" Target="https://morrison-lab.github.io/mds/functions.html#def-function" TargetMode="External"/><Relationship Id="rId49" Type="http://schemas.openxmlformats.org/officeDocument/2006/relationships/hyperlink" Target="https://strengejacke.github.io/ggeffects/" TargetMode="External"/><Relationship Id="rId48" Type="http://schemas.openxmlformats.org/officeDocument/2006/relationships/hyperlink" Target="https://strengejacke.github.io/sjPlot/" TargetMode="External"/><Relationship Id="rId56" Type="http://schemas.openxmlformats.org/officeDocument/2006/relationships/hyperlink" Target="https://tibble.tidyverse.org/" TargetMode="External"/><Relationship Id="rId55" Type="http://schemas.openxmlformats.org/officeDocument/2006/relationships/hyperlink" Target="https://tidyr.tidyverse.org/" TargetMode="External"/><Relationship Id="rId40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6" Type="http://schemas.openxmlformats.org/officeDocument/2006/relationships/hyperlink" Target="paper-organization.qmd#figures-and-tables" TargetMode="External"/><Relationship Id="rId78" Type="http://schemas.openxmlformats.org/officeDocument/2006/relationships/hyperlink" Target="word-choice.qmd#avoid-vague-and-metaphorical-language" TargetMode="External"/><Relationship Id="rId77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79" Type="http://schemas.openxmlformats.org/officeDocument/2006/relationships/hyperlink" Target="avoid-cliches.qmd" TargetMode="External"/><Relationship Id="rId71" Type="http://schemas.openxmlformats.org/officeDocument/2006/relationships/hyperlink" Target="citations-evidence.qmd#adapting-another-courses-material" TargetMode="External"/><Relationship Id="rId73" Type="http://schemas.openxmlformats.org/officeDocument/2006/relationships/hyperlink" Target="citations-evidence.qmd#put-the-content-first" TargetMode="External"/><Relationship Id="rId72" Type="http://schemas.openxmlformats.org/officeDocument/2006/relationships/hyperlink" Target="citations-evidence.qmd#quote-the-original" TargetMode="External"/><Relationship Id="rId75" Type="http://schemas.openxmlformats.org/officeDocument/2006/relationships/hyperlink" Target="conciseness.qmd#lead-with-the-subject" TargetMode="External"/><Relationship Id="rId64" Type="http://schemas.openxmlformats.org/officeDocument/2006/relationships/hyperlink" Target="conciseness.qmd#put-lists-in-bullet-points" TargetMode="External"/><Relationship Id="rId16" Type="http://schemas.openxmlformats.org/officeDocument/2006/relationships/hyperlink" Target="defining-terms.qmd#def-term" TargetMode="External"/><Relationship Id="rId26" Type="http://schemas.openxmlformats.org/officeDocument/2006/relationships/hyperlink" Target="defining-terms.qmd#def-variance-expression-and-prose" TargetMode="External"/><Relationship Id="rId22" Type="http://schemas.openxmlformats.org/officeDocument/2006/relationships/hyperlink" Target="defining-terms.qmd#guidelines-for-defining-terms" TargetMode="External"/><Relationship Id="rId76" Type="http://schemas.openxmlformats.org/officeDocument/2006/relationships/hyperlink" Target="grammar.qmd#demonstrative-pronouns" TargetMode="External"/><Relationship Id="rId51" Type="http://schemas.openxmlformats.org/officeDocument/2006/relationships/hyperlink" Target="https://cran.r-project.org/package=broom" TargetMode="External"/><Relationship Id="rId46" Type="http://schemas.openxmlformats.org/officeDocument/2006/relationships/hyperlink" Target="https://cran.r-project.org/package=gtsummary" TargetMode="External"/><Relationship Id="rId80" Type="http://schemas.openxmlformats.org/officeDocument/2006/relationships/hyperlink" Target="https://doi.org/10.1073/pnas.1319030111" TargetMode="External"/><Relationship Id="rId54" Type="http://schemas.openxmlformats.org/officeDocument/2006/relationships/hyperlink" Target="https://dplyr.tidyverse.org/" TargetMode="External"/><Relationship Id="rId45" Type="http://schemas.openxmlformats.org/officeDocument/2006/relationships/hyperlink" Target="https://easystats.github.io/parameters/" TargetMode="External"/><Relationship Id="rId5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7" Type="http://schemas.openxmlformats.org/officeDocument/2006/relationships/hyperlink" Target="https://ggplot2.tidyverse.org/" TargetMode="External"/><Relationship Id="rId41" Type="http://schemas.openxmlformats.org/officeDocument/2006/relationships/hyperlink" Target="https://github.com/Morrison-Lab/ISLR-tidymodels-labs" TargetMode="External"/><Relationship Id="rId32" Type="http://schemas.openxmlformats.org/officeDocument/2006/relationships/hyperlink" Target="https://github.com/Morrison-Lab/ai-config/pull/4386" TargetMode="External"/><Relationship Id="rId33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Morrison-Lab/gha/issues/1193" TargetMode="External"/><Relationship Id="rId35" Type="http://schemas.openxmlformats.org/officeDocument/2006/relationships/hyperlink" Target="https://github.com/Morrison-Lab/gha/pull/1262" TargetMode="External"/><Relationship Id="rId52" Type="http://schemas.openxmlformats.org/officeDocument/2006/relationships/hyperlink" Target="https://github.com/d-morrison/rme" TargetMode="External"/><Relationship Id="rId42" Type="http://schemas.openxmlformats.org/officeDocument/2006/relationships/hyperlink" Target="https://github.com/intro-stat-learning/ISLP_labs" TargetMode="External"/><Relationship Id="rId58" Type="http://schemas.openxmlformats.org/officeDocument/2006/relationships/hyperlink" Target="https://github.com/quarto-ext/include-code-files" TargetMode="External"/><Relationship Id="rId23" Type="http://schemas.openxmlformats.org/officeDocument/2006/relationships/hyperlink" Target="https://morrison-lab.github.io/mds/functions.html#def-function" TargetMode="External"/><Relationship Id="rId49" Type="http://schemas.openxmlformats.org/officeDocument/2006/relationships/hyperlink" Target="https://strengejacke.github.io/ggeffects/" TargetMode="External"/><Relationship Id="rId48" Type="http://schemas.openxmlformats.org/officeDocument/2006/relationships/hyperlink" Target="https://strengejacke.github.io/sjPlot/" TargetMode="External"/><Relationship Id="rId56" Type="http://schemas.openxmlformats.org/officeDocument/2006/relationships/hyperlink" Target="https://tibble.tidyverse.org/" TargetMode="External"/><Relationship Id="rId55" Type="http://schemas.openxmlformats.org/officeDocument/2006/relationships/hyperlink" Target="https://tidyr.tidyverse.org/" TargetMode="External"/><Relationship Id="rId40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6" Type="http://schemas.openxmlformats.org/officeDocument/2006/relationships/hyperlink" Target="paper-organization.qmd#figures-and-tables" TargetMode="External"/><Relationship Id="rId78" Type="http://schemas.openxmlformats.org/officeDocument/2006/relationships/hyperlink" Target="word-choice.qmd#avoid-vague-and-metaphorical-language" TargetMode="External"/><Relationship Id="rId77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2026-10-28T21:33:18Z</dcterms:created>
  <dcterms:modified xsi:type="dcterms:W3CDTF">2026-10-28T21:33:18Z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