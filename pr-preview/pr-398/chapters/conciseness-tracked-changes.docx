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2026-10-28 01:12:24 (PDT)</w:delText>
        </w:r>
      </w:del>
    </w:p>
    <w:p>
      <w:pPr>
        <w:pStyle w:val="Date"/>
      </w:pPr>
      <w:ins w:id="2" w:author="PR Preview" w:date="2026-01-01T00:00:00Z">
        <w:r>
          <w:t xml:space="preserve">Last modified: 2026-10-28 14:14:57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2"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1"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1"/>
    <w:bookmarkEnd w:id="22"/>
    <w:bookmarkStart w:id="24" w:name="X831e99641ea6e3d916f49fb78be48dc576ff061"/>
    <w:p>
      <w:pPr>
        <w:pStyle w:val="Heading2"/>
      </w:pPr>
      <w:r>
        <w:t xml:space="preserve">7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3"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3"/>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4"/>
    <w:bookmarkStart w:id="26"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5"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5"/>
    <w:bookmarkEnd w:id="26"/>
    <w:bookmarkStart w:id="29"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7">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8"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8"/>
    <w:bookmarkEnd w:id="29"/>
    <w:bookmarkStart w:id="32"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1"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0">
        <w:r>
          <w:rPr>
            <w:rStyle w:val="Hyperlink"/>
          </w:rPr>
          <w:t xml:space="preserve">https://github.com/Morrison-Lab/sds</w:t>
        </w:r>
      </w:hyperlink>
      <w:r>
        <w:t xml:space="preserve">).</w:t>
      </w:r>
    </w:p>
    <w:p>
      <w:pPr>
        <w:pStyle w:val="BlockText"/>
      </w:pPr>
      <w:r>
        <w:t xml:space="preserve">✅ For an example, see</w:t>
      </w:r>
      <w:r>
        <w:t xml:space="preserve"> </w:t>
      </w:r>
      <w:hyperlink r:id="rId30">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1"/>
    <w:p>
      <w:pPr>
        <w:pStyle w:val="BodyText"/>
      </w:pPr>
      <w:r>
        <w:t xml:space="preserve">Keep a descriptive label when the URL does not show what it points to,</w:t>
      </w:r>
      <w:r>
        <w:t xml:space="preserve"> </w:t>
      </w:r>
      <w:r>
        <w:t xml:space="preserve">such as a DOI or a shortened link.</w:t>
      </w:r>
    </w:p>
    <w:bookmarkEnd w:id="32"/>
    <w:bookmarkStart w:id="34"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3"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3"/>
    <w:bookmarkEnd w:id="34"/>
    <w:bookmarkStart w:id="36"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5"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5"/>
    <w:bookmarkEnd w:id="36"/>
    <w:bookmarkStart w:id="44"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7"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7"/>
    <w:bookmarkStart w:id="41"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8">
        <w:r>
          <w:rPr>
            <w:rStyle w:val="Hyperlink"/>
          </w:rPr>
          <w:t xml:space="preserve">extend least squares to several predictors</w:t>
        </w:r>
      </w:hyperlink>
      <w:r>
        <w:t xml:space="preserve">. Starmer explains</w:t>
      </w:r>
      <w:r>
        <w:t xml:space="preserve"> </w:t>
      </w:r>
      <w:hyperlink r:id="rId39">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8">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9">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0">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1"/>
    <w:bookmarkStart w:id="42"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2"/>
    <w:bookmarkStart w:id="43"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3"/>
    <w:bookmarkEnd w:id="44"/>
    <w:bookmarkStart w:id="50"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5">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6">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7">
        <w:r>
          <w:rPr>
            <w:rStyle w:val="Hyperlink"/>
          </w:rPr>
          <w:t xml:space="preserve">Making expressions concise</w:t>
        </w:r>
      </w:hyperlink>
      <w:r>
        <w:t xml:space="preserve">.</w:t>
      </w:r>
    </w:p>
    <w:bookmarkStart w:id="49"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8">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9"/>
    <w:bookmarkEnd w:id="50"/>
    <w:bookmarkStart w:id="58"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7" w:name="refs"/>
    <w:bookmarkStart w:id="52"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1">
        <w:r>
          <w:rPr>
            <w:rStyle w:val="Hyperlink"/>
          </w:rPr>
          <w:t xml:space="preserve">https://www.gutenberg.org/ebooks/37134</w:t>
        </w:r>
      </w:hyperlink>
      <w:r>
        <w:t xml:space="preserve">.</w:t>
      </w:r>
    </w:p>
    <w:bookmarkEnd w:id="52"/>
    <w:bookmarkStart w:id="5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3">
        <w:r>
          <w:rPr>
            <w:rStyle w:val="Hyperlink"/>
          </w:rPr>
          <w:t xml:space="preserve">https://en.wikipedia.org/wiki/Ernest_Hemingway#Writing_style</w:t>
        </w:r>
      </w:hyperlink>
      <w:r>
        <w:t xml:space="preserve">.</w:t>
      </w:r>
    </w:p>
    <w:bookmarkEnd w:id="54"/>
    <w:bookmarkStart w:id="5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5">
        <w:r>
          <w:rPr>
            <w:rStyle w:val="Hyperlink"/>
          </w:rPr>
          <w:t xml:space="preserve">https://en.wikipedia.org/wiki/Julius_Caesar#Literary_works</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avoid-cliches.qmd#def-hedge" TargetMode="External"/><Relationship Id="rId27" Type="http://schemas.openxmlformats.org/officeDocument/2006/relationships/hyperlink" Target="avoid-cliches.qmd#rhetorical-reflexes" TargetMode="External"/><Relationship Id="rId16" Type="http://schemas.openxmlformats.org/officeDocument/2006/relationships/hyperlink" Target="defining-terms.qmd#def-active-voice" TargetMode="External"/><Relationship Id="rId12" Type="http://schemas.openxmlformats.org/officeDocument/2006/relationships/hyperlink" Target="defining-terms.qmd#def-term" TargetMode="External"/><Relationship Id="rId53" Type="http://schemas.openxmlformats.org/officeDocument/2006/relationships/hyperlink" Target="https://en.wikipedia.org/wiki/Ernest_Hemingway#Writing_style" TargetMode="External"/><Relationship Id="rId55" Type="http://schemas.openxmlformats.org/officeDocument/2006/relationships/hyperlink" Target="https://en.wikipedia.org/wiki/Julius_Caesar#Literary_works" TargetMode="External"/><Relationship Id="rId30" Type="http://schemas.openxmlformats.org/officeDocument/2006/relationships/hyperlink" Target="https://github.com/Morrison-Lab/sds" TargetMode="External"/><Relationship Id="rId40" Type="http://schemas.openxmlformats.org/officeDocument/2006/relationships/hyperlink" Target="https://morrison-lab.github.io/lds/chapters/linear-regression.html" TargetMode="External"/><Relationship Id="rId51" Type="http://schemas.openxmlformats.org/officeDocument/2006/relationships/hyperlink" Target="https://www.gutenberg.org/ebooks/37134" TargetMode="External"/><Relationship Id="rId38" Type="http://schemas.openxmlformats.org/officeDocument/2006/relationships/hyperlink" Target="https://www.youtube.com/watch?v=o9hoLdylWKo" TargetMode="External"/><Relationship Id="rId39" Type="http://schemas.openxmlformats.org/officeDocument/2006/relationships/hyperlink" Target="https://www.youtube.com/watch?v=zITIFTsivN8" TargetMode="External"/><Relationship Id="rId46" Type="http://schemas.openxmlformats.org/officeDocument/2006/relationships/hyperlink" Target="inclusive-writing.qmd#keep-a-predictable-structure" TargetMode="External"/><Relationship Id="rId47" Type="http://schemas.openxmlformats.org/officeDocument/2006/relationships/hyperlink" Target="notation.qmd#making-expressions-concise" TargetMode="External"/><Relationship Id="rId18" Type="http://schemas.openxmlformats.org/officeDocument/2006/relationships/hyperlink" Target="teaching.qmd#talk-about-the-ideas-not-the-notes" TargetMode="External"/><Relationship Id="rId45" Type="http://schemas.openxmlformats.org/officeDocument/2006/relationships/hyperlink" Target="word-choice.qmd" TargetMode="External"/><Relationship Id="rId48"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2026-10-28T21:18:32Z</dcterms:created>
  <dcterms:modified xsi:type="dcterms:W3CDTF">2026-10-28T21:18:32Z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14:14:57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