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Make each exercise ask for one thing (Ezra, 2026-10-27).</w:t>
      </w:r>
      <w:r>
        <w:t xml:space="preserve"> </w:t>
      </w:r>
      <w:r>
        <w:t xml:space="preserve">A prompt that says</w:t>
      </w:r>
      <w:r>
        <w:t xml:space="preserve"> </w:t>
      </w:r>
      <w:r>
        <w:t xml:space="preserve">“compute the slope, and compare it with the fitted value”</w:t>
      </w:r>
      <w:r>
        <w:t xml:space="preserve"> </w:t>
      </w:r>
      <w:r>
        <w:t xml:space="preserve"> </w:t>
      </w:r>
      <w:r>
        <w:t xml:space="preserve">asks for two things, so split it into two exercises,</w:t>
      </w:r>
      <w:r>
        <w:t xml:space="preserve"> </w:t>
      </w:r>
      <w:r>
        <w:t xml:space="preserve">each with its own solution.</w:t>
      </w:r>
      <w:r>
        <w:t xml:space="preserve"> </w:t>
      </w:r>
      <w:r>
        <w:t xml:space="preserve">Split a list item or step inside an exercise the same way,</w:t>
      </w:r>
      <w:r>
        <w:t xml:space="preserve"> </w:t>
      </w:r>
      <w:r>
        <w:t xml:space="preserve">into separate exercises.</w:t>
      </w:r>
      <w:r>
        <w:t xml:space="preserve"> </w:t>
      </w:r>
      <w:r>
        <w:t xml:space="preserve">Phrases such as</w:t>
      </w:r>
      <w:r>
        <w:t xml:space="preserve"> </w:t>
      </w:r>
      <w:r>
        <w:t xml:space="preserve">“and then”</w:t>
      </w:r>
      <w:r>
        <w:t xml:space="preserve">,</w:t>
      </w:r>
      <w:r>
        <w:t xml:space="preserve"> </w:t>
      </w:r>
      <w:r>
        <w:t xml:space="preserve">“and also”</w:t>
      </w:r>
      <w:r>
        <w:t xml:space="preserve">, and</w:t>
      </w:r>
      <w:r>
        <w:t xml:space="preserve"> </w:t>
      </w:r>
      <w:r>
        <w:t xml:space="preserve">“and compare”</w:t>
      </w:r>
      <w:r>
        <w:t xml:space="preserve"> </w:t>
      </w:r>
      <w:r>
        <w:t xml:space="preserve">mark a second ask.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  <w:r>
        <w:t xml:space="preserve"> 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8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7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7"/>
    <w:bookmarkEnd w:id="18"/>
    <w:bookmarkStart w:id="19" w:name="Xcb2ea076bd2bdcde187ea355befd37150b69b89"/>
    <w:p>
      <w:pPr>
        <w:pStyle w:val="Heading2"/>
      </w:pPr>
      <w:del w:id="3" w:author="PR Preview" w:date="2026-01-01T00:00:00Z">
        <w:r>
          <w:delText xml:space="preserve">3 Give each defined term its own div</w:delText>
        </w:r>
      </w:del>
    </w:p>
    <w:p>
      <w:pPr>
        <w:pStyle w:val="Heading2"/>
      </w:pPr>
      <w:ins w:id="4" w:author="PR Preview" w:date="2026-01-01T00:00:00Z">
        <w:r>
          <w:t xml:space="preserve">3 Give each question’s answer its own paragraph</w:t>
        </w:r>
      </w:ins>
    </w:p>
    <w:p>
      <w:pPr>
        <w:pStyle w:val="FirstParagraph"/>
      </w:pPr>
      <w:ins w:id="5" w:author="PR Preview" w:date="2026-01-01T00:00:00Z">
        <w:r>
          <w:t xml:space="preserve">When a prompt asks several questions, answer each one in its own paragraph, or in several paragraphs if it needs them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(Ezra, 2026-10-28).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A solution to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“Which model underfits, which overfits most, and which would you choose?”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has one paragraph for the underfitting model, one for the overfitting model and one for the choice.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A reader looking for one answer then finds it without reading the others.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t xml:space="preserve">No automated check enforces this rule, because a script cannot tell how many questions a prompt asks.</w:t>
        </w:r>
      </w:ins>
    </w:p>
    <w:bookmarkEnd w:id="19"/>
    <w:bookmarkStart w:id="22" w:name="give-each-defined-term-its-own-div"/>
    <w:p>
      <w:pPr>
        <w:pStyle w:val="Heading2"/>
      </w:pPr>
      <w:ins w:id="18" w:author="PR Preview" w:date="2026-01-01T00:00:00Z">
        <w:r>
          <w:t xml:space="preserve">4 Give each defined term its own div</w:t>
        </w:r>
      </w:ins>
    </w:p>
    <w:p>
      <w:pPr>
        <w:pStyle w:val="FirstParagraph"/>
      </w:pPr>
      <w:hyperlink r:id="rId20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</w:t>
      </w:r>
      <w:r>
        <w:t xml:space="preserve"> </w:t>
      </w:r>
      <w:hyperlink r:id="rId21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encounters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22"/>
    <w:bookmarkStart w:id="23" w:name="state-the-notation-and-its-alternatives"/>
    <w:p>
      <w:pPr>
        <w:pStyle w:val="Heading2"/>
      </w:pPr>
      <w:del w:id="19" w:author="PR Preview" w:date="2026-01-01T00:00:00Z">
        <w:r>
          <w:delText xml:space="preserve">4 State the notation and its alternatives</w:delText>
        </w:r>
      </w:del>
    </w:p>
    <w:p>
      <w:pPr>
        <w:pStyle w:val="Heading2"/>
      </w:pPr>
      <w:ins w:id="20" w:author="PR Preview" w:date="2026-01-01T00:00:00Z">
        <w:r>
          <w:t xml:space="preserve">5 State the notation and its alternatives</w:t>
        </w:r>
      </w:ins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encounter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3"/>
    <w:bookmarkStart w:id="25" w:name="Xac7e4ead54b12ccf6544491699a177b7d16fa22"/>
    <w:p>
      <w:pPr>
        <w:pStyle w:val="Heading2"/>
      </w:pPr>
      <w:del w:id="21" w:author="PR Preview" w:date="2026-01-01T00:00:00Z">
        <w:r>
          <w:delText xml:space="preserve">5 Lead with the simplest correct form of a definition</w:delText>
        </w:r>
      </w:del>
    </w:p>
    <w:p>
      <w:pPr>
        <w:pStyle w:val="Heading2"/>
      </w:pPr>
      <w:ins w:id="22" w:author="PR Preview" w:date="2026-01-01T00:00:00Z">
        <w:r>
          <w:t xml:space="preserve">6 Lead with the simplest correct form of a definition</w:t>
        </w:r>
      </w:ins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</w:t>
      </w:r>
      <w:r>
        <w:t xml:space="preserve"> </w:t>
      </w:r>
      <w:hyperlink r:id="rId24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5"/>
    <w:bookmarkStart w:id="26" w:name="reuse-one-written-version-of-each-result"/>
    <w:p>
      <w:pPr>
        <w:pStyle w:val="Heading2"/>
      </w:pPr>
      <w:del w:id="23" w:author="PR Preview" w:date="2026-01-01T00:00:00Z">
        <w:r>
          <w:delText xml:space="preserve">6 Reuse one written version of each result</w:delText>
        </w:r>
      </w:del>
    </w:p>
    <w:p>
      <w:pPr>
        <w:pStyle w:val="Heading2"/>
      </w:pPr>
      <w:ins w:id="24" w:author="PR Preview" w:date="2026-01-01T00:00:00Z">
        <w:r>
          <w:t xml:space="preserve">7 Reuse one written version of each result</w:t>
        </w:r>
      </w:ins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6"/>
    <w:bookmarkStart w:id="28" w:name="use-real-data-and-compute-every-number"/>
    <w:p>
      <w:pPr>
        <w:pStyle w:val="Heading2"/>
      </w:pPr>
      <w:del w:id="25" w:author="PR Preview" w:date="2026-01-01T00:00:00Z">
        <w:r>
          <w:delText xml:space="preserve">7 Use real data and compute every number</w:delText>
        </w:r>
      </w:del>
    </w:p>
    <w:p>
      <w:pPr>
        <w:pStyle w:val="Heading2"/>
      </w:pPr>
      <w:ins w:id="26" w:author="PR Preview" w:date="2026-01-01T00:00:00Z">
        <w:r>
          <w:t xml:space="preserve">8 Use real data and compute every number</w:t>
        </w:r>
      </w:ins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7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7"/>
    <w:bookmarkEnd w:id="28"/>
    <w:bookmarkStart w:id="29" w:name="Xa214254a94aa6db868b5b9577007bf4e27699b1"/>
    <w:p>
      <w:pPr>
        <w:pStyle w:val="Heading2"/>
      </w:pPr>
      <w:del w:id="27" w:author="PR Preview" w:date="2026-01-01T00:00:00Z">
        <w:r>
          <w:delText xml:space="preserve">8 Store structured data in structured formats</w:delText>
        </w:r>
      </w:del>
    </w:p>
    <w:p>
      <w:pPr>
        <w:pStyle w:val="Heading2"/>
      </w:pPr>
      <w:ins w:id="28" w:author="PR Preview" w:date="2026-01-01T00:00:00Z">
        <w:r>
          <w:t xml:space="preserve">9 Store structured data in structured formats</w:t>
        </w:r>
      </w:ins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9"/>
    <w:bookmarkStart w:id="35" w:name="show-each-idea-applied-and-in-a-figure"/>
    <w:p>
      <w:pPr>
        <w:pStyle w:val="Heading2"/>
      </w:pPr>
      <w:del w:id="29" w:author="PR Preview" w:date="2026-01-01T00:00:00Z">
        <w:r>
          <w:delText xml:space="preserve">9 Show each idea applied and in a figure</w:delText>
        </w:r>
      </w:del>
    </w:p>
    <w:p>
      <w:pPr>
        <w:pStyle w:val="Heading2"/>
      </w:pPr>
      <w:ins w:id="30" w:author="PR Preview" w:date="2026-01-01T00:00:00Z">
        <w:r>
          <w:t xml:space="preserve">10 Show each idea applied and in a figure</w:t>
        </w:r>
      </w:ins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30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nearly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 figure of its data, model or results (Ezra, 2026-10-23).</w:t>
      </w:r>
      <w:r>
        <w:t xml:space="preserve"> </w:t>
      </w:r>
      <w:r>
        <w:t xml:space="preserve">When an example has no figure, state the reason in that div.</w:t>
      </w:r>
      <w:r>
        <w:t xml:space="preserve"> </w:t>
      </w:r>
      <w:r>
        <w:t xml:space="preserve">Put the figure inside the div,</w:t>
      </w:r>
      <w:r>
        <w:t xml:space="preserve"> </w:t>
      </w:r>
      <w:r>
        <w:t xml:space="preserve">or include a subfile whose name ends in</w:t>
      </w:r>
      <w:r>
        <w:t xml:space="preserve"> </w:t>
      </w:r>
      <w:r>
        <w:rPr>
          <w:rStyle w:val="VerbatimChar"/>
        </w:rPr>
        <w:t xml:space="preserve">_fig</w:t>
      </w:r>
      <w:r>
        <w:t xml:space="preserve"> </w:t>
      </w:r>
      <w:r>
        <w:t xml:space="preserve">inside the div.</w:t>
      </w:r>
      <w:r>
        <w:t xml:space="preserve"> </w:t>
      </w:r>
      <w:r>
        <w:t xml:space="preserve">When an example has nothing to plot, such as a single number,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inside the div,</w:t>
      </w:r>
      <w:r>
        <w:t xml:space="preserve"> </w:t>
      </w:r>
      <w:r>
        <w:t xml:space="preserve">replacing</w:t>
      </w:r>
      <w:r>
        <w:t xml:space="preserve"> </w:t>
      </w:r>
      <w:r>
        <w:rPr>
          <w:rStyle w:val="VerbatimChar"/>
        </w:rPr>
        <w:t xml:space="preserve">reason</w:t>
      </w:r>
      <w:r>
        <w:t xml:space="preserve"> </w:t>
      </w:r>
      <w:r>
        <w:t xml:space="preserve">with why there is nothing to plot.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check-exm-figures</w:t>
      </w:r>
      <w:r>
        <w:t xml:space="preserve"> </w:t>
      </w:r>
      <w:r>
        <w:t xml:space="preserve">workflow in</w:t>
      </w:r>
      <w:r>
        <w:t xml:space="preserve"> </w:t>
      </w:r>
      <w:hyperlink r:id="rId31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example that has no figure and no</w:t>
      </w:r>
      <w:r>
        <w:t xml:space="preserve"> </w:t>
      </w:r>
      <w:r>
        <w:rPr>
          <w:rStyle w:val="VerbatimChar"/>
        </w:rPr>
        <w:t xml:space="preserve">no-figure</w:t>
      </w:r>
      <w:r>
        <w:t xml:space="preserve"> </w:t>
      </w:r>
      <w:r>
        <w:t xml:space="preserve">comment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gha#1193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div whose title mentions visualization</w:t>
      </w:r>
      <w:r>
        <w:t xml:space="preserve"> </w:t>
      </w:r>
      <w:r>
        <w:t xml:space="preserve">(</w:t>
      </w:r>
      <w:r>
        <w:rPr>
          <w:i/>
          <w:iCs/>
        </w:rPr>
        <w:t xml:space="preserve">visualize</w:t>
      </w:r>
      <w:r>
        <w:t xml:space="preserve">,</w:t>
      </w:r>
      <w:r>
        <w:t xml:space="preserve"> </w:t>
      </w:r>
      <w:r>
        <w:rPr>
          <w:i/>
          <w:iCs/>
        </w:rPr>
        <w:t xml:space="preserve">visualizing</w:t>
      </w:r>
      <w:r>
        <w:t xml:space="preserve">,</w:t>
      </w:r>
      <w:r>
        <w:t xml:space="preserve"> </w:t>
      </w:r>
      <w:r>
        <w:rPr>
          <w:i/>
          <w:iCs/>
        </w:rPr>
        <w:t xml:space="preserve">visualization</w:t>
      </w:r>
      <w:r>
        <w:t xml:space="preserve">) a corresponding figure (Ezra, 2026-10-26).</w:t>
      </w:r>
      <w:r>
        <w:t xml:space="preserve"> </w:t>
      </w:r>
      <w:r>
        <w:t xml:space="preserve">For an exercise, the figure may sit in the exercise or in its solution.</w:t>
      </w:r>
      <w:r>
        <w:t xml:space="preserve"> </w:t>
      </w:r>
      <w:r>
        <w:t xml:space="preserve">The rule also covers any div that asks for a picture:</w:t>
      </w:r>
      <w:r>
        <w:t xml:space="preserve"> </w:t>
      </w:r>
      <w:r>
        <w:t xml:space="preserve">a title or an exercise prompt that says</w:t>
      </w:r>
      <w:r>
        <w:t xml:space="preserve"> </w:t>
      </w:r>
      <w:r>
        <w:rPr>
          <w:i/>
          <w:iCs/>
        </w:rPr>
        <w:t xml:space="preserve">plot</w:t>
      </w:r>
      <w:r>
        <w:t xml:space="preserve">,</w:t>
      </w:r>
      <w:r>
        <w:t xml:space="preserve"> </w:t>
      </w:r>
      <w:r>
        <w:rPr>
          <w:i/>
          <w:iCs/>
        </w:rPr>
        <w:t xml:space="preserve">sketch</w:t>
      </w:r>
      <w:r>
        <w:t xml:space="preserve">,</w:t>
      </w:r>
      <w:r>
        <w:t xml:space="preserve"> </w:t>
      </w:r>
      <w:r>
        <w:rPr>
          <w:i/>
          <w:iCs/>
        </w:rPr>
        <w:t xml:space="preserve">draw</w:t>
      </w:r>
      <w:r>
        <w:t xml:space="preserve">,</w:t>
      </w:r>
      <w:r>
        <w:t xml:space="preserve"> </w:t>
      </w:r>
      <w:r>
        <w:rPr>
          <w:i/>
          <w:iCs/>
        </w:rPr>
        <w:t xml:space="preserve">diagram</w:t>
      </w:r>
      <w:r>
        <w:t xml:space="preserve">, or</w:t>
      </w:r>
      <w:r>
        <w:t xml:space="preserve"> </w:t>
      </w:r>
      <w:r>
        <w:rPr>
          <w:i/>
          <w:iCs/>
        </w:rPr>
        <w:t xml:space="preserve">contour</w:t>
      </w:r>
      <w:r>
        <w:t xml:space="preserve"> </w:t>
      </w:r>
      <w:r>
        <w:t xml:space="preserve">(in any inflection, such as</w:t>
      </w:r>
      <w:r>
        <w:t xml:space="preserve"> </w:t>
      </w:r>
      <w:r>
        <w:rPr>
          <w:i/>
          <w:iCs/>
        </w:rPr>
        <w:t xml:space="preserve">plotting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sketching</w:t>
      </w:r>
      <w:r>
        <w:t xml:space="preserve">),</w:t>
      </w:r>
      <w:r>
        <w:t xml:space="preserve"> </w:t>
      </w:r>
      <w:r>
        <w:t xml:space="preserve">or that asks the reader to mark points on a surface.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check-visualization-figures</w:t>
      </w:r>
      <w:r>
        <w:t xml:space="preserve"> </w:t>
      </w:r>
      <w:r>
        <w:t xml:space="preserve">workflow in</w:t>
      </w:r>
      <w:r>
        <w:t xml:space="preserve"> </w:t>
      </w:r>
      <w:hyperlink r:id="rId31">
        <w:r>
          <w:rPr>
            <w:rStyle w:val="VerbatimChar"/>
          </w:rPr>
          <w:t xml:space="preserve">gha</w:t>
        </w:r>
      </w:hyperlink>
      <w:r>
        <w:t xml:space="preserve"> </w:t>
      </w:r>
      <w:r>
        <w:t xml:space="preserve">reports, in a pull request, each such div that has no figure in it or in its solution,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&lt;!-- no-figure: reason --&gt;</w:t>
      </w:r>
      <w:r>
        <w:t xml:space="preserve"> </w:t>
      </w:r>
      <w:r>
        <w:t xml:space="preserve">comment inside the div suppresses that report,</w:t>
      </w:r>
      <w:r>
        <w:t xml:space="preserve"> </w:t>
      </w:r>
      <w:r>
        <w:t xml:space="preserve">as it does for an example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gha#1262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encounters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34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35"/>
    <w:bookmarkStart w:id="37" w:name="X7f95f8ec3b796fc99108c37bb45d62741b824c4"/>
    <w:p>
      <w:pPr>
        <w:pStyle w:val="Heading2"/>
      </w:pPr>
      <w:del w:id="31" w:author="PR Preview" w:date="2026-01-01T00:00:00Z">
        <w:r>
          <w:delText xml:space="preserve">10 Follow every example with an exercise and solution</w:delText>
        </w:r>
      </w:del>
    </w:p>
    <w:p>
      <w:pPr>
        <w:pStyle w:val="Heading2"/>
      </w:pPr>
      <w:ins w:id="32" w:author="PR Preview" w:date="2026-01-01T00:00:00Z">
        <w:r>
          <w:t xml:space="preserve">11 Follow every example with an exercise and solution</w:t>
        </w:r>
      </w:ins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20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36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36"/>
    <w:bookmarkEnd w:id="37"/>
    <w:bookmarkStart w:id="41" w:name="Xf27331f4c36c8d578e5fa29a37312484cc3343a"/>
    <w:p>
      <w:pPr>
        <w:pStyle w:val="Heading2"/>
      </w:pPr>
      <w:del w:id="33" w:author="PR Preview" w:date="2026-01-01T00:00:00Z">
        <w:r>
          <w:delText xml:space="preserve">11 Write labs for both languages and any computer</w:delText>
        </w:r>
      </w:del>
    </w:p>
    <w:p>
      <w:pPr>
        <w:pStyle w:val="Heading2"/>
      </w:pPr>
      <w:ins w:id="34" w:author="PR Preview" w:date="2026-01-01T00:00:00Z">
        <w:r>
          <w:t xml:space="preserve">12 Write labs for both languages and any computer</w:t>
        </w:r>
      </w:ins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8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9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40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41"/>
    <w:bookmarkStart w:id="42" w:name="Xf53ecb3398b87b82ffd1a126dd02e87a65bb694"/>
    <w:p>
      <w:pPr>
        <w:pStyle w:val="Heading2"/>
      </w:pPr>
      <w:del w:id="35" w:author="PR Preview" w:date="2026-01-01T00:00:00Z">
        <w:r>
          <w:delText xml:space="preserve">12 Keep each step’s code in one chunk, and put parallel chunks in a language tabset</w:delText>
        </w:r>
      </w:del>
    </w:p>
    <w:p>
      <w:pPr>
        <w:pStyle w:val="Heading2"/>
      </w:pPr>
      <w:ins w:id="36" w:author="PR Preview" w:date="2026-01-01T00:00:00Z">
        <w:r>
          <w:t xml:space="preserve">13 Keep each step’s code in one chunk, and put parallel chunks in a language tabset</w:t>
        </w:r>
      </w:ins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09"/>
        </w:numPr>
      </w:pPr>
      <w:r>
        <w:t xml:space="preserve">Put parallel versions of one computation in one language tabset, never one chunk after another.</w:t>
      </w:r>
      <w:r>
        <w:t xml:space="preserve"> </w:t>
      </w:r>
      <w:r>
        <w:t xml:space="preserve">A reader should see one language at a time.</w:t>
      </w:r>
    </w:p>
    <w:p>
      <w:pPr>
        <w:pStyle w:val="Compact"/>
        <w:numPr>
          <w:ilvl w:val="0"/>
          <w:numId w:val="1009"/>
        </w:numPr>
      </w:pPr>
      <w:r>
        <w:t xml:space="preserve">Write one chunk for each step of the computation.</w:t>
      </w:r>
      <w:r>
        <w:t xml:space="preserve"> </w:t>
      </w:r>
      <w:r>
        <w:t xml:space="preserve">A figure’s code is one chunk, even when it takes ten lines.</w:t>
      </w:r>
    </w:p>
    <w:p>
      <w:pPr>
        <w:pStyle w:val="Compact"/>
        <w:numPr>
          <w:ilvl w:val="0"/>
          <w:numId w:val="1009"/>
        </w:numPr>
      </w:pPr>
      <w:r>
        <w:t xml:space="preserve">Split a chunk only for a reason that the reader can see: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Own label or options</w:t>
      </w:r>
      <w:r>
        <w:t xml:space="preserve">: the second part needs its own label, caption or chunk options.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Separate output</w:t>
      </w:r>
      <w:r>
        <w:t xml:space="preserve">: the second part shows output that the first part should not.</w:t>
      </w:r>
    </w:p>
    <w:p>
      <w:pPr>
        <w:pStyle w:val="Compact"/>
        <w:numPr>
          <w:ilvl w:val="1"/>
          <w:numId w:val="1010"/>
        </w:numPr>
      </w:pPr>
      <w:r>
        <w:rPr>
          <w:b/>
          <w:bCs/>
        </w:rPr>
        <w:t xml:space="preserve">Dependent prose</w:t>
      </w:r>
      <w:r>
        <w:t xml:space="preserve">: prose between the parts needs the first part’s output.</w:t>
      </w:r>
    </w:p>
    <w:p>
      <w:pPr>
        <w:pStyle w:val="Compact"/>
        <w:numPr>
          <w:ilvl w:val="0"/>
          <w:numId w:val="1009"/>
        </w:numPr>
      </w:pPr>
      <w:r>
        <w:t xml:space="preserve">Do not split a chunk to name its parts, or to keep it short.</w:t>
      </w:r>
      <w:r>
        <w:t xml:space="preserve"> </w:t>
      </w:r>
      <w:r>
        <w:t xml:space="preserve">Comments name the parts</w:t>
      </w:r>
      <w:r>
        <w:t xml:space="preserve"> </w:t>
      </w:r>
      <w:r>
        <w:t xml:space="preserve">(see</w:t>
      </w:r>
      <w:r>
        <w:t xml:space="preserve"> </w:t>
      </w:r>
      <w:hyperlink w:anchor="X7c0de8eaf50a5b2644eabf66f1f9b734b8a4a71">
        <w:r>
          <w:rPr>
            <w:rStyle w:val="Hyperlink"/>
          </w:rPr>
          <w:t xml:space="preserve">Comment every code chunk to say what and why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Give a chunk that only stores values for later code or inline code</w:t>
      </w:r>
      <w:r>
        <w:t xml:space="preserve"> </w:t>
      </w:r>
      <w:r>
        <w:rPr>
          <w:rStyle w:val="VerbatimChar"/>
        </w:rPr>
        <w:t xml:space="preserve">#| include: false</w:t>
      </w:r>
      <w:r>
        <w:t xml:space="preserve">.</w:t>
      </w:r>
      <w:r>
        <w:t xml:space="preserve"> </w:t>
      </w:r>
      <w:r>
        <w:t xml:space="preserve">When the chunk that computes those values is already hidden, merge the storing code into that chunk.</w:t>
      </w:r>
    </w:p>
    <w:p>
      <w:pPr>
        <w:pStyle w:val="Compact"/>
        <w:numPr>
          <w:ilvl w:val="0"/>
          <w:numId w:val="1009"/>
        </w:numPr>
      </w:pPr>
      <w:r>
        <w:t xml:space="preserve">Check for output that splits a chunk without a reason.</w:t>
      </w:r>
      <w:r>
        <w:t xml:space="preserve"> </w:t>
      </w:r>
      <w:r>
        <w:t xml:space="preserve">In Python, reticulate prints the value of each top-level call that returns something other than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and shows the chunk as one code block per printed value,</w:t>
      </w:r>
      <w:r>
        <w:t xml:space="preserve"> </w:t>
      </w:r>
      <w:r>
        <w:t xml:space="preserve">such as a</w:t>
      </w:r>
      <w:r>
        <w:t xml:space="preserve"> </w:t>
      </w:r>
      <w:r>
        <w:rPr>
          <w:rStyle w:val="VerbatimChar"/>
        </w:rPr>
        <w:t xml:space="preserve">&lt;matplotlib.lines.Line2D object at 0x...&gt;</w:t>
      </w:r>
      <w:r>
        <w:t xml:space="preserve"> </w:t>
      </w:r>
      <w:r>
        <w:t xml:space="preserve">line after every</w:t>
      </w:r>
      <w:r>
        <w:t xml:space="preserve"> </w:t>
      </w:r>
      <w:r>
        <w:rPr>
          <w:rStyle w:val="VerbatimChar"/>
        </w:rPr>
        <w:t xml:space="preserve">ax.plot(...)</w:t>
      </w:r>
      <w:r>
        <w:t xml:space="preserve">.</w:t>
      </w:r>
      <w:r>
        <w:t xml:space="preserve"> </w:t>
      </w:r>
      <w:r>
        <w:t xml:space="preserve">End each such call with a semicolon, or assign its value.</w:t>
      </w:r>
    </w:p>
    <w:bookmarkEnd w:id="42"/>
    <w:bookmarkStart w:id="51" w:name="present-r-results-with-modern-packages"/>
    <w:p>
      <w:pPr>
        <w:pStyle w:val="Heading2"/>
      </w:pPr>
      <w:del w:id="37" w:author="PR Preview" w:date="2026-01-01T00:00:00Z">
        <w:r>
          <w:delText xml:space="preserve">13 Present R results with modern packages</w:delText>
        </w:r>
      </w:del>
    </w:p>
    <w:p>
      <w:pPr>
        <w:pStyle w:val="Heading2"/>
      </w:pPr>
      <w:ins w:id="38" w:author="PR Preview" w:date="2026-01-01T00:00:00Z">
        <w:r>
          <w:t xml:space="preserve">14 Present R results with modern packages</w:t>
        </w:r>
      </w:ins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1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11"/>
        </w:numPr>
      </w:pPr>
      <w:r>
        <w:t xml:space="preserve">Show coefficient tables with</w:t>
      </w:r>
      <w:r>
        <w:t xml:space="preserve"> </w:t>
      </w:r>
      <w:hyperlink r:id="rId43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44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11"/>
        </w:numPr>
      </w:pPr>
      <w:r>
        <w:t xml:space="preserve">Draw figures with</w:t>
      </w:r>
      <w:r>
        <w:t xml:space="preserve"> </w:t>
      </w:r>
      <w:hyperlink r:id="rId45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Draw model plots with packages built on ggplot2:</w:t>
      </w:r>
      <w:r>
        <w:t xml:space="preserve"> </w:t>
      </w:r>
      <w:hyperlink r:id="rId46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47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8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11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9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Ezra’s</w:t>
      </w:r>
      <w:r>
        <w:t xml:space="preserve"> </w:t>
      </w:r>
      <w:hyperlink r:id="rId50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51"/>
    <w:bookmarkStart w:id="55" w:name="manipulate-data-with-dplyr-not-base-r"/>
    <w:p>
      <w:pPr>
        <w:pStyle w:val="Heading2"/>
      </w:pPr>
      <w:del w:id="39" w:author="PR Preview" w:date="2026-01-01T00:00:00Z">
        <w:r>
          <w:delText xml:space="preserve">14 Manipulate data with dplyr, not base R</w:delText>
        </w:r>
      </w:del>
    </w:p>
    <w:p>
      <w:pPr>
        <w:pStyle w:val="Heading2"/>
      </w:pPr>
      <w:ins w:id="40" w:author="PR Preview" w:date="2026-01-01T00:00:00Z">
        <w:r>
          <w:t xml:space="preserve">15 Manipulate data with dplyr, not base R</w:t>
        </w:r>
      </w:ins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2"/>
        </w:numPr>
      </w:pPr>
      <w:r>
        <w:t xml:space="preserve">Select columns with</w:t>
      </w:r>
      <w:r>
        <w:t xml:space="preserve"> </w:t>
      </w:r>
      <w:hyperlink r:id="rId52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Drop rows with missing values with</w:t>
      </w:r>
      <w:r>
        <w:t xml:space="preserve"> </w:t>
      </w:r>
      <w:hyperlink r:id="rId53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Build data frames with</w:t>
      </w:r>
      <w:r>
        <w:t xml:space="preserve"> </w:t>
      </w:r>
      <w:hyperlink r:id="rId54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Do not nest function calls.</w:t>
      </w:r>
      <w:r>
        <w:t xml:space="preserve"> 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2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55"/>
    <w:bookmarkStart w:id="57" w:name="X2bc6121e3a2f39a37d8a6591d77df16bd22bd0b"/>
    <w:p>
      <w:pPr>
        <w:pStyle w:val="Heading2"/>
      </w:pPr>
      <w:del w:id="41" w:author="PR Preview" w:date="2026-01-01T00:00:00Z">
        <w:r>
          <w:delText xml:space="preserve">15 Include code from files instead of copying it</w:delText>
        </w:r>
      </w:del>
    </w:p>
    <w:p>
      <w:pPr>
        <w:pStyle w:val="Heading2"/>
      </w:pPr>
      <w:ins w:id="42" w:author="PR Preview" w:date="2026-01-01T00:00:00Z">
        <w:r>
          <w:t xml:space="preserve">16 Include code from files instead of copying it</w:t>
        </w:r>
      </w:ins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3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56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3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57"/>
    <w:bookmarkStart w:id="58" w:name="X7c0de8eaf50a5b2644eabf66f1f9b734b8a4a71"/>
    <w:p>
      <w:pPr>
        <w:pStyle w:val="Heading2"/>
      </w:pPr>
      <w:del w:id="43" w:author="PR Preview" w:date="2026-01-01T00:00:00Z">
        <w:r>
          <w:delText xml:space="preserve">16 Comment every code chunk to say what and why</w:delText>
        </w:r>
      </w:del>
    </w:p>
    <w:p>
      <w:pPr>
        <w:pStyle w:val="Heading2"/>
      </w:pPr>
      <w:ins w:id="44" w:author="PR Preview" w:date="2026-01-01T00:00:00Z">
        <w:r>
          <w:t xml:space="preserve">17 Comment every code chunk to say what and why</w:t>
        </w:r>
      </w:ins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4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4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4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8"/>
    <w:bookmarkStart w:id="59" w:name="X94063c6448bea82c8f1e8d367c642bbe2eda89b"/>
    <w:p>
      <w:pPr>
        <w:pStyle w:val="Heading2"/>
      </w:pPr>
      <w:del w:id="45" w:author="PR Preview" w:date="2026-01-01T00:00:00Z">
        <w:r>
          <w:delText xml:space="preserve">17 Set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rPr>
            <w:rStyle w:val="VerbatimChar"/>
          </w:rPr>
          <w:delText xml:space="preserve">code-fold</w:delText>
        </w:r>
      </w:del>
      <w:del w:id="48" w:author="PR Preview" w:date="2026-01-01T00:00:00Z">
        <w:r>
          <w:delText xml:space="preserve"> </w:delText>
        </w:r>
      </w:del>
      <w:del w:id="49" w:author="PR Preview" w:date="2026-01-01T00:00:00Z">
        <w:r>
          <w:delText xml:space="preserve">by what the code does and whether the prose mentions it</w:delText>
        </w:r>
      </w:del>
    </w:p>
    <w:p>
      <w:pPr>
        <w:pStyle w:val="Heading2"/>
      </w:pPr>
      <w:ins w:id="50" w:author="PR Preview" w:date="2026-01-01T00:00:00Z">
        <w:r>
          <w:t xml:space="preserve">18 Set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rPr>
            <w:rStyle w:val="VerbatimChar"/>
          </w:rPr>
          <w:t xml:space="preserve">code-fold</w:t>
        </w:r>
      </w:ins>
      <w:ins w:id="53" w:author="PR Preview" w:date="2026-01-01T00:00:00Z">
        <w:r>
          <w:t xml:space="preserve"> </w:t>
        </w:r>
      </w:ins>
      <w:ins w:id="54" w:author="PR Preview" w:date="2026-01-01T00:00:00Z">
        <w:r>
          <w:t xml:space="preserve">by what the code does and whether the prose mentions it</w:t>
        </w:r>
      </w:ins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5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9"/>
    <w:bookmarkStart w:id="60" w:name="Xffa5a3357c8672d830c88e1e58a0ef107550647"/>
    <w:p>
      <w:pPr>
        <w:pStyle w:val="Heading2"/>
      </w:pPr>
      <w:del w:id="55" w:author="PR Preview" w:date="2026-01-01T00:00:00Z">
        <w:r>
          <w:delText xml:space="preserve">18 Introduce every function in a programming primer</w:delText>
        </w:r>
      </w:del>
    </w:p>
    <w:p>
      <w:pPr>
        <w:pStyle w:val="Heading2"/>
      </w:pPr>
      <w:ins w:id="56" w:author="PR Preview" w:date="2026-01-01T00:00:00Z">
        <w:r>
          <w:t xml:space="preserve">19 Introduce every function in a programming primer</w:t>
        </w:r>
      </w:ins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6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 </w:t>
      </w:r>
      <w:r>
        <w:t xml:space="preserve">A student encounters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6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  <w:r>
        <w:t xml:space="preserve"> </w:t>
      </w:r>
    </w:p>
    <w:p>
      <w:pPr>
        <w:pStyle w:val="Compact"/>
        <w:numPr>
          <w:ilvl w:val="0"/>
          <w:numId w:val="1016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6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60"/>
    <w:bookmarkStart w:id="61" w:name="make-figures-accessible"/>
    <w:p>
      <w:pPr>
        <w:pStyle w:val="Heading2"/>
      </w:pPr>
      <w:del w:id="57" w:author="PR Preview" w:date="2026-01-01T00:00:00Z">
        <w:r>
          <w:delText xml:space="preserve">19 Make figures accessible</w:delText>
        </w:r>
      </w:del>
    </w:p>
    <w:p>
      <w:pPr>
        <w:pStyle w:val="Heading2"/>
      </w:pPr>
      <w:ins w:id="58" w:author="PR Preview" w:date="2026-01-01T00:00:00Z">
        <w:r>
          <w:t xml:space="preserve">20 Make figures accessible</w:t>
        </w:r>
      </w:ins>
    </w:p>
    <w:p>
      <w:pPr>
        <w:pStyle w:val="Compact"/>
        <w:numPr>
          <w:ilvl w:val="0"/>
          <w:numId w:val="1017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7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7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61"/>
    <w:bookmarkStart w:id="63" w:name="structure-slides-for-the-reader"/>
    <w:p>
      <w:pPr>
        <w:pStyle w:val="Heading2"/>
      </w:pPr>
      <w:del w:id="59" w:author="PR Preview" w:date="2026-01-01T00:00:00Z">
        <w:r>
          <w:delText xml:space="preserve">20 Structure slides for the reader</w:delText>
        </w:r>
      </w:del>
    </w:p>
    <w:p>
      <w:pPr>
        <w:pStyle w:val="Heading2"/>
      </w:pPr>
      <w:ins w:id="60" w:author="PR Preview" w:date="2026-01-01T00:00:00Z">
        <w:r>
          <w:t xml:space="preserve">21 Structure slides for the reader</w:t>
        </w:r>
      </w:ins>
    </w:p>
    <w:p>
      <w:pPr>
        <w:pStyle w:val="Compact"/>
        <w:numPr>
          <w:ilvl w:val="0"/>
          <w:numId w:val="1018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8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62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8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8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8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8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8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63"/>
    <w:bookmarkStart w:id="65" w:name="X5f21f12cbfc4e3df5e838110af4e52db506fec1"/>
    <w:p>
      <w:pPr>
        <w:pStyle w:val="Heading2"/>
      </w:pPr>
      <w:del w:id="61" w:author="PR Preview" w:date="2026-01-01T00:00:00Z">
        <w:r>
          <w:delText xml:space="preserve">21 Give each concept in a note sheet its own row</w:delText>
        </w:r>
      </w:del>
    </w:p>
    <w:p>
      <w:pPr>
        <w:pStyle w:val="Heading2"/>
      </w:pPr>
      <w:ins w:id="62" w:author="PR Preview" w:date="2026-01-01T00:00:00Z">
        <w:r>
          <w:t xml:space="preserve">22 Give each concept in a note sheet its own row</w:t>
        </w:r>
      </w:ins>
    </w:p>
    <w:p>
      <w:pPr>
        <w:pStyle w:val="FirstParagraph"/>
      </w:pPr>
      <w:r>
        <w:t xml:space="preserve">A note sheet is a reference table of formulas with brief labels and no prose.</w:t>
      </w:r>
      <w:r>
        <w:t xml:space="preserve"> </w:t>
      </w:r>
      <w:r>
        <w:t xml:space="preserve">This is one case of</w:t>
      </w:r>
      <w:r>
        <w:t xml:space="preserve"> </w:t>
      </w:r>
      <w:hyperlink w:anchor="Xb68f5757ebba706c680e7c5ed557ac14973d7af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  <w:r>
        <w:t xml:space="preserve"> </w:t>
      </w:r>
      <w:r>
        <w:t xml:space="preserve">Give each concept its own row.</w:t>
      </w:r>
      <w:r>
        <w:t xml:space="preserve"> </w:t>
      </w:r>
      <w:r>
        <w:t xml:space="preserve">A row holds one formula and one short label.</w:t>
      </w:r>
    </w:p>
    <w:p>
      <w:pPr>
        <w:pStyle w:val="Compact"/>
        <w:numPr>
          <w:ilvl w:val="0"/>
          <w:numId w:val="1019"/>
        </w:numPr>
      </w:pPr>
      <w:r>
        <w:t xml:space="preserve">Never put two definitions in one row.</w:t>
      </w:r>
    </w:p>
    <w:p>
      <w:pPr>
        <w:pStyle w:val="Compact"/>
        <w:numPr>
          <w:ilvl w:val="0"/>
          <w:numId w:val="1019"/>
        </w:numPr>
      </w:pPr>
      <w:r>
        <w:t xml:space="preserve">Never merge rows to save space.</w:t>
      </w:r>
      <w:r>
        <w:t xml:space="preserve"> </w:t>
      </w:r>
      <w:r>
        <w:t xml:space="preserve">Find the room another way, such as a smaller table font or a second table beside the first.</w:t>
      </w:r>
    </w:p>
    <w:p>
      <w:pPr>
        <w:pStyle w:val="Compact"/>
        <w:numPr>
          <w:ilvl w:val="0"/>
          <w:numId w:val="1019"/>
        </w:numPr>
      </w:pPr>
      <w:r>
        <w:t xml:space="preserve">Never put notation or assumptions inside a label.</w:t>
      </w:r>
      <w:r>
        <w:t xml:space="preserve"> </w:t>
      </w:r>
      <w:r>
        <w:t xml:space="preserve">Give each assumption its own row, and state the notation once in its own row.</w:t>
      </w:r>
    </w:p>
    <w:p>
      <w:pPr>
        <w:pStyle w:val="Compact"/>
        <w:numPr>
          <w:ilvl w:val="0"/>
          <w:numId w:val="1019"/>
        </w:numPr>
      </w:pPr>
      <w:r>
        <w:t xml:space="preserve">Write each formula in its most compact form,</w:t>
      </w:r>
      <w:r>
        <w:t xml:space="preserve"> </w:t>
      </w:r>
      <w:r>
        <w:t xml:space="preserve">built from pieces that have their own rows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FirstParagraph"/>
      </w:pPr>
      <w:r>
        <w:t xml:space="preserve">The same rule applies to every other reference table, such as a table of notation.</w:t>
      </w:r>
    </w:p>
    <w:bookmarkStart w:id="64" w:name="exm-note-sheet-rows"/>
    <w:p>
      <w:pPr>
        <w:pStyle w:val="BodyText"/>
      </w:pPr>
      <w:r>
        <w:rPr>
          <w:b/>
          <w:bCs/>
        </w:rPr>
        <w:t xml:space="preserve">Example 5 (Splitting a merged row)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Row:</w:t>
      </w:r>
      <w:r>
        <w:t xml:space="preserve"> </w:t>
      </w:r>
      <w:r>
        <w:rPr>
          <w:rStyle w:val="VerbatimChar"/>
        </w:rPr>
        <w:t xml:space="preserve">Dot product, sample mean</w:t>
      </w:r>
      <w:r>
        <w:t xml:space="preserve">, with both formulas in one cell.</w:t>
      </w:r>
    </w:p>
    <w:p>
      <w:pPr>
        <w:pStyle w:val="BlockText"/>
      </w:pPr>
      <w:r>
        <w:t xml:space="preserve">✅ Rows:</w:t>
      </w:r>
      <w:r>
        <w:t xml:space="preserve"> </w:t>
      </w:r>
      <w:r>
        <w:rPr>
          <w:rStyle w:val="VerbatimChar"/>
        </w:rPr>
        <w:t xml:space="preserve">Dot product</w:t>
      </w:r>
      <w:r>
        <w:t xml:space="preserve"> </w:t>
      </w:r>
      <w:r>
        <w:t xml:space="preserve">with its formula, then</w:t>
      </w:r>
      <w:r>
        <w:t xml:space="preserve"> </w:t>
      </w:r>
      <w:r>
        <w:rPr>
          <w:rStyle w:val="VerbatimChar"/>
        </w:rPr>
        <w:t xml:space="preserve">Sample mean</w:t>
      </w:r>
      <w:r>
        <w:t xml:space="preserve"> </w:t>
      </w:r>
      <w:r>
        <w:t xml:space="preserve">with its formula.</w:t>
      </w:r>
    </w:p>
    <w:p>
      <w:pPr>
        <w:pStyle w:val="FirstParagraph"/>
      </w:pPr>
      <w:r>
        <w:t xml:space="preserve">The ❌ row makes the reader find where one concept ends and the next begins.</w:t>
      </w:r>
      <w:r>
        <w:t xml:space="preserve"> </w:t>
      </w:r>
      <w:r>
        <w:t xml:space="preserve">The ✅ rows let the reader find one formula by one label.</w:t>
      </w:r>
    </w:p>
    <w:bookmarkEnd w:id="64"/>
    <w:bookmarkEnd w:id="65"/>
    <w:bookmarkStart w:id="66" w:name="talk-about-the-ideas-not-the-notes"/>
    <w:p>
      <w:pPr>
        <w:pStyle w:val="Heading2"/>
      </w:pPr>
      <w:del w:id="63" w:author="PR Preview" w:date="2026-01-01T00:00:00Z">
        <w:r>
          <w:delText xml:space="preserve">22 Talk about the ideas, not the notes</w:delText>
        </w:r>
      </w:del>
    </w:p>
    <w:p>
      <w:pPr>
        <w:pStyle w:val="Heading2"/>
      </w:pPr>
      <w:ins w:id="64" w:author="PR Preview" w:date="2026-01-01T00:00:00Z">
        <w:r>
          <w:t xml:space="preserve">23 Talk about the ideas, not the notes</w:t>
        </w:r>
      </w:ins>
    </w:p>
    <w:p>
      <w:pPr>
        <w:pStyle w:val="FirstParagraph"/>
      </w:pPr>
      <w:r>
        <w:t xml:space="preserve">When a</w:t>
      </w:r>
      <w:r>
        <w:t xml:space="preserve"> </w:t>
      </w:r>
      <w:hyperlink r:id="rId16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20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20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66"/>
    <w:bookmarkStart w:id="68" w:name="write-grading-rubrics-as-checklists"/>
    <w:p>
      <w:pPr>
        <w:pStyle w:val="Heading2"/>
      </w:pPr>
      <w:del w:id="65" w:author="PR Preview" w:date="2026-01-01T00:00:00Z">
        <w:r>
          <w:delText xml:space="preserve">23 Write grading rubrics as checklists</w:delText>
        </w:r>
      </w:del>
    </w:p>
    <w:p>
      <w:pPr>
        <w:pStyle w:val="Heading2"/>
      </w:pPr>
      <w:ins w:id="66" w:author="PR Preview" w:date="2026-01-01T00:00:00Z">
        <w:r>
          <w:t xml:space="preserve">24 Write grading rubrics as checklists</w:t>
        </w:r>
      </w:ins>
    </w:p>
    <w:p>
      <w:pPr>
        <w:pStyle w:val="FirstParagraph"/>
      </w:pPr>
      <w:r>
        <w:t xml:space="preserve">Structure the rubric for most STEM questions as a checklist</w:t>
      </w:r>
      <w:r>
        <w:t xml:space="preserve"> </w:t>
      </w:r>
      <w:r>
        <w:t xml:space="preserve">(Ezra, 2026-10-26).</w:t>
      </w:r>
      <w:r>
        <w:t xml:space="preserve"> </w:t>
      </w:r>
      <w:r>
        <w:t xml:space="preserve">A grader then marks each item as earned or not,</w:t>
      </w:r>
      <w:r>
        <w:t xml:space="preserve"> </w:t>
      </w:r>
      <w:r>
        <w:t xml:space="preserve">and the points are the sum of the earned items.</w:t>
      </w:r>
      <w:r>
        <w:t xml:space="preserve"> </w:t>
      </w:r>
      <w:r>
        <w:t xml:space="preserve">A rubric written as a paragraph makes the grader reconstruct the items,</w:t>
      </w:r>
      <w:r>
        <w:t xml:space="preserve"> </w:t>
      </w:r>
      <w:r>
        <w:t xml:space="preserve">and two graders reconstruct different items.</w:t>
      </w:r>
    </w:p>
    <w:p>
      <w:pPr>
        <w:pStyle w:val="Compact"/>
        <w:numPr>
          <w:ilvl w:val="0"/>
          <w:numId w:val="1021"/>
        </w:numPr>
      </w:pPr>
      <w:r>
        <w:t xml:space="preserve">Write one checklist item per observable criterion,</w:t>
      </w:r>
      <w:r>
        <w:t xml:space="preserve"> </w:t>
      </w:r>
      <w:r>
        <w:t xml:space="preserve">and put its points first.</w:t>
      </w:r>
    </w:p>
    <w:p>
      <w:pPr>
        <w:pStyle w:val="Compact"/>
        <w:numPr>
          <w:ilvl w:val="0"/>
          <w:numId w:val="1021"/>
        </w:numPr>
      </w:pPr>
      <w:r>
        <w:t xml:space="preserve">Make the points of the items sum to the question’s points,</w:t>
      </w:r>
      <w:r>
        <w:t xml:space="preserve"> </w:t>
      </w:r>
      <w:r>
        <w:t xml:space="preserve">and state that total in the line that introduces the checklist.</w:t>
      </w:r>
    </w:p>
    <w:p>
      <w:pPr>
        <w:pStyle w:val="Compact"/>
        <w:numPr>
          <w:ilvl w:val="0"/>
          <w:numId w:val="1021"/>
        </w:numPr>
      </w:pPr>
      <w:r>
        <w:t xml:space="preserve">Write each item so that it is either met or not met.</w:t>
      </w:r>
      <w:r>
        <w:t xml:space="preserve"> </w:t>
      </w:r>
      <w:r>
        <w:t xml:space="preserve">Name the answer or the evidence that meets the criterion, as in</w:t>
      </w:r>
      <w:r>
        <w:t xml:space="preserve"> </w:t>
      </w:r>
      <w:r>
        <w:t xml:space="preserve">“cites the gap between training and CV MSE”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List an acceptable alternative answer as a sub-bullet without points</w:t>
      </w:r>
      <w:r>
        <w:t xml:space="preserve"> </w:t>
      </w:r>
      <w:r>
        <w:t xml:space="preserve">under the item it also satisfies,</w:t>
      </w:r>
      <w:r>
        <w:t xml:space="preserve"> </w:t>
      </w:r>
      <w:r>
        <w:t xml:space="preserve">so the items still sum to the question’s points.</w:t>
      </w:r>
      <w:r>
        <w:t xml:space="preserve"> </w:t>
      </w:r>
      <w:r>
        <w:t xml:space="preserve">Do not put the alternative in a separate paragraph.</w:t>
      </w:r>
    </w:p>
    <w:p>
      <w:pPr>
        <w:pStyle w:val="Compact"/>
        <w:numPr>
          <w:ilvl w:val="0"/>
          <w:numId w:val="1021"/>
        </w:numPr>
      </w:pPr>
      <w:r>
        <w:t xml:space="preserve">Keep the rubric in the solution, after the answer,</w:t>
      </w:r>
      <w:r>
        <w:t xml:space="preserve"> </w:t>
      </w:r>
      <w:r>
        <w:t xml:space="preserve">so a course that withholds solutions from students withholds the rubric too.</w:t>
      </w:r>
    </w:p>
    <w:p>
      <w:pPr>
        <w:pStyle w:val="Compact"/>
        <w:numPr>
          <w:ilvl w:val="0"/>
          <w:numId w:val="1021"/>
        </w:numPr>
      </w:pPr>
      <w:r>
        <w:t xml:space="preserve">Use another structure when a question has no separable criteria,</w:t>
      </w:r>
      <w:r>
        <w:t xml:space="preserve"> </w:t>
      </w:r>
      <w:r>
        <w:t xml:space="preserve">such as a single holistic judgment of a proof’s rigor.</w:t>
      </w:r>
    </w:p>
    <w:bookmarkStart w:id="67" w:name="exm-rubric-checklist"/>
    <w:p>
      <w:pPr>
        <w:pStyle w:val="FirstParagraph"/>
      </w:pPr>
      <w:r>
        <w:rPr>
          <w:b/>
          <w:bCs/>
        </w:rPr>
        <w:t xml:space="preserve">Example 6 (A rubric as a checklist)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Grading (6 points): two for</w:t>
      </w:r>
      <w:r>
        <w:t xml:space="preserve"> </w:t>
      </w:r>
      <m:oMath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one for</w:t>
      </w:r>
      <w:r>
        <w:t xml:space="preserve"> </w:t>
      </w:r>
      <m:oMath>
        <m:limLow>
          <m:e>
            <m:r>
              <m:t>x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⋅</m:t>
        </m:r>
        <m:limLow>
          <m:e>
            <m:r>
              <m:t>r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three for</w:t>
      </w:r>
      <w:r>
        <w:t xml:space="preserve"> </w:t>
      </w:r>
      <w:r>
        <w:t xml:space="preserve">“orthogonal”</w:t>
      </w:r>
      <w:r>
        <w:t xml:space="preserve"> </w:t>
      </w:r>
      <w:r>
        <w:t xml:space="preserve">with its link to the normal equation.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Grading (6 points):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2 points: gives $\vresid = \tp{</w:t>
      </w:r>
      <w:r>
        <w:rPr>
          <w:rStyle w:val="CommentTok"/>
        </w:rPr>
        <w:t xml:space="preserve">[</w:t>
      </w:r>
      <w:r>
        <w:rPr>
          <w:rStyle w:val="OtherTok"/>
        </w:rPr>
        <w:t xml:space="preserve">-1, -1, 1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}$.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1 point: computes $\dprod{\vx}{\vresid} = 0$.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3 points: says $\vresid$ is orthogonal to $\vx$</w:t>
      </w:r>
      <w:r>
        <w:br/>
      </w:r>
      <w:r>
        <w:rPr>
          <w:rStyle w:val="NormalTok"/>
        </w:rPr>
        <w:t xml:space="preserve">  and links this orthogonality to the normal equation.</w:t>
      </w:r>
    </w:p>
    <w:p>
      <w:pPr>
        <w:pStyle w:val="FirstParagraph"/>
      </w:pPr>
      <w:r>
        <w:t xml:space="preserve">The checklist shows the grader each item to mark</w:t>
      </w:r>
      <w:r>
        <w:t xml:space="preserve"> </w:t>
      </w:r>
      <w:r>
        <w:t xml:space="preserve">and lets a script check that the points sum to the total.</w:t>
      </w:r>
    </w:p>
    <w:bookmarkEnd w:id="67"/>
    <w:bookmarkEnd w:id="68"/>
    <w:bookmarkStart w:id="72" w:name="Xcb579568ef754486ebde8b41ba4528bdf380eec"/>
    <w:p>
      <w:pPr>
        <w:pStyle w:val="Heading2"/>
      </w:pPr>
      <w:del w:id="67" w:author="PR Preview" w:date="2026-01-01T00:00:00Z">
        <w:r>
          <w:delText xml:space="preserve">24 Credit other courses without summarizing them</w:delText>
        </w:r>
      </w:del>
    </w:p>
    <w:p>
      <w:pPr>
        <w:pStyle w:val="Heading2"/>
      </w:pPr>
      <w:ins w:id="68" w:author="PR Preview" w:date="2026-01-01T00:00:00Z">
        <w:r>
          <w:t xml:space="preserve">25 Credit other courses without summarizing them</w:t>
        </w:r>
      </w:ins>
    </w:p>
    <w:p>
      <w:pPr>
        <w:pStyle w:val="Compact"/>
        <w:numPr>
          <w:ilvl w:val="0"/>
          <w:numId w:val="1022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69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22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70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Title a section by its topic, not by its author or course.</w:t>
      </w:r>
      <w:r>
        <w:t xml:space="preserve"> </w:t>
      </w:r>
      <w:hyperlink r:id="rId71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22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72"/>
    <w:bookmarkStart w:id="81" w:name="rules-that-apply-to-all-writing"/>
    <w:p>
      <w:pPr>
        <w:pStyle w:val="Heading2"/>
      </w:pPr>
      <w:del w:id="69" w:author="PR Preview" w:date="2026-01-01T00:00:00Z">
        <w:r>
          <w:delText xml:space="preserve">25 Rules that apply to all writing</w:delText>
        </w:r>
      </w:del>
    </w:p>
    <w:p>
      <w:pPr>
        <w:pStyle w:val="Heading2"/>
      </w:pPr>
      <w:ins w:id="70" w:author="PR Preview" w:date="2026-01-01T00:00:00Z">
        <w:r>
          <w:t xml:space="preserve">26 Rules that apply to all writing</w:t>
        </w:r>
      </w:ins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23"/>
        </w:numPr>
      </w:pPr>
      <w:hyperlink r:id="rId73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4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23"/>
        </w:numPr>
      </w:pPr>
      <w:hyperlink r:id="rId75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23"/>
        </w:numPr>
      </w:pPr>
      <w:hyperlink r:id="rId76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23"/>
        </w:numPr>
      </w:pPr>
      <w:hyperlink r:id="rId77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80" w:name="refs"/>
    <w:bookmarkStart w:id="79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78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79"/>
    <w:bookmarkEnd w:id="80"/>
    <w:bookmarkEnd w:id="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77" Type="http://schemas.openxmlformats.org/officeDocument/2006/relationships/hyperlink" Target="avoid-cliches.qmd" TargetMode="External"/><Relationship Id="rId69" Type="http://schemas.openxmlformats.org/officeDocument/2006/relationships/hyperlink" Target="citations-evidence.qmd#adapting-another-courses-material" TargetMode="External"/><Relationship Id="rId71" Type="http://schemas.openxmlformats.org/officeDocument/2006/relationships/hyperlink" Target="citations-evidence.qmd#put-the-content-first" TargetMode="External"/><Relationship Id="rId70" Type="http://schemas.openxmlformats.org/officeDocument/2006/relationships/hyperlink" Target="citations-evidence.qmd#quote-the-original" TargetMode="External"/><Relationship Id="rId73" Type="http://schemas.openxmlformats.org/officeDocument/2006/relationships/hyperlink" Target="conciseness.qmd#lead-with-the-subject" TargetMode="External"/><Relationship Id="rId62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4" Type="http://schemas.openxmlformats.org/officeDocument/2006/relationships/hyperlink" Target="defining-terms.qmd#def-variance-expression-and-prose" TargetMode="External"/><Relationship Id="rId20" Type="http://schemas.openxmlformats.org/officeDocument/2006/relationships/hyperlink" Target="defining-terms.qmd#guidelines-for-defining-terms" TargetMode="External"/><Relationship Id="rId74" Type="http://schemas.openxmlformats.org/officeDocument/2006/relationships/hyperlink" Target="grammar.qmd#demonstrative-pronouns" TargetMode="External"/><Relationship Id="rId49" Type="http://schemas.openxmlformats.org/officeDocument/2006/relationships/hyperlink" Target="https://cran.r-project.org/package=broom" TargetMode="External"/><Relationship Id="rId44" Type="http://schemas.openxmlformats.org/officeDocument/2006/relationships/hyperlink" Target="https://cran.r-project.org/package=gtsummary" TargetMode="External"/><Relationship Id="rId78" Type="http://schemas.openxmlformats.org/officeDocument/2006/relationships/hyperlink" Target="https://doi.org/10.1073/pnas.1319030111" TargetMode="External"/><Relationship Id="rId52" Type="http://schemas.openxmlformats.org/officeDocument/2006/relationships/hyperlink" Target="https://dplyr.tidyverse.org/" TargetMode="External"/><Relationship Id="rId43" Type="http://schemas.openxmlformats.org/officeDocument/2006/relationships/hyperlink" Target="https://easystats.github.io/parameters/" TargetMode="External"/><Relationship Id="rId48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5" Type="http://schemas.openxmlformats.org/officeDocument/2006/relationships/hyperlink" Target="https://ggplot2.tidyverse.org/" TargetMode="External"/><Relationship Id="rId39" Type="http://schemas.openxmlformats.org/officeDocument/2006/relationships/hyperlink" Target="https://github.com/Morrison-Lab/ISLR-tidymodels-labs" TargetMode="External"/><Relationship Id="rId30" Type="http://schemas.openxmlformats.org/officeDocument/2006/relationships/hyperlink" Target="https://github.com/Morrison-Lab/ai-config/pull/4386" TargetMode="External"/><Relationship Id="rId31" Type="http://schemas.openxmlformats.org/officeDocument/2006/relationships/hyperlink" Target="https://github.com/Morrison-Lab/gha" TargetMode="External"/><Relationship Id="rId32" Type="http://schemas.openxmlformats.org/officeDocument/2006/relationships/hyperlink" Target="https://github.com/Morrison-Lab/gha/issues/1193" TargetMode="External"/><Relationship Id="rId33" Type="http://schemas.openxmlformats.org/officeDocument/2006/relationships/hyperlink" Target="https://github.com/Morrison-Lab/gha/pull/1262" TargetMode="External"/><Relationship Id="rId50" Type="http://schemas.openxmlformats.org/officeDocument/2006/relationships/hyperlink" Target="https://github.com/d-morrison/rme" TargetMode="External"/><Relationship Id="rId40" Type="http://schemas.openxmlformats.org/officeDocument/2006/relationships/hyperlink" Target="https://github.com/intro-stat-learning/ISLP_labs" TargetMode="External"/><Relationship Id="rId56" Type="http://schemas.openxmlformats.org/officeDocument/2006/relationships/hyperlink" Target="https://github.com/quarto-ext/include-code-files" TargetMode="External"/><Relationship Id="rId21" Type="http://schemas.openxmlformats.org/officeDocument/2006/relationships/hyperlink" Target="https://morrison-lab.github.io/mds/functions.html#def-function" TargetMode="External"/><Relationship Id="rId47" Type="http://schemas.openxmlformats.org/officeDocument/2006/relationships/hyperlink" Target="https://strengejacke.github.io/ggeffects/" TargetMode="External"/><Relationship Id="rId46" Type="http://schemas.openxmlformats.org/officeDocument/2006/relationships/hyperlink" Target="https://strengejacke.github.io/sjPlot/" TargetMode="External"/><Relationship Id="rId54" Type="http://schemas.openxmlformats.org/officeDocument/2006/relationships/hyperlink" Target="https://tibble.tidyverse.org/" TargetMode="External"/><Relationship Id="rId53" Type="http://schemas.openxmlformats.org/officeDocument/2006/relationships/hyperlink" Target="https://tidyr.tidyverse.org/" TargetMode="External"/><Relationship Id="rId3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4" Type="http://schemas.openxmlformats.org/officeDocument/2006/relationships/hyperlink" Target="paper-organization.qmd#figures-and-tables" TargetMode="External"/><Relationship Id="rId76" Type="http://schemas.openxmlformats.org/officeDocument/2006/relationships/hyperlink" Target="word-choice.qmd#avoid-vague-and-metaphorical-language" TargetMode="External"/><Relationship Id="rId75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77" Type="http://schemas.openxmlformats.org/officeDocument/2006/relationships/hyperlink" Target="avoid-cliches.qmd" TargetMode="External"/><Relationship Id="rId69" Type="http://schemas.openxmlformats.org/officeDocument/2006/relationships/hyperlink" Target="citations-evidence.qmd#adapting-another-courses-material" TargetMode="External"/><Relationship Id="rId71" Type="http://schemas.openxmlformats.org/officeDocument/2006/relationships/hyperlink" Target="citations-evidence.qmd#put-the-content-first" TargetMode="External"/><Relationship Id="rId70" Type="http://schemas.openxmlformats.org/officeDocument/2006/relationships/hyperlink" Target="citations-evidence.qmd#quote-the-original" TargetMode="External"/><Relationship Id="rId73" Type="http://schemas.openxmlformats.org/officeDocument/2006/relationships/hyperlink" Target="conciseness.qmd#lead-with-the-subject" TargetMode="External"/><Relationship Id="rId62" Type="http://schemas.openxmlformats.org/officeDocument/2006/relationships/hyperlink" Target="conciseness.qmd#put-lists-in-bullet-points" TargetMode="External"/><Relationship Id="rId16" Type="http://schemas.openxmlformats.org/officeDocument/2006/relationships/hyperlink" Target="defining-terms.qmd#def-term" TargetMode="External"/><Relationship Id="rId24" Type="http://schemas.openxmlformats.org/officeDocument/2006/relationships/hyperlink" Target="defining-terms.qmd#def-variance-expression-and-prose" TargetMode="External"/><Relationship Id="rId20" Type="http://schemas.openxmlformats.org/officeDocument/2006/relationships/hyperlink" Target="defining-terms.qmd#guidelines-for-defining-terms" TargetMode="External"/><Relationship Id="rId74" Type="http://schemas.openxmlformats.org/officeDocument/2006/relationships/hyperlink" Target="grammar.qmd#demonstrative-pronouns" TargetMode="External"/><Relationship Id="rId49" Type="http://schemas.openxmlformats.org/officeDocument/2006/relationships/hyperlink" Target="https://cran.r-project.org/package=broom" TargetMode="External"/><Relationship Id="rId44" Type="http://schemas.openxmlformats.org/officeDocument/2006/relationships/hyperlink" Target="https://cran.r-project.org/package=gtsummary" TargetMode="External"/><Relationship Id="rId78" Type="http://schemas.openxmlformats.org/officeDocument/2006/relationships/hyperlink" Target="https://doi.org/10.1073/pnas.1319030111" TargetMode="External"/><Relationship Id="rId52" Type="http://schemas.openxmlformats.org/officeDocument/2006/relationships/hyperlink" Target="https://dplyr.tidyverse.org/" TargetMode="External"/><Relationship Id="rId43" Type="http://schemas.openxmlformats.org/officeDocument/2006/relationships/hyperlink" Target="https://easystats.github.io/parameters/" TargetMode="External"/><Relationship Id="rId48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45" Type="http://schemas.openxmlformats.org/officeDocument/2006/relationships/hyperlink" Target="https://ggplot2.tidyverse.org/" TargetMode="External"/><Relationship Id="rId39" Type="http://schemas.openxmlformats.org/officeDocument/2006/relationships/hyperlink" Target="https://github.com/Morrison-Lab/ISLR-tidymodels-labs" TargetMode="External"/><Relationship Id="rId30" Type="http://schemas.openxmlformats.org/officeDocument/2006/relationships/hyperlink" Target="https://github.com/Morrison-Lab/ai-config/pull/4386" TargetMode="External"/><Relationship Id="rId31" Type="http://schemas.openxmlformats.org/officeDocument/2006/relationships/hyperlink" Target="https://github.com/Morrison-Lab/gha" TargetMode="External"/><Relationship Id="rId32" Type="http://schemas.openxmlformats.org/officeDocument/2006/relationships/hyperlink" Target="https://github.com/Morrison-Lab/gha/issues/1193" TargetMode="External"/><Relationship Id="rId33" Type="http://schemas.openxmlformats.org/officeDocument/2006/relationships/hyperlink" Target="https://github.com/Morrison-Lab/gha/pull/1262" TargetMode="External"/><Relationship Id="rId50" Type="http://schemas.openxmlformats.org/officeDocument/2006/relationships/hyperlink" Target="https://github.com/d-morrison/rme" TargetMode="External"/><Relationship Id="rId40" Type="http://schemas.openxmlformats.org/officeDocument/2006/relationships/hyperlink" Target="https://github.com/intro-stat-learning/ISLP_labs" TargetMode="External"/><Relationship Id="rId56" Type="http://schemas.openxmlformats.org/officeDocument/2006/relationships/hyperlink" Target="https://github.com/quarto-ext/include-code-files" TargetMode="External"/><Relationship Id="rId21" Type="http://schemas.openxmlformats.org/officeDocument/2006/relationships/hyperlink" Target="https://morrison-lab.github.io/mds/functions.html#def-function" TargetMode="External"/><Relationship Id="rId47" Type="http://schemas.openxmlformats.org/officeDocument/2006/relationships/hyperlink" Target="https://strengejacke.github.io/ggeffects/" TargetMode="External"/><Relationship Id="rId46" Type="http://schemas.openxmlformats.org/officeDocument/2006/relationships/hyperlink" Target="https://strengejacke.github.io/sjPlot/" TargetMode="External"/><Relationship Id="rId54" Type="http://schemas.openxmlformats.org/officeDocument/2006/relationships/hyperlink" Target="https://tibble.tidyverse.org/" TargetMode="External"/><Relationship Id="rId53" Type="http://schemas.openxmlformats.org/officeDocument/2006/relationships/hyperlink" Target="https://tidyr.tidyverse.org/" TargetMode="External"/><Relationship Id="rId38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34" Type="http://schemas.openxmlformats.org/officeDocument/2006/relationships/hyperlink" Target="paper-organization.qmd#figures-and-tables" TargetMode="External"/><Relationship Id="rId76" Type="http://schemas.openxmlformats.org/officeDocument/2006/relationships/hyperlink" Target="word-choice.qmd#avoid-vague-and-metaphorical-language" TargetMode="External"/><Relationship Id="rId75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2026-10-28T21:20:52Z</dcterms:created>
  <dcterms:modified xsi:type="dcterms:W3CDTF">2026-10-28T21:20:52Z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