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14:35:19 (PDT)</w:delText>
        </w:r>
      </w:del>
    </w:p>
    <w:p>
      <w:pPr>
        <w:pStyle w:val="Date"/>
      </w:pPr>
      <w:ins w:id="2" w:author="PR Preview" w:date="2026-01-01T00:00:00Z">
        <w:r>
          <w:t xml:space="preserve">Last modified: 2026-10-28 15:09:30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2026-10-28T22:12:57Z</dcterms:created>
  <dcterms:modified xsi:type="dcterms:W3CDTF">2026-10-28T22:12:57Z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