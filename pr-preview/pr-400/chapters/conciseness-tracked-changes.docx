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14:35:19 (PDT)</w:delText>
        </w:r>
      </w:del>
    </w:p>
    <w:p>
      <w:pPr>
        <w:pStyle w:val="Date"/>
      </w:pPr>
      <w:ins w:id="2" w:author="PR Preview" w:date="2026-01-01T00:00:00Z">
        <w:r>
          <w:t xml:space="preserve">Last modified: 2026-10-28 15:17:52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2026-10-28T22:21:33Z</dcterms:created>
  <dcterms:modified xsi:type="dcterms:W3CDTF">2026-10-28T22:21:33Z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15:17:52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