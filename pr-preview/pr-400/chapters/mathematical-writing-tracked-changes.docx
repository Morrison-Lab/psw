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15:25:44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ins w:id="3" w:author="PR Preview" w:date="2026-01-01T00:00:00Z">
        <w:r>
          <w:t xml:space="preserve">A key equation always goes in a display, never inline.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key equation is any of these:</w:t>
        </w:r>
      </w:ins>
    </w:p>
    <w:p>
      <w:pPr>
        <w:pStyle w:val="Compact"/>
        <w:numPr>
          <w:ilvl w:val="0"/>
          <w:numId w:val="1001"/>
        </w:numPr>
      </w:pPr>
      <w:ins w:id="6" w:author="PR Preview" w:date="2026-01-01T00:00:00Z">
        <w:r>
          <w:t xml:space="preserve">the conclusion of a theorem, lemma, or proposition;</w:t>
        </w:r>
      </w:ins>
    </w:p>
    <w:p>
      <w:pPr>
        <w:pStyle w:val="Compact"/>
        <w:numPr>
          <w:ilvl w:val="0"/>
          <w:numId w:val="1001"/>
        </w:numPr>
      </w:pPr>
      <w:ins w:id="7" w:author="PR Preview" w:date="2026-01-01T00:00:00Z">
        <w:r>
          <w:t xml:space="preserve">an equation that a proof builds toward;</w:t>
        </w:r>
      </w:ins>
    </w:p>
    <w:p>
      <w:pPr>
        <w:pStyle w:val="Compact"/>
        <w:numPr>
          <w:ilvl w:val="0"/>
          <w:numId w:val="1001"/>
        </w:numPr>
      </w:pPr>
      <w:ins w:id="8" w:author="PR Preview" w:date="2026-01-01T00:00:00Z">
        <w:r>
          <w:t xml:space="preserve">an equation that a later step refers to.</w:t>
        </w:r>
      </w:ins>
    </w:p>
    <w:p>
      <w:pPr>
        <w:pStyle w:val="FirstParagraph"/>
      </w:pPr>
      <w:ins w:id="9" w:author="PR Preview" w:date="2026-01-01T00:00:00Z">
        <w:r>
          <w:t xml:space="preserve">In a proof, a sentence such as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“so</w:t>
        </w:r>
      </w:ins>
      <w:ins w:id="1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13" w:author="PR Preview" w:date="2026-01-01T00:00:00Z">
        <w:r>
          <w:t xml:space="preserve">”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or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“this gives</w:t>
        </w:r>
      </w:ins>
      <w:ins w:id="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19" w:author="PR Preview" w:date="2026-01-01T00:00:00Z">
        <w:r>
          <w:t xml:space="preserve">”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hides the result in the middle of a line.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Put the equation in a display and let the sentence introduce it.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Use inline math for symbols and short expressions inside a sentence,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not for the equation the reader is meant to remember.</w:t>
        </w:r>
      </w:ins>
    </w:p>
    <w:bookmarkStart w:id="29" w:name="exm-key-equation-displayed"/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Example 5 (Displaying the normal equations)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 </w:t>
        </w:r>
      </w:ins>
    </w:p>
    <w:p>
      <w:pPr>
        <w:pStyle w:val="BlockText"/>
      </w:pPr>
      <w:ins w:id="31" w:author="PR Preview" w:date="2026-01-01T00:00:00Z">
        <w:r>
          <w:t xml:space="preserve">❌ Setting the gradient to zero yields</w:t>
        </w:r>
      </w:ins>
      <w:ins w:id="32" w:author="PR Preview" w:date="2026-01-01T00:00:00Z">
        <w:r>
          <w:t xml:space="preserve"> </w:t>
        </w:r>
      </w:ins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3" w:author="PR Preview" w:date="2026-01-01T00:00:00Z">
        <w:r>
          <w:t xml:space="preserve">.</w:t>
        </w:r>
      </w:ins>
    </w:p>
    <w:p>
      <w:pPr>
        <w:pStyle w:val="BlockText"/>
      </w:pPr>
      <w:ins w:id="34" w:author="PR Preview" w:date="2026-01-01T00:00:00Z">
        <w:r>
          <w:t xml:space="preserve">✅ Setting the gradient to zero yields the normal equations:</w:t>
        </w:r>
      </w:ins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ins w:id="35" w:author="PR Preview" w:date="2026-01-01T00:00:00Z">
        <w:r>
          <w:t xml:space="preserve">In the ❌ version the result sits in the middle of a line, where the reader can miss it.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 ✅ version gives it a line of its own.</w:t>
        </w:r>
      </w:ins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del w:id="38" w:author="PR Preview" w:date="2026-01-01T00:00:00Z">
        <w:r>
          <w:rPr>
            <w:b/>
            <w:bCs/>
          </w:rPr>
          <w:delText xml:space="preserve">Example 5 (Citing a result div)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 </w:delText>
        </w:r>
      </w:del>
    </w:p>
    <w:p>
      <w:pPr>
        <w:pStyle w:val="BodyText"/>
      </w:pPr>
      <w:ins w:id="41" w:author="PR Preview" w:date="2026-01-01T00:00:00Z">
        <w:r>
          <w:rPr>
            <w:b/>
            <w:bCs/>
          </w:rPr>
          <w:t xml:space="preserve">Example 6 (Citing a result div)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del w:id="44" w:author="PR Preview" w:date="2026-01-01T00:00:00Z">
        <w:r>
          <w:rPr>
            <w:b/>
            <w:bCs/>
          </w:rPr>
          <w:delText xml:space="preserve">Example 6 (Citing a step instead of deriving it)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 </w:delText>
        </w:r>
      </w:del>
    </w:p>
    <w:p>
      <w:pPr>
        <w:pStyle w:val="BodyText"/>
      </w:pPr>
      <w:ins w:id="47" w:author="PR Preview" w:date="2026-01-01T00:00:00Z">
        <w:r>
          <w:rPr>
            <w:b/>
            <w:bCs/>
          </w:rPr>
          <w:t xml:space="preserve">Example 7 (Citing a step instead of deriving it)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2026-10-28T22:30:56Z</dcterms:created>
  <dcterms:modified xsi:type="dcterms:W3CDTF">2026-10-28T22:30:56Z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