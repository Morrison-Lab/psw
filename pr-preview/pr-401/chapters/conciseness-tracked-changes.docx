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16:02:11 (PDT)</w:delText>
        </w:r>
      </w:del>
    </w:p>
    <w:p>
      <w:pPr>
        <w:pStyle w:val="Date"/>
      </w:pPr>
      <w:ins w:id="2" w:author="PR Preview" w:date="2026-01-01T00:00:00Z">
        <w:r>
          <w:t xml:space="preserve">Last modified: 2026-10-28 16:05:55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2026-10-28T23:08:58Z</dcterms:created>
  <dcterms:modified xsi:type="dcterms:W3CDTF">2026-10-28T23:08:58Z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16:05:55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