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15:42:04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ins w:id="3" w:author="PR Preview" w:date="2026-01-01T00:00:00Z">
        <w:r>
          <w:t xml:space="preserve">Split the solution the same way as its exercise (Ezra, 2026-10-28).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Each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rPr>
            <w:rStyle w:val="VerbatimChar"/>
          </w:rPr>
          <w:t xml:space="preserve">#sol-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of a split exercise answers only its own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rPr>
            <w:rStyle w:val="VerbatimChar"/>
          </w:rPr>
          <w:t xml:space="preserve">#exr-</w:t>
        </w:r>
      </w:ins>
      <w:ins w:id="12" w:author="PR Preview" w:date="2026-01-01T00:00:00Z">
        <w:r>
          <w:t xml:space="preserve">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has the same slug,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and sits in its own subfile after its exercise.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This covers code: a lab solution puts each step’s code, output and figure in the solution of the exercise that asks for it,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not all in the first solution.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 solution does not label parts such as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“(b)”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or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“Part 2”</w:t>
        </w:r>
      </w:ins>
      <w:ins w:id="29" w:author="PR Preview" w:date="2026-01-01T00:00:00Z">
        <w:r>
          <w:t xml:space="preserve">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and does not draw a figure that a later exercise asks for.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Code that a later part needs stays in the earliest solution that needs it,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because the page shares one session per language.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The gha check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rPr>
            <w:rStyle w:val="VerbatimChar"/>
          </w:rPr>
          <w:t xml:space="preserve">check-split-solutions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enforces this.</w:t>
        </w:r>
      </w:ins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8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7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7"/>
    <w:bookmarkEnd w:id="18"/>
    <w:bookmarkStart w:id="20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19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19"/>
    <w:bookmarkEnd w:id="20"/>
    <w:bookmarkStart w:id="21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1"/>
    <w:bookmarkStart w:id="24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2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4"/>
    <w:bookmarkStart w:id="25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5"/>
    <w:bookmarkStart w:id="27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7"/>
    <w:bookmarkStart w:id="28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8"/>
    <w:bookmarkStart w:id="30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9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9"/>
    <w:bookmarkEnd w:id="30"/>
    <w:bookmarkStart w:id="31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31"/>
    <w:bookmarkStart w:id="37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2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7"/>
    <w:bookmarkStart w:id="39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22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8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8"/>
    <w:bookmarkEnd w:id="39"/>
    <w:bookmarkStart w:id="43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40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1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2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3"/>
    <w:bookmarkStart w:id="44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4"/>
    <w:bookmarkStart w:id="53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5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3"/>
    <w:bookmarkStart w:id="57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7"/>
    <w:bookmarkStart w:id="59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9"/>
    <w:bookmarkStart w:id="60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0"/>
    <w:bookmarkStart w:id="61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1"/>
    <w:bookmarkStart w:id="62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2"/>
    <w:bookmarkStart w:id="63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3"/>
    <w:bookmarkStart w:id="65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5"/>
    <w:bookmarkStart w:id="67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6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6"/>
    <w:bookmarkEnd w:id="67"/>
    <w:bookmarkStart w:id="68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8"/>
    <w:bookmarkStart w:id="70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9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9"/>
    <w:bookmarkEnd w:id="70"/>
    <w:bookmarkStart w:id="74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4"/>
    <w:bookmarkStart w:id="83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2" w:name="refs"/>
    <w:bookmarkStart w:id="8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9" Type="http://schemas.openxmlformats.org/officeDocument/2006/relationships/hyperlink" Target="avoid-cliches.qmd" TargetMode="External"/><Relationship Id="rId71" Type="http://schemas.openxmlformats.org/officeDocument/2006/relationships/hyperlink" Target="citations-evidence.qmd#adapting-another-courses-material" TargetMode="External"/><Relationship Id="rId73" Type="http://schemas.openxmlformats.org/officeDocument/2006/relationships/hyperlink" Target="citations-evidence.qmd#put-the-content-first" TargetMode="External"/><Relationship Id="rId72" Type="http://schemas.openxmlformats.org/officeDocument/2006/relationships/hyperlink" Target="citations-evidence.qmd#quote-the-original" TargetMode="External"/><Relationship Id="rId75" Type="http://schemas.openxmlformats.org/officeDocument/2006/relationships/hyperlink" Target="conciseness.qmd#lead-with-the-subject" TargetMode="External"/><Relationship Id="rId64" Type="http://schemas.openxmlformats.org/officeDocument/2006/relationships/hyperlink" Target="conciseness.qmd#put-lists-in-bullet-points" TargetMode="External"/><Relationship Id="rId16" Type="http://schemas.openxmlformats.org/officeDocument/2006/relationships/hyperlink" Target="defining-terms.qmd#def-term" TargetMode="External"/><Relationship Id="rId26" Type="http://schemas.openxmlformats.org/officeDocument/2006/relationships/hyperlink" Target="defining-terms.qmd#def-variance-expression-and-prose" TargetMode="External"/><Relationship Id="rId22" Type="http://schemas.openxmlformats.org/officeDocument/2006/relationships/hyperlink" Target="defining-terms.qmd#guidelines-for-defining-terms" TargetMode="External"/><Relationship Id="rId76" Type="http://schemas.openxmlformats.org/officeDocument/2006/relationships/hyperlink" Target="grammar.qmd#demonstrative-pronouns" TargetMode="External"/><Relationship Id="rId51" Type="http://schemas.openxmlformats.org/officeDocument/2006/relationships/hyperlink" Target="https://cran.r-project.org/package=broom" TargetMode="External"/><Relationship Id="rId46" Type="http://schemas.openxmlformats.org/officeDocument/2006/relationships/hyperlink" Target="https://cran.r-project.org/package=gtsummary" TargetMode="External"/><Relationship Id="rId80" Type="http://schemas.openxmlformats.org/officeDocument/2006/relationships/hyperlink" Target="https://doi.org/10.1073/pnas.1319030111" TargetMode="External"/><Relationship Id="rId54" Type="http://schemas.openxmlformats.org/officeDocument/2006/relationships/hyperlink" Target="https://dplyr.tidyverse.org/" TargetMode="External"/><Relationship Id="rId45" Type="http://schemas.openxmlformats.org/officeDocument/2006/relationships/hyperlink" Target="https://easystats.github.io/parameters/" TargetMode="External"/><Relationship Id="rId5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7" Type="http://schemas.openxmlformats.org/officeDocument/2006/relationships/hyperlink" Target="https://ggplot2.tidyverse.org/" TargetMode="External"/><Relationship Id="rId41" Type="http://schemas.openxmlformats.org/officeDocument/2006/relationships/hyperlink" Target="https://github.com/Morrison-Lab/ISLR-tidymodels-labs" TargetMode="External"/><Relationship Id="rId32" Type="http://schemas.openxmlformats.org/officeDocument/2006/relationships/hyperlink" Target="https://github.com/Morrison-Lab/ai-config/pull/4386" TargetMode="External"/><Relationship Id="rId33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Morrison-Lab/gha/issues/1193" TargetMode="External"/><Relationship Id="rId35" Type="http://schemas.openxmlformats.org/officeDocument/2006/relationships/hyperlink" Target="https://github.com/Morrison-Lab/gha/pull/1262" TargetMode="External"/><Relationship Id="rId52" Type="http://schemas.openxmlformats.org/officeDocument/2006/relationships/hyperlink" Target="https://github.com/d-morrison/rme" TargetMode="External"/><Relationship Id="rId42" Type="http://schemas.openxmlformats.org/officeDocument/2006/relationships/hyperlink" Target="https://github.com/intro-stat-learning/ISLP_labs" TargetMode="External"/><Relationship Id="rId58" Type="http://schemas.openxmlformats.org/officeDocument/2006/relationships/hyperlink" Target="https://github.com/quarto-ext/include-code-files" TargetMode="External"/><Relationship Id="rId23" Type="http://schemas.openxmlformats.org/officeDocument/2006/relationships/hyperlink" Target="https://morrison-lab.github.io/mds/functions.html#def-function" TargetMode="External"/><Relationship Id="rId49" Type="http://schemas.openxmlformats.org/officeDocument/2006/relationships/hyperlink" Target="https://strengejacke.github.io/ggeffects/" TargetMode="External"/><Relationship Id="rId48" Type="http://schemas.openxmlformats.org/officeDocument/2006/relationships/hyperlink" Target="https://strengejacke.github.io/sjPlot/" TargetMode="External"/><Relationship Id="rId56" Type="http://schemas.openxmlformats.org/officeDocument/2006/relationships/hyperlink" Target="https://tibble.tidyverse.org/" TargetMode="External"/><Relationship Id="rId55" Type="http://schemas.openxmlformats.org/officeDocument/2006/relationships/hyperlink" Target="https://tidyr.tidyverse.org/" TargetMode="External"/><Relationship Id="rId40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6" Type="http://schemas.openxmlformats.org/officeDocument/2006/relationships/hyperlink" Target="paper-organization.qmd#figures-and-tables" TargetMode="External"/><Relationship Id="rId78" Type="http://schemas.openxmlformats.org/officeDocument/2006/relationships/hyperlink" Target="word-choice.qmd#avoid-vague-and-metaphorical-language" TargetMode="External"/><Relationship Id="rId77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avoid-cliches.qmd" TargetMode="External"/><Relationship Id="rId71" Type="http://schemas.openxmlformats.org/officeDocument/2006/relationships/hyperlink" Target="citations-evidence.qmd#adapting-another-courses-material" TargetMode="External"/><Relationship Id="rId73" Type="http://schemas.openxmlformats.org/officeDocument/2006/relationships/hyperlink" Target="citations-evidence.qmd#put-the-content-first" TargetMode="External"/><Relationship Id="rId72" Type="http://schemas.openxmlformats.org/officeDocument/2006/relationships/hyperlink" Target="citations-evidence.qmd#quote-the-original" TargetMode="External"/><Relationship Id="rId75" Type="http://schemas.openxmlformats.org/officeDocument/2006/relationships/hyperlink" Target="conciseness.qmd#lead-with-the-subject" TargetMode="External"/><Relationship Id="rId64" Type="http://schemas.openxmlformats.org/officeDocument/2006/relationships/hyperlink" Target="conciseness.qmd#put-lists-in-bullet-points" TargetMode="External"/><Relationship Id="rId16" Type="http://schemas.openxmlformats.org/officeDocument/2006/relationships/hyperlink" Target="defining-terms.qmd#def-term" TargetMode="External"/><Relationship Id="rId26" Type="http://schemas.openxmlformats.org/officeDocument/2006/relationships/hyperlink" Target="defining-terms.qmd#def-variance-expression-and-prose" TargetMode="External"/><Relationship Id="rId22" Type="http://schemas.openxmlformats.org/officeDocument/2006/relationships/hyperlink" Target="defining-terms.qmd#guidelines-for-defining-terms" TargetMode="External"/><Relationship Id="rId76" Type="http://schemas.openxmlformats.org/officeDocument/2006/relationships/hyperlink" Target="grammar.qmd#demonstrative-pronouns" TargetMode="External"/><Relationship Id="rId51" Type="http://schemas.openxmlformats.org/officeDocument/2006/relationships/hyperlink" Target="https://cran.r-project.org/package=broom" TargetMode="External"/><Relationship Id="rId46" Type="http://schemas.openxmlformats.org/officeDocument/2006/relationships/hyperlink" Target="https://cran.r-project.org/package=gtsummary" TargetMode="External"/><Relationship Id="rId80" Type="http://schemas.openxmlformats.org/officeDocument/2006/relationships/hyperlink" Target="https://doi.org/10.1073/pnas.1319030111" TargetMode="External"/><Relationship Id="rId54" Type="http://schemas.openxmlformats.org/officeDocument/2006/relationships/hyperlink" Target="https://dplyr.tidyverse.org/" TargetMode="External"/><Relationship Id="rId45" Type="http://schemas.openxmlformats.org/officeDocument/2006/relationships/hyperlink" Target="https://easystats.github.io/parameters/" TargetMode="External"/><Relationship Id="rId5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7" Type="http://schemas.openxmlformats.org/officeDocument/2006/relationships/hyperlink" Target="https://ggplot2.tidyverse.org/" TargetMode="External"/><Relationship Id="rId41" Type="http://schemas.openxmlformats.org/officeDocument/2006/relationships/hyperlink" Target="https://github.com/Morrison-Lab/ISLR-tidymodels-labs" TargetMode="External"/><Relationship Id="rId32" Type="http://schemas.openxmlformats.org/officeDocument/2006/relationships/hyperlink" Target="https://github.com/Morrison-Lab/ai-config/pull/4386" TargetMode="External"/><Relationship Id="rId33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Morrison-Lab/gha/issues/1193" TargetMode="External"/><Relationship Id="rId35" Type="http://schemas.openxmlformats.org/officeDocument/2006/relationships/hyperlink" Target="https://github.com/Morrison-Lab/gha/pull/1262" TargetMode="External"/><Relationship Id="rId52" Type="http://schemas.openxmlformats.org/officeDocument/2006/relationships/hyperlink" Target="https://github.com/d-morrison/rme" TargetMode="External"/><Relationship Id="rId42" Type="http://schemas.openxmlformats.org/officeDocument/2006/relationships/hyperlink" Target="https://github.com/intro-stat-learning/ISLP_labs" TargetMode="External"/><Relationship Id="rId58" Type="http://schemas.openxmlformats.org/officeDocument/2006/relationships/hyperlink" Target="https://github.com/quarto-ext/include-code-files" TargetMode="External"/><Relationship Id="rId23" Type="http://schemas.openxmlformats.org/officeDocument/2006/relationships/hyperlink" Target="https://morrison-lab.github.io/mds/functions.html#def-function" TargetMode="External"/><Relationship Id="rId49" Type="http://schemas.openxmlformats.org/officeDocument/2006/relationships/hyperlink" Target="https://strengejacke.github.io/ggeffects/" TargetMode="External"/><Relationship Id="rId48" Type="http://schemas.openxmlformats.org/officeDocument/2006/relationships/hyperlink" Target="https://strengejacke.github.io/sjPlot/" TargetMode="External"/><Relationship Id="rId56" Type="http://schemas.openxmlformats.org/officeDocument/2006/relationships/hyperlink" Target="https://tibble.tidyverse.org/" TargetMode="External"/><Relationship Id="rId55" Type="http://schemas.openxmlformats.org/officeDocument/2006/relationships/hyperlink" Target="https://tidyr.tidyverse.org/" TargetMode="External"/><Relationship Id="rId40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6" Type="http://schemas.openxmlformats.org/officeDocument/2006/relationships/hyperlink" Target="paper-organization.qmd#figures-and-tables" TargetMode="External"/><Relationship Id="rId78" Type="http://schemas.openxmlformats.org/officeDocument/2006/relationships/hyperlink" Target="word-choice.qmd#avoid-vague-and-metaphorical-language" TargetMode="External"/><Relationship Id="rId77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2026-10-28T22:47:48Z</dcterms:created>
  <dcterms:modified xsi:type="dcterms:W3CDTF">2026-10-28T22:47:48Z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15:42:04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