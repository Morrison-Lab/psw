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15:53:12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ins w:id="3" w:author="PR Preview" w:date="2026-01-01T00:00:00Z">
        <w:r>
          <w:rPr>
            <w:b/>
            <w:bCs/>
          </w:rPr>
          <w:t xml:space="preserve">Keep an entrenched misnomer, and clarify it once: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Some names the literature has fixed are technically wrong,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such as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“linear regression”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for a model with an intercept,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whose mean is an</w:t>
        </w:r>
      </w:ins>
      <w:ins w:id="15" w:author="PR Preview" w:date="2026-01-01T00:00:00Z">
        <w:r>
          <w:t xml:space="preserve"> </w:t>
        </w:r>
      </w:ins>
      <w:hyperlink r:id="rId22">
        <w:ins w:id="16" w:author="PR Preview" w:date="2026-01-01T00:00:00Z">
          <w:r>
            <w:rPr>
              <w:rStyle w:val="Hyperlink"/>
            </w:rPr>
            <w:t xml:space="preserve">affine</w:t>
          </w:r>
        </w:ins>
      </w:hyperlink>
      <w:ins w:id="17" w:author="PR Preview" w:date="2026-01-01T00:00:00Z">
        <w:r>
          <w:t xml:space="preserve"> </w:t>
        </w:r>
      </w:ins>
      <w:hyperlink r:id="rId16">
        <w:ins w:id="1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of the predictors,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not a</w:t>
        </w:r>
      </w:ins>
      <w:ins w:id="23" w:author="PR Preview" w:date="2026-01-01T00:00:00Z">
        <w:r>
          <w:t xml:space="preserve"> </w:t>
        </w:r>
      </w:ins>
      <w:hyperlink r:id="rId23">
        <w:ins w:id="24" w:author="PR Preview" w:date="2026-01-01T00:00:00Z">
          <w:r>
            <w:rPr>
              <w:rStyle w:val="Hyperlink"/>
            </w:rPr>
            <w:t xml:space="preserve">linear</w:t>
          </w:r>
        </w:ins>
      </w:hyperlink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one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(Ezra, 2026-10-28).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Wherever the wording is yours, use the precise word: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write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“affine in the predictors”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for a function with an intercept,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and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“linear”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only when the intercept is zero.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Keep a name the reader will meet in other sources,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such as linear regression, linear decay or linear approximation,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because renaming it cuts the reader off from that literature.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Clarify it once, in parentheses, at its definition or its first use on a page,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as in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“linear (strictly, affine) decay”</w:t>
        </w:r>
      </w:ins>
      <w:ins w:id="55" w:author="PR Preview" w:date="2026-01-01T00:00:00Z">
        <w:r>
          <w:t xml:space="preserve">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and use the established name unqualified after that.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2026-10-28T22:56:09Z</dcterms:created>
  <dcterms:modified xsi:type="dcterms:W3CDTF">2026-10-28T22:56:09Z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15:53:12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