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16:35:15 (PDT)</w:delText>
        </w:r>
      </w:del>
    </w:p>
    <w:p>
      <w:pPr>
        <w:pStyle w:val="Date"/>
      </w:pPr>
      <w:ins w:id="2" w:author="PR Preview" w:date="2026-01-01T00:00:00Z">
        <w:r>
          <w:t xml:space="preserve">Last modified: 2026-10-28 17:10:27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2026-10-29T00:13:05Z</dcterms:created>
  <dcterms:modified xsi:type="dcterms:W3CDTF">2026-10-29T00:13:05Z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17:10:27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