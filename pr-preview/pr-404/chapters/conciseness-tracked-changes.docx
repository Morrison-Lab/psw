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16:35:15 (PDT)</w:delText>
        </w:r>
      </w:del>
    </w:p>
    <w:p>
      <w:pPr>
        <w:pStyle w:val="Date"/>
      </w:pPr>
      <w:ins w:id="2" w:author="PR Preview" w:date="2026-01-01T00:00:00Z">
        <w:r>
          <w:t xml:space="preserve">Last modified: 2026-10-28 17:30:37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2026-10-29T00:34:15Z</dcterms:created>
  <dcterms:modified xsi:type="dcterms:W3CDTF">2026-10-29T00:34:15Z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17:30:37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