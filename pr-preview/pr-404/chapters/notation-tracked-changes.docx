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2026-10-28 16:35:15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17:19:05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7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</w:t>
      </w:r>
      <w:r>
        <w:t xml:space="preserve"> </w:t>
      </w:r>
      <w:hyperlink r:id="rId13">
        <w:r>
          <w:rPr>
            <w:rStyle w:val="Hyperlink"/>
          </w:rPr>
          <w:t xml:space="preserve">domain</w:t>
        </w:r>
      </w:hyperlink>
      <w:r>
        <w:t xml:space="preserve">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4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4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6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 </w:t>
      </w:r>
      <w:r>
        <w:t xml:space="preserve">naming it first keeps the constraint short.</w:t>
      </w:r>
    </w:p>
    <w:bookmarkStart w:id="15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5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6"/>
    <w:bookmarkEnd w:id="17"/>
    <w:bookmarkStart w:id="29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8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9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distributes the sum over the terms,</w:t>
      </w:r>
      <w:r>
        <w:t xml:space="preserve"> 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9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name-a-step-by-its-standard-rule"/>
    <w:p>
      <w:pPr>
        <w:pStyle w:val="Heading3"/>
      </w:pPr>
      <w:r>
        <w:t xml:space="preserve">2.1 Name a step by its standard rule</w:t>
      </w:r>
    </w:p>
    <w:p>
      <w:pPr>
        <w:pStyle w:val="FirstParagraph"/>
      </w:pPr>
      <w:r>
        <w:t xml:space="preserve">Justify a line with the standard name of the rule it applies,</w:t>
      </w:r>
      <w:r>
        <w:t xml:space="preserve"> </w:t>
      </w:r>
      <w:r>
        <w:t xml:space="preserve">not an informal description of what it does to the symbols.</w:t>
      </w:r>
      <w:r>
        <w:t xml:space="preserve"> </w:t>
      </w:r>
      <w:r>
        <w:t xml:space="preserve">Write</w:t>
      </w:r>
      <w:r>
        <w:t xml:space="preserve"> </w:t>
      </w:r>
      <w:r>
        <w:t xml:space="preserve">“distribute the sum over the terms”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“split the sum”</w:t>
      </w:r>
      <w:r>
        <w:t xml:space="preserve">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w:r>
        <w:t xml:space="preserve">“factor the constant out of the sum”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“pull out the constant”</w:t>
      </w:r>
      <w:r>
        <w:t xml:space="preserve">.</w:t>
      </w:r>
      <w:r>
        <w:t xml:space="preserve"> </w:t>
      </w:r>
      <w:r>
        <w:t xml:space="preserve">A standard name tells the reader which rule to check the line against;</w:t>
      </w:r>
      <w:r>
        <w:t xml:space="preserve"> </w:t>
      </w:r>
      <w:r>
        <w:t xml:space="preserve">an informal one only describes the change.</w:t>
      </w:r>
    </w:p>
    <w:bookmarkEnd w:id="20"/>
    <w:bookmarkStart w:id="22" w:name="applying-a-definition-is-a-step"/>
    <w:p>
      <w:pPr>
        <w:pStyle w:val="Heading3"/>
      </w:pPr>
      <w:r>
        <w:t xml:space="preserve">2.2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This replacement applies the general rules to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21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1"/>
    <w:bookmarkEnd w:id="22"/>
    <w:bookmarkStart w:id="23" w:name="using-a-fact-the-reader-has-not-seen"/>
    <w:p>
      <w:pPr>
        <w:pStyle w:val="Heading3"/>
      </w:pPr>
      <w:r>
        <w:t xml:space="preserve">2.3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3"/>
    <w:bookmarkStart w:id="28" w:name="long-derivations"/>
    <w:p>
      <w:pPr>
        <w:pStyle w:val="Heading3"/>
      </w:pPr>
      <w:r>
        <w:t xml:space="preserve">2.4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5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encounters the inner derivative first</w:t>
      </w:r>
      <w:r>
        <w:t xml:space="preserve"> </w:t>
      </w:r>
      <w:r>
        <w:t xml:space="preserve">does not yet know what it is for.</w:t>
      </w:r>
    </w:p>
    <w:bookmarkEnd w:id="25"/>
    <w:bookmarkStart w:id="27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6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MSE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</m:d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Separate blocks then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e</m:t>
                </m:r>
              </m:e>
            </m:acc>
          </m:den>
        </m:f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m:oMath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⊤</m:t>
            </m:r>
          </m:sup>
        </m:sSup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n</m:t>
                </m:r>
              </m:den>
            </m:f>
            <m:acc>
              <m:accPr>
                <m:chr m:val="̃"/>
              </m:accPr>
              <m:e>
                <m:r>
                  <m:t>e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6"/>
    <w:bookmarkEnd w:id="27"/>
    <w:bookmarkEnd w:id="28"/>
    <w:bookmarkEnd w:id="29"/>
    <w:bookmarkStart w:id="32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30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31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31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2"/>
    <w:bookmarkStart w:id="35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3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3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Start w:id="34" w:name="def-fitted-value"/>
    <w:p>
      <w:pPr>
        <w:pStyle w:val="FirstParagraph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value that a fitted model predicts</w:t>
      </w:r>
      <w:r>
        <w:t xml:space="preserve"> </w:t>
      </w:r>
      <w:r>
        <w:t xml:space="preserve">at that observation’s input.</w:t>
      </w:r>
      <w:r>
        <w:t xml:space="preserve"> </w:t>
      </w:r>
      <w:r>
        <w:t xml:space="preserve">In machine learning notes, where the fitted prediction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it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4"/>
    <w:p>
      <w:pPr>
        <w:pStyle w:val="BodyText"/>
      </w:pPr>
      <w:r>
        <w:t xml:space="preserve">Define 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once,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it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5"/>
    <w:bookmarkStart w:id="38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13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6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7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7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8"/>
    <w:bookmarkStart w:id="42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9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  <w:r>
        <w:t xml:space="preserve"> 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9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</w:t>
      </w:r>
      <w:r>
        <w:t xml:space="preserve"> </w:t>
      </w:r>
      <w:hyperlink r:id="rId4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given”</w:t>
      </w:r>
      <w:r>
        <w:t xml:space="preserve">.</w:t>
      </w:r>
    </w:p>
    <w:bookmarkStart w:id="41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m:oMath>
        <m:r>
          <m:t>x</m:t>
        </m:r>
      </m:oMath>
      <w:r>
        <w:t xml:space="preserve">, 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number you choose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41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2"/>
    <w:bookmarkStart w:id="47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4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4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6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  <w:r>
        <w:t xml:space="preserve"> </w:t>
      </w:r>
    </w:p>
    <w:bookmarkStart w:id="45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5"/>
    <w:bookmarkEnd w:id="46"/>
    <w:bookmarkEnd w:id="47"/>
    <w:bookmarkStart w:id="56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8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8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  <w:r>
        <w:t xml:space="preserve"> 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9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9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50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50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51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51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2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2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3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3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4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4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encounters in the document’s notation table,</w:t>
      </w:r>
      <w:r>
        <w:t xml:space="preserve"> </w:t>
      </w:r>
      <w:r>
        <w:t xml:space="preserve">with its meaning.</w:t>
      </w:r>
    </w:p>
    <w:bookmarkStart w:id="55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5"/>
    <w:bookmarkEnd w:id="56"/>
    <w:bookmarkStart w:id="59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7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8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8"/>
    <w:p>
      <w:pPr>
        <w:pStyle w:val="BodyText"/>
      </w:pPr>
      <w:r>
        <w:t xml:space="preserve">Write each expression in its most compact form,</w:t>
      </w:r>
      <w:r>
        <w:t xml:space="preserve"> </w:t>
      </w:r>
      <w:r>
        <w:t xml:space="preserve">built from named sub-pieces that are defined separately.</w:t>
      </w:r>
      <w:r>
        <w:t xml:space="preserve"> </w:t>
      </w:r>
      <w:r>
        <w:t xml:space="preserve">Use one form per expression, and keep it simple.</w:t>
      </w:r>
      <w:r>
        <w:t xml:space="preserve"> </w:t>
      </w:r>
      <w:r>
        <w:t xml:space="preserve">For example, write the expected squared prediction error</w:t>
      </w:r>
      <w:r>
        <w:t xml:space="preserve"> </w:t>
      </w:r>
      <w:r>
        <w:t xml:space="preserve">as the squared bias plus the variance plus the residual variance,</w:t>
      </w:r>
      <w:r>
        <w:t xml:space="preserve"> </w:t>
      </w:r>
      <w:r>
        <w:t xml:space="preserve"> </w:t>
      </w:r>
      <w:r>
        <w:t xml:space="preserve">and define each of the three pieces on its own,</w:t>
      </w:r>
      <w:r>
        <w:t xml:space="preserve"> </w:t>
      </w:r>
      <w:r>
        <w:t xml:space="preserve">instead of expanding them inside the formula.</w:t>
      </w:r>
    </w:p>
    <w:p>
      <w:pPr>
        <w:pStyle w:val="BodyText"/>
      </w:pPr>
      <w:r>
        <w:t xml:space="preserve">Search the shared macros for the chunk before you write it by hand.</w:t>
      </w:r>
      <w:r>
        <w:t xml:space="preserve"> </w:t>
      </w:r>
      <w:r>
        <w:t xml:space="preserve">A macro often exists already,</w:t>
      </w:r>
      <w:r>
        <w:t xml:space="preserve"> </w:t>
      </w:r>
      <w:r>
        <w:t xml:space="preserve">and any expression spelled out in full that a macro or a shorter form could say</w:t>
      </w:r>
      <w:r>
        <w:t xml:space="preserve"> </w:t>
      </w:r>
      <w:r>
        <w:t xml:space="preserve">is the sign that nobody looked.</w:t>
      </w:r>
      <w:r>
        <w:t xml:space="preserve"> </w:t>
      </w:r>
      <w:r>
        <w:t xml:space="preserve">A difference is only the commonest case.</w:t>
      </w:r>
      <w:r>
        <w:t xml:space="preserve"> </w:t>
      </w:r>
      <w:r>
        <w:t xml:space="preserve">For example, an exercise wrote the left side of the bias–variance decomposition as</w:t>
      </w:r>
      <w:r>
        <w:t xml:space="preserve"> </w:t>
      </w:r>
      <w:r>
        <w:rPr>
          <w:rStyle w:val="VerbatimChar"/>
        </w:rPr>
        <w:t xml:space="preserve">\E{\paren{\newoutvar - \predvalf{\newpredval}}^2}</w:t>
      </w:r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\prederrf{\predvalf{\newpredval}}</w:t>
      </w:r>
      <w:r>
        <w:t xml:space="preserve"> </w:t>
      </w:r>
      <w:r>
        <w:t xml:space="preserve">names the same prediction error,</w:t>
      </w:r>
      <w:r>
        <w:t xml:space="preserve"> </w:t>
      </w:r>
      <w:r>
        <w:t xml:space="preserve">and the squared bias, written out the same way, has</w:t>
      </w:r>
      <w:r>
        <w:t xml:space="preserve"> </w:t>
      </w:r>
      <w:r>
        <w:rPr>
          <w:rStyle w:val="VerbatimChar"/>
        </w:rPr>
        <w:t xml:space="preserve">\biassymf</w:t>
      </w:r>
      <w:r>
        <w:t xml:space="preserve">.</w:t>
      </w:r>
      <w:r>
        <w:t xml:space="preserve"> </w:t>
      </w:r>
      <w:r>
        <w:t xml:space="preserve">When you find one such chunk, sweep the other notes repositories for it,</w:t>
      </w:r>
      <w:r>
        <w:t xml:space="preserve"> </w:t>
      </w:r>
      <w:r>
        <w:t xml:space="preserve">in small batches of one repository each.</w:t>
      </w:r>
    </w:p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9"/>
    <w:bookmarkStart w:id="62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61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</w:t>
      </w:r>
      <w:r>
        <w:t xml:space="preserve"> </w:t>
      </w:r>
      <w:hyperlink r:id="rId4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μ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t>μ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In the ❌ version,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61"/>
    <w:bookmarkEnd w:id="62"/>
    <w:bookmarkStart w:id="64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3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3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4"/>
    <w:bookmarkStart w:id="65" w:name="Xcadec684a8c62d96e0cd09cc83a1974f58d7be5"/>
    <w:p>
      <w:pPr>
        <w:pStyle w:val="Heading2"/>
      </w:pPr>
      <w:r>
        <w:t xml:space="preserve">12 Using the notation that best represents the concept</w:t>
      </w:r>
    </w:p>
    <w:p>
      <w:pPr>
        <w:pStyle w:val="FirstParagraph"/>
      </w:pPr>
      <w:r>
        <w:t xml:space="preserve">Use the notation that best represents the concept being depicted.</w:t>
      </w:r>
      <w:r>
        <w:t xml:space="preserve"> </w:t>
      </w:r>
      <w:r>
        <w:t xml:space="preserve">Choose the symbol, the macro and the name by asking what the object is,</w:t>
      </w:r>
      <w:r>
        <w:t xml:space="preserve"> </w:t>
      </w:r>
      <w:r>
        <w:t xml:space="preserve">not by asking what is quicker to type or what the nearby text used.</w:t>
      </w:r>
      <w:r>
        <w:t xml:space="preserve"> </w:t>
      </w:r>
      <w:r>
        <w:t xml:space="preserve">A symbol that fits a different concept sends the reader to the wrong idea.</w:t>
      </w:r>
    </w:p>
    <w:p>
      <w:pPr>
        <w:pStyle w:val="BodyText"/>
      </w:pPr>
      <w:r>
        <w:t xml:space="preserve">The rules that follow are cases of this principle:</w:t>
      </w:r>
    </w:p>
    <w:p>
      <w:pPr>
        <w:pStyle w:val="Compact"/>
        <w:numPr>
          <w:ilvl w:val="0"/>
          <w:numId w:val="1013"/>
        </w:numPr>
      </w:pPr>
      <w:r>
        <w:t xml:space="preserve">The predictor matrix and the design matrix are different objects, so they get different symbols.</w:t>
      </w:r>
    </w:p>
    <w:p>
      <w:pPr>
        <w:pStyle w:val="Compact"/>
        <w:numPr>
          <w:ilvl w:val="0"/>
          <w:numId w:val="1013"/>
        </w:numPr>
      </w:pPr>
      <w:r>
        <w:t xml:space="preserve">The mean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 a mean, so it is</w:t>
      </w:r>
      <w:r>
        <w:t xml:space="preserve"> </w:t>
      </w:r>
      <m:oMath>
        <m:r>
          <m:t>μ</m:t>
        </m:r>
      </m:oMath>
      <w:r>
        <w:t xml:space="preserve">, not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fitted prediction function is a prediction function, so it is named as one, not as a fitted mean function.</w:t>
      </w:r>
    </w:p>
    <w:p>
      <w:pPr>
        <w:pStyle w:val="Compact"/>
        <w:numPr>
          <w:ilvl w:val="0"/>
          <w:numId w:val="1013"/>
        </w:numPr>
      </w:pPr>
      <w:r>
        <w:t xml:space="preserve">A reference formula is a general statement, so it is written in its general form, not for one example.</w:t>
      </w:r>
    </w:p>
    <w:p>
      <w:pPr>
        <w:pStyle w:val="FirstParagraph"/>
      </w:pPr>
      <w:r>
        <w:t xml:space="preserve">When no rule covers a case, ask the same question:</w:t>
      </w:r>
      <w:r>
        <w:t xml:space="preserve"> </w:t>
      </w:r>
      <w:r>
        <w:t xml:space="preserve">which symbol, name and form best represents the concept here?</w:t>
      </w:r>
      <w:r>
        <w:t xml:space="preserve"> </w:t>
      </w:r>
      <w:r>
        <w:t xml:space="preserve">Then record the answer as a rule, with this principle as its reason.</w:t>
      </w:r>
    </w:p>
    <w:bookmarkEnd w:id="65"/>
    <w:bookmarkStart w:id="67" w:name="X9857f22a379a2f58c5963942aa246933a5ce6a5"/>
    <w:p>
      <w:pPr>
        <w:pStyle w:val="Heading2"/>
      </w:pPr>
      <w:r>
        <w:t xml:space="preserve">13 Writing the predictor and design matrices</w:t>
      </w:r>
    </w:p>
    <w:p>
      <w:pPr>
        <w:pStyle w:val="FirstParagraph"/>
      </w:pPr>
      <w:r>
        <w:t xml:space="preserve">Write a matrix in matrix styling, not in the plain italic of a scalar.</w:t>
      </w:r>
      <w:r>
        <w:t xml:space="preserve"> </w:t>
      </w:r>
      <w:r>
        <w:t xml:space="preserve">This holds for the predictor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 every file you edit:</w:t>
      </w:r>
      <w:r>
        <w:t xml:space="preserve"> </w:t>
      </w:r>
      <w:r>
        <w:t xml:space="preserve">notes, assignments, solutions, slides and note sheets.</w:t>
      </w:r>
      <w:r>
        <w:t xml:space="preserve"> </w:t>
      </w:r>
      <w:r>
        <w:t xml:space="preserve">A plain italic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reads as a random variable or a single number.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predictor matrix with the matrix macro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BodyText"/>
      </w:pPr>
      <w:r>
        <w:t xml:space="preserve">Keep two objects apart, because they are not the same matrix: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predictor matrix</w:t>
      </w:r>
      <w:r>
        <w:t xml:space="preserve"> </w:t>
      </w:r>
      <w:r>
        <w:t xml:space="preserve">holds the raw inputs.</w:t>
      </w:r>
      <w:r>
        <w:t xml:space="preserve"> </w:t>
      </w:r>
      <w:r>
        <w:t xml:space="preserve">Its rows are the predictor vectors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design matrix</w:t>
      </w:r>
      <w:r>
        <w:t xml:space="preserve"> </w:t>
      </w:r>
      <w:r>
        <w:t xml:space="preserve">holds the inputs after any feature map and the intercept trick.</w:t>
      </w:r>
      <w:r>
        <w:t xml:space="preserve"> </w:t>
      </w:r>
      <w:r>
        <w:t xml:space="preserve">Its rows are the design vectors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\design(\mX)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\design</w:t>
      </w:r>
      <w:r>
        <w:t xml:space="preserve"> </w:t>
      </w:r>
      <w:r>
        <w:t xml:space="preserve">for short.</w:t>
      </w:r>
    </w:p>
    <w:p>
      <w:pPr>
        <w:pStyle w:val="FirstParagraph"/>
      </w:pPr>
      <w:r>
        <w:t xml:space="preserve">The same split holds for one observation:</w:t>
      </w:r>
      <w:r>
        <w:t xml:space="preserve"> </w:t>
      </w:r>
      <w:r>
        <w:t xml:space="preserve">the predictor vector is</w:t>
      </w:r>
      <w:r>
        <w:t xml:space="preserve"> </w:t>
      </w:r>
      <w:r>
        <w:rPr>
          <w:rStyle w:val="VerbatimChar"/>
        </w:rPr>
        <w:t xml:space="preserve">\vx</w:t>
      </w:r>
      <w:r>
        <w:t xml:space="preserve">, and the design vector is</w:t>
      </w:r>
      <w:r>
        <w:t xml:space="preserve"> </w:t>
      </w:r>
      <w:r>
        <w:rPr>
          <w:rStyle w:val="VerbatimChar"/>
        </w:rPr>
        <w:t xml:space="preserve">\vfeatmap(\vx)</w:t>
      </w:r>
      <w:r>
        <w:t xml:space="preserve">.</w:t>
      </w:r>
      <w:r>
        <w:t xml:space="preserve"> </w:t>
      </w:r>
      <w:r>
        <w:t xml:space="preserve">Without a feature map or an intercept column,</w:t>
      </w:r>
      <w:r>
        <w:t xml:space="preserve"> </w:t>
      </w:r>
      <w:r>
        <w:t xml:space="preserve">the design matrix equals the predictor matrix, but say so rather than reuse one symbol for both.</w:t>
      </w:r>
    </w:p>
    <w:bookmarkStart w:id="66" w:name="exm-predictor-vs-design-matrix"/>
    <w:p>
      <w:pPr>
        <w:pStyle w:val="BodyText"/>
      </w:pPr>
      <w:r>
        <w:rPr>
          <w:b/>
          <w:bCs/>
        </w:rPr>
        <w:t xml:space="preserve">Example 24 (Predictor matrix and design matrix)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design matrix, and fit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predictor matrix and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the design matrix.</w:t>
      </w:r>
      <w:r>
        <w:t xml:space="preserve"> </w:t>
      </w:r>
      <w:r>
        <w:t xml:space="preserve">The fitted coefficients solve the normal equations for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✅ version shows which matrix holds the raw inputs</w:t>
      </w:r>
      <w:r>
        <w:t xml:space="preserve"> </w:t>
      </w:r>
      <w:r>
        <w:t xml:space="preserve">and which holds the columns the model uses.</w:t>
      </w:r>
    </w:p>
    <w:bookmarkEnd w:id="66"/>
    <w:bookmarkEnd w:id="67"/>
    <w:bookmarkStart w:id="69" w:name="stating-formulas-in-their-general-form"/>
    <w:p>
      <w:pPr>
        <w:pStyle w:val="Heading2"/>
      </w:pPr>
      <w:r>
        <w:t xml:space="preserve">14 Stating formulas in their general form</w:t>
      </w:r>
    </w:p>
    <w:p>
      <w:pPr>
        <w:pStyle w:val="FirstParagraph"/>
      </w:pPr>
      <w:r>
        <w:t xml:space="preserve">On a reference sheet, a formula sheet or a summary,</w:t>
      </w:r>
      <w:r>
        <w:t xml:space="preserve"> </w:t>
      </w:r>
      <w:r>
        <w:t xml:space="preserve">state each formula in its general form.</w:t>
      </w:r>
      <w:r>
        <w:t xml:space="preserve"> </w:t>
      </w:r>
      <w:r>
        <w:t xml:space="preserve">Do not state it only for a specific example.</w:t>
      </w:r>
      <w:r>
        <w:t xml:space="preserve"> </w:t>
      </w:r>
      <w:r>
        <w:t xml:space="preserve">A reader looks a formula up to apply it to a new case,</w:t>
      </w:r>
      <w:r>
        <w:t xml:space="preserve"> </w:t>
      </w:r>
      <w:r>
        <w:t xml:space="preserve">and an example shows only one case.</w:t>
      </w:r>
    </w:p>
    <w:bookmarkStart w:id="68" w:name="exm-general-form-formula"/>
    <w:p>
      <w:pPr>
        <w:pStyle w:val="BodyText"/>
      </w:pPr>
      <w:r>
        <w:rPr>
          <w:b/>
          <w:bCs/>
        </w:rPr>
        <w:t xml:space="preserve">Example 25 (Stating the chain rule)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(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r>
          <m:t>2</m:t>
        </m:r>
        <m:r>
          <m:t>u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BlockText"/>
      </w:pPr>
      <w:r>
        <w:t xml:space="preserve">✅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FirstParagraph"/>
      </w:pPr>
      <w:r>
        <w:t xml:space="preserve">The ❌ line is the chain rule for squaring only.</w:t>
      </w:r>
      <w:r>
        <w:t xml:space="preserve"> </w:t>
      </w:r>
      <w:r>
        <w:t xml:space="preserve">The ✅ line holds for every differentiable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squaring case follows by taking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68"/>
    <w:p>
      <w:pPr>
        <w:pStyle w:val="BodyText"/>
      </w:pPr>
      <w:r>
        <w:t xml:space="preserve">Put a specific case on the sheet only as a labeled example next to the general formula.</w:t>
      </w:r>
    </w:p>
    <w:bookmarkEnd w:id="69"/>
    <w:bookmarkStart w:id="71" w:name="X7f8c42fa04e60987c7b1508a72c3ab256e37ba7"/>
    <w:p>
      <w:pPr>
        <w:pStyle w:val="Heading2"/>
      </w:pPr>
      <w:r>
        <w:t xml:space="preserve">15 Writing the mean function and the prediction function</w:t>
      </w:r>
    </w:p>
    <w:p>
      <w:pPr>
        <w:pStyle w:val="FirstParagraph"/>
      </w:pPr>
      <w:r>
        <w:t xml:space="preserve">Write the mean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μ</m:t>
        </m:r>
      </m:oMath>
      <w:r>
        <w:t xml:space="preserve">, not as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 mean function is the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 of the outcome given the inputs,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\truemeanf{x}</w:t>
      </w:r>
      <w:r>
        <w:t xml:space="preserve">.</w:t>
      </w:r>
    </w:p>
    <w:p>
      <w:pPr>
        <w:pStyle w:val="BodyText"/>
      </w:pPr>
      <w:r>
        <w:t xml:space="preserve">Name the object you mean.</w:t>
      </w:r>
      <w:r>
        <w:t xml:space="preserve"> </w:t>
      </w:r>
      <w:r>
        <w:t xml:space="preserve">When the text refers to the fitted prediction function as a concept,</w:t>
      </w:r>
      <w:r>
        <w:t xml:space="preserve"> </w:t>
      </w:r>
      <w:r>
        <w:t xml:space="preserve">the rule that turns an input into a predicted outcome,</w:t>
      </w:r>
      <w:r>
        <w:t xml:space="preserve"> </w:t>
      </w:r>
      <w:r>
        <w:t xml:space="preserve">write the fitted prediction function, not the fitted mean function.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\epredfnf{x}</w:t>
      </w:r>
      <w:r>
        <w:t xml:space="preserve"> </w:t>
      </w:r>
      <w:r>
        <w:t xml:space="preserve">(symbol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) for an estimated one, or</w:t>
      </w:r>
      <w:r>
        <w:t xml:space="preserve"> </w:t>
      </w:r>
      <w:r>
        <w:rPr>
          <w:rStyle w:val="VerbatimChar"/>
        </w:rPr>
        <w:t xml:space="preserve">\predfnf{x}</w:t>
      </w:r>
      <w:r>
        <w:t xml:space="preserve"> </w:t>
      </w:r>
      <w:r>
        <w:t xml:space="preserve">(symbol</w:t>
      </w:r>
      <w:r>
        <w:t xml:space="preserve"> </w:t>
      </w:r>
      <m:oMath>
        <m:r>
          <m:t>f</m:t>
        </m:r>
      </m:oMath>
      <w:r>
        <w:t xml:space="preserve">) for any prediction function.</w:t>
      </w:r>
      <w:r>
        <w:t xml:space="preserve"> </w:t>
      </w:r>
      <w:r>
        <w:t xml:space="preserve">Use the fitted or estimated mean function only where the text is about</w:t>
      </w:r>
      <w:r>
        <w:t xml:space="preserve"> </w:t>
      </w:r>
      <w:r>
        <w:t xml:space="preserve">estimating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itself.</w:t>
      </w:r>
    </w:p>
    <w:bookmarkStart w:id="70" w:name="exm-mean-vs-prediction-function"/>
    <w:p>
      <w:pPr>
        <w:pStyle w:val="BodyText"/>
      </w:pPr>
      <w:r>
        <w:rPr>
          <w:b/>
          <w:bCs/>
        </w:rPr>
        <w:t xml:space="preserve">Example 26 (Mean function and fitted prediction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expected squared error of the fitted mean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</w:p>
    <w:p>
      <w:pPr>
        <w:pStyle w:val="BlockText"/>
      </w:pPr>
      <w:r>
        <w:t xml:space="preserve">✅ The expected squared error of the fitted prediction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f</m:t>
                    </m:r>
                  </m:e>
                </m:acc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bias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✅ version names the fitted prediction function where the concept is a prediction,</w:t>
      </w:r>
      <w:r>
        <w:t xml:space="preserve"> </w:t>
      </w:r>
      <w:r>
        <w:t xml:space="preserve">and keeps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the mean it is compared with.</w:t>
      </w:r>
    </w:p>
    <w:bookmarkEnd w:id="70"/>
    <w:bookmarkEnd w:id="71"/>
    <w:bookmarkStart w:id="74" w:name="writing-the-log-odds"/>
    <w:p>
      <w:pPr>
        <w:pStyle w:val="Heading2"/>
      </w:pPr>
      <w:del w:id="3" w:author="PR Preview" w:date="2026-01-01T00:00:00Z">
        <w:r>
          <w:delText xml:space="preserve">16 Writing out notational shorthands</w:delText>
        </w:r>
      </w:del>
    </w:p>
    <w:p>
      <w:pPr>
        <w:pStyle w:val="Heading2"/>
      </w:pPr>
      <w:ins w:id="4" w:author="PR Preview" w:date="2026-01-01T00:00:00Z">
        <w:r>
          <w:t xml:space="preserve">16 Writing the log-odds</w:t>
        </w:r>
      </w:ins>
    </w:p>
    <w:p>
      <w:pPr>
        <w:pStyle w:val="FirstParagraph"/>
      </w:pPr>
      <w:ins w:id="5" w:author="PR Preview" w:date="2026-01-01T00:00:00Z">
        <w:r>
          <w:t xml:space="preserve">Write the log-odds as</w:t>
        </w:r>
      </w:ins>
      <w:ins w:id="6" w:author="PR Preview" w:date="2026-01-01T00:00:00Z">
        <w:r>
          <w:t xml:space="preserve"> </w:t>
        </w:r>
      </w:ins>
      <m:oMath>
        <m:r>
          <m:t>η</m:t>
        </m:r>
      </m:oMath>
      <w:ins w:id="7" w:author="PR Preview" w:date="2026-01-01T00:00:00Z">
        <w:r>
          <w:t xml:space="preserve"> </w:t>
        </w:r>
      </w:ins>
      <w:ins w:id="8" w:author="PR Preview" w:date="2026-01-01T00:00:00Z">
        <w:r>
          <w:t xml:space="preserve">(the Greek letter eta), not as</w:t>
        </w:r>
      </w:ins>
      <w:ins w:id="9" w:author="PR Preview" w:date="2026-01-01T00:00:00Z">
        <w:r>
          <w:t xml:space="preserve"> </w:t>
        </w:r>
      </w:ins>
      <m:oMath>
        <m:r>
          <m:t>z</m:t>
        </m:r>
      </m:oMath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or another letter.</w:t>
        </w:r>
      </w:ins>
      <w:ins w:id="12" w:author="PR Preview" w:date="2026-01-01T00:00:00Z">
        <w:r>
          <w:t xml:space="preserve"> </w:t>
        </w:r>
      </w:ins>
      <w:ins w:id="13" w:author="PR Preview" w:date="2026-01-01T00:00:00Z">
        <w:r>
          <w:t xml:space="preserve">In a group that uses shared macros (see</w:t>
        </w:r>
      </w:ins>
      <w:ins w:id="14" w:author="PR Preview" w:date="2026-01-01T00:00:00Z">
        <w:r>
          <w:t xml:space="preserve"> </w:t>
        </w:r>
      </w:ins>
      <w:hyperlink w:anchor="using-shared-macros">
        <w:ins w:id="15" w:author="PR Preview" w:date="2026-01-01T00:00:00Z">
          <w:r>
            <w:rPr>
              <w:rStyle w:val="Hyperlink"/>
            </w:rPr>
            <w:t xml:space="preserve">Using shared macros</w:t>
          </w:r>
        </w:ins>
      </w:hyperlink>
      <w:ins w:id="16" w:author="PR Preview" w:date="2026-01-01T00:00:00Z">
        <w:r>
          <w:t xml:space="preserve">),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write it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rPr>
            <w:rStyle w:val="VerbatimChar"/>
          </w:rPr>
          <w:t xml:space="preserve">\logodds</w:t>
        </w:r>
      </w:ins>
      <w:ins w:id="21" w:author="PR Preview" w:date="2026-01-01T00:00:00Z">
        <w:r>
          <w:t xml:space="preserve">.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Use it wherever the quantity is the log-odds, including the argument of the logistic</w:t>
        </w:r>
      </w:ins>
      <w:ins w:id="24" w:author="PR Preview" w:date="2026-01-01T00:00:00Z">
        <w:r>
          <w:t xml:space="preserve"> </w:t>
        </w:r>
      </w:ins>
      <w:hyperlink r:id="rId24">
        <w:ins w:id="25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26" w:author="PR Preview" w:date="2026-01-01T00:00:00Z">
        <w:r>
          <w:t xml:space="preserve">,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so that the same quantity has one symbol in every chapter and figure.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Label a figure axis that shows it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“Log-odds,</w:t>
        </w:r>
      </w:ins>
      <w:ins w:id="33" w:author="PR Preview" w:date="2026-01-01T00:00:00Z">
        <w:r>
          <w:t xml:space="preserve"> </w:t>
        </w:r>
      </w:ins>
      <m:oMath>
        <m:r>
          <m:t>η</m:t>
        </m:r>
      </m:oMath>
      <w:ins w:id="34" w:author="PR Preview" w:date="2026-01-01T00:00:00Z">
        <w:r>
          <w:t xml:space="preserve">”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(see</w:t>
        </w:r>
      </w:ins>
      <w:ins w:id="37" w:author="PR Preview" w:date="2026-01-01T00:00:00Z">
        <w:r>
          <w:t xml:space="preserve"> </w:t>
        </w:r>
      </w:ins>
      <w:hyperlink r:id="rId72">
        <w:ins w:id="38" w:author="PR Preview" w:date="2026-01-01T00:00:00Z">
          <w:r>
            <w:rPr>
              <w:rStyle w:val="Hyperlink"/>
            </w:rPr>
            <w:t xml:space="preserve">Axis titles</w:t>
          </w:r>
        </w:ins>
      </w:hyperlink>
      <w:ins w:id="39" w:author="PR Preview" w:date="2026-01-01T00:00:00Z">
        <w:r>
          <w:t xml:space="preserve">).</w:t>
        </w:r>
      </w:ins>
    </w:p>
    <w:bookmarkStart w:id="73" w:name="exm-log-odds-symbol"/>
    <w:p>
      <w:pPr>
        <w:pStyle w:val="BodyText"/>
      </w:pPr>
      <w:ins w:id="40" w:author="PR Preview" w:date="2026-01-01T00:00:00Z">
        <w:r>
          <w:rPr>
            <w:b/>
            <w:bCs/>
          </w:rPr>
          <w:t xml:space="preserve">Example 27 (Argument of the logistic function)</w:t>
        </w:r>
      </w:ins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 </w:t>
        </w:r>
      </w:ins>
    </w:p>
    <w:p>
      <w:pPr>
        <w:pStyle w:val="BlockText"/>
      </w:pPr>
      <w:ins w:id="43" w:author="PR Preview" w:date="2026-01-01T00:00:00Z">
        <w:r>
          <w:t xml:space="preserve">❌ The logistic</w:t>
        </w:r>
      </w:ins>
      <w:ins w:id="44" w:author="PR Preview" w:date="2026-01-01T00:00:00Z">
        <w:r>
          <w:t xml:space="preserve"> </w:t>
        </w:r>
      </w:ins>
      <w:hyperlink r:id="rId24">
        <w:ins w:id="45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is</w:t>
        </w:r>
      </w:ins>
      <w:ins w:id="48" w:author="PR Preview" w:date="2026-01-01T00:00:00Z">
        <w:r>
          <w:t xml:space="preserve"> </w:t>
        </w:r>
      </w:ins>
      <m:oMath>
        <m:r>
          <m:t>σ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z</m:t>
            </m:r>
          </m:sup>
        </m:sSup>
        <m:r>
          <m:rPr>
            <m:sty m:val="p"/>
          </m:rPr>
          <m:t>)</m:t>
        </m:r>
      </m:oMath>
      <w:ins w:id="49" w:author="PR Preview" w:date="2026-01-01T00:00:00Z">
        <w:r>
          <w:t xml:space="preserve">, evaluated at the log-odds</w:t>
        </w:r>
      </w:ins>
      <w:ins w:id="50" w:author="PR Preview" w:date="2026-01-01T00:00:00Z">
        <w:r>
          <w:t xml:space="preserve"> </w:t>
        </w:r>
      </w:ins>
      <m:oMath>
        <m:r>
          <m:t>z</m:t>
        </m:r>
      </m:oMath>
      <w:ins w:id="51" w:author="PR Preview" w:date="2026-01-01T00:00:00Z">
        <w:r>
          <w:t xml:space="preserve">.</w:t>
        </w:r>
      </w:ins>
    </w:p>
    <w:p>
      <w:pPr>
        <w:pStyle w:val="BlockText"/>
      </w:pPr>
      <w:ins w:id="52" w:author="PR Preview" w:date="2026-01-01T00:00:00Z">
        <w:r>
          <w:t xml:space="preserve">✅ The logistic function is</w:t>
        </w:r>
      </w:ins>
      <w:ins w:id="53" w:author="PR Preview" w:date="2026-01-01T00:00:00Z">
        <w:r>
          <w:t xml:space="preserve"> </w:t>
        </w:r>
      </w:ins>
      <m:oMath>
        <m:r>
          <m:rPr>
            <m:sty m:val="p"/>
          </m:rPr>
          <m:t>expit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η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η</m:t>
                </m:r>
              </m:sup>
            </m:sSup>
          </m:den>
        </m:f>
      </m:oMath>
      <w:ins w:id="54" w:author="PR Preview" w:date="2026-01-01T00:00:00Z">
        <w:r>
          <w:t xml:space="preserve">, evaluated at the log-odds</w:t>
        </w:r>
      </w:ins>
      <w:ins w:id="55" w:author="PR Preview" w:date="2026-01-01T00:00:00Z">
        <w:r>
          <w:t xml:space="preserve"> </w:t>
        </w:r>
      </w:ins>
      <m:oMath>
        <m:r>
          <m:t>η</m:t>
        </m:r>
      </m:oMath>
      <w:ins w:id="56" w:author="PR Preview" w:date="2026-01-01T00:00:00Z">
        <w:r>
          <w:t xml:space="preserve">.</w:t>
        </w:r>
      </w:ins>
    </w:p>
    <w:p>
      <w:pPr>
        <w:pStyle w:val="FirstParagraph"/>
      </w:pPr>
      <w:ins w:id="57" w:author="PR Preview" w:date="2026-01-01T00:00:00Z">
        <w:r>
          <w:t xml:space="preserve">The ✅ version uses the lab’s symbol for the log-odds, so a reader who has seen</w:t>
        </w:r>
      </w:ins>
      <w:ins w:id="58" w:author="PR Preview" w:date="2026-01-01T00:00:00Z">
        <w:r>
          <w:t xml:space="preserve"> </w:t>
        </w:r>
      </w:ins>
      <m:oMath>
        <m:r>
          <m:t>η</m:t>
        </m:r>
      </m:oMath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elsewhere recognizes it here.</w:t>
        </w:r>
      </w:ins>
    </w:p>
    <w:bookmarkEnd w:id="73"/>
    <w:bookmarkEnd w:id="74"/>
    <w:bookmarkStart w:id="77" w:name="writing-out-notational-shorthands"/>
    <w:p>
      <w:pPr>
        <w:pStyle w:val="Heading2"/>
      </w:pPr>
      <w:ins w:id="61" w:author="PR Preview" w:date="2026-01-01T00:00:00Z">
        <w:r>
          <w:t xml:space="preserve">17 Writing out notational shorthands</w:t>
        </w:r>
      </w:ins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75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76" w:name="exm-notational-shorthand"/>
    <w:p>
      <w:pPr>
        <w:pStyle w:val="BodyText"/>
      </w:pPr>
      <w:del w:id="62" w:author="PR Preview" w:date="2026-01-01T00:00:00Z">
        <w:r>
          <w:rPr>
            <w:b/>
            <w:bCs/>
          </w:rPr>
          <w:delText xml:space="preserve">Example 27 (Writing out the limits of a sum and the range of an index)</w:delText>
        </w:r>
      </w:del>
      <w:del w:id="63" w:author="PR Preview" w:date="2026-01-01T00:00:00Z">
        <w:r>
          <w:delText xml:space="preserve"> </w:delText>
        </w:r>
      </w:del>
      <w:del w:id="64" w:author="PR Preview" w:date="2026-01-01T00:00:00Z">
        <w:r>
          <w:delText xml:space="preserve">For a discrete random variable</w:delText>
        </w:r>
      </w:del>
      <w:del w:id="65" w:author="PR Preview" w:date="2026-01-01T00:00:00Z">
        <w:r>
          <w:delText xml:space="preserve"> </w:delText>
        </w:r>
      </w:del>
      <m:oMath>
        <m:r>
          <m:t>X</m:t>
        </m:r>
      </m:oMath>
      <w:del w:id="66" w:author="PR Preview" w:date="2026-01-01T00:00:00Z">
        <w:r>
          <w:delText xml:space="preserve">:</w:delText>
        </w:r>
      </w:del>
    </w:p>
    <w:p>
      <w:pPr>
        <w:pStyle w:val="BodyText"/>
      </w:pPr>
      <w:ins w:id="67" w:author="PR Preview" w:date="2026-01-01T00:00:00Z">
        <w:r>
          <w:rPr>
            <w:b/>
            <w:bCs/>
          </w:rPr>
          <w:t xml:space="preserve">Example 28 (Writing out the limits of a sum and the range of an index)</w:t>
        </w:r>
      </w:ins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For a discrete random variable</w:t>
        </w:r>
      </w:ins>
      <w:ins w:id="70" w:author="PR Preview" w:date="2026-01-01T00:00:00Z">
        <w:r>
          <w:t xml:space="preserve"> </w:t>
        </w:r>
      </w:ins>
      <m:oMath>
        <m:r>
          <m:t>X</m:t>
        </m:r>
      </m:oMath>
      <w:ins w:id="71" w:author="PR Preview" w:date="2026-01-01T00:00:00Z">
        <w:r>
          <w:t xml:space="preserve">:</w:t>
        </w:r>
      </w:ins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76"/>
    <w:bookmarkEnd w:id="77"/>
    <w:bookmarkStart w:id="82" w:name="stating-assumptions-before-using-them"/>
    <w:p>
      <w:pPr>
        <w:pStyle w:val="Heading2"/>
      </w:pPr>
      <w:del w:id="72" w:author="PR Preview" w:date="2026-01-01T00:00:00Z">
        <w:r>
          <w:delText xml:space="preserve">17 Stating assumptions before using them</w:delText>
        </w:r>
      </w:del>
    </w:p>
    <w:p>
      <w:pPr>
        <w:pStyle w:val="Heading2"/>
      </w:pPr>
      <w:ins w:id="73" w:author="PR Preview" w:date="2026-01-01T00:00:00Z">
        <w:r>
          <w:t xml:space="preserve">18 Stating assumptions before using them</w:t>
        </w:r>
      </w:ins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5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a hypothesis of a theorem;</w:t>
      </w:r>
    </w:p>
    <w:p>
      <w:pPr>
        <w:pStyle w:val="Compact"/>
        <w:numPr>
          <w:ilvl w:val="0"/>
          <w:numId w:val="1015"/>
        </w:numPr>
      </w:pPr>
      <w:r>
        <w:t xml:space="preserve">a case split;</w:t>
      </w:r>
    </w:p>
    <w:p>
      <w:pPr>
        <w:pStyle w:val="Compact"/>
        <w:numPr>
          <w:ilvl w:val="0"/>
          <w:numId w:val="1015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6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78" w:name="exm-assumptions-first"/>
    <w:p>
      <w:pPr>
        <w:pStyle w:val="BodyText"/>
      </w:pPr>
      <w:del w:id="74" w:author="PR Preview" w:date="2026-01-01T00:00:00Z">
        <w:r>
          <w:rPr>
            <w:b/>
            <w:bCs/>
          </w:rPr>
          <w:delText xml:space="preserve">Example 28 (Stating the restriction on</w:delText>
        </w:r>
      </w:del>
      <w:del w:id="75" w:author="PR Preview" w:date="2026-01-01T00:00:00Z">
        <w:r>
          <w:rPr>
            <w:b/>
            <w:bCs/>
          </w:rPr>
          <w:delText xml:space="preserve"> </w:delText>
        </w:r>
      </w:del>
      <m:oMath>
        <m:r>
          <m:t>x</m:t>
        </m:r>
      </m:oMath>
      <w:del w:id="76" w:author="PR Preview" w:date="2026-01-01T00:00:00Z">
        <w:r>
          <w:rPr>
            <w:b/>
            <w:bCs/>
          </w:rPr>
          <w:delText xml:space="preserve"> </w:delText>
        </w:r>
      </w:del>
      <w:del w:id="77" w:author="PR Preview" w:date="2026-01-01T00:00:00Z">
        <w:r>
          <w:rPr>
            <w:b/>
            <w:bCs/>
          </w:rPr>
          <w:delText xml:space="preserve">before using it)</w:delText>
        </w:r>
      </w:del>
      <w:del w:id="78" w:author="PR Preview" w:date="2026-01-01T00:00:00Z">
        <w:r>
          <w:delText xml:space="preserve"> </w:delText>
        </w:r>
      </w:del>
      <w:del w:id="79" w:author="PR Preview" w:date="2026-01-01T00:00:00Z">
        <w:r>
          <w:delText xml:space="preserve">To show that</w:delText>
        </w:r>
      </w:del>
      <w:del w:id="80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2</m:t>
        </m:r>
      </m:oMath>
      <w:del w:id="81" w:author="PR Preview" w:date="2026-01-01T00:00:00Z">
        <w:r>
          <w:delText xml:space="preserve"> </w:delText>
        </w:r>
      </w:del>
      <w:del w:id="82" w:author="PR Preview" w:date="2026-01-01T00:00:00Z">
        <w:r>
          <w:delText xml:space="preserve">is a strict local minimizer of</w:delText>
        </w:r>
      </w:del>
      <w:del w:id="8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del w:id="84" w:author="PR Preview" w:date="2026-01-01T00:00:00Z">
        <w:r>
          <w:delText xml:space="preserve">,</w:delText>
        </w:r>
      </w:del>
      <w:del w:id="85" w:author="PR Preview" w:date="2026-01-01T00:00:00Z">
        <w:r>
          <w:delText xml:space="preserve"> </w:delText>
        </w:r>
      </w:del>
      <w:del w:id="86" w:author="PR Preview" w:date="2026-01-01T00:00:00Z">
        <w:r>
          <w:delText xml:space="preserve">we show that</w:delText>
        </w:r>
      </w:del>
      <w:del w:id="8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del w:id="88" w:author="PR Preview" w:date="2026-01-01T00:00:00Z">
        <w:r>
          <w:delText xml:space="preserve"> </w:delText>
        </w:r>
      </w:del>
      <w:del w:id="89" w:author="PR Preview" w:date="2026-01-01T00:00:00Z">
        <w:r>
          <w:delText xml:space="preserve">for every</w:delText>
        </w:r>
      </w:del>
      <w:del w:id="90" w:author="PR Preview" w:date="2026-01-01T00:00:00Z">
        <w:r>
          <w:delText xml:space="preserve"> </w:delText>
        </w:r>
      </w:del>
      <m:oMath>
        <m:r>
          <m:t>x</m:t>
        </m:r>
      </m:oMath>
      <w:del w:id="91" w:author="PR Preview" w:date="2026-01-01T00:00:00Z">
        <w:r>
          <w:delText xml:space="preserve"> </w:delText>
        </w:r>
      </w:del>
      <w:del w:id="92" w:author="PR Preview" w:date="2026-01-01T00:00:00Z">
        <w:r>
          <w:delText xml:space="preserve">near 2 other than 2 itself.</w:delText>
        </w:r>
      </w:del>
    </w:p>
    <w:p>
      <w:pPr>
        <w:pStyle w:val="BodyText"/>
      </w:pPr>
      <w:ins w:id="93" w:author="PR Preview" w:date="2026-01-01T00:00:00Z">
        <w:r>
          <w:rPr>
            <w:b/>
            <w:bCs/>
          </w:rPr>
          <w:t xml:space="preserve">Example 29 (Stating the restriction on</w:t>
        </w:r>
      </w:ins>
      <w:ins w:id="94" w:author="PR Preview" w:date="2026-01-01T00:00:00Z">
        <w:r>
          <w:rPr>
            <w:b/>
            <w:bCs/>
          </w:rPr>
          <w:t xml:space="preserve"> </w:t>
        </w:r>
      </w:ins>
      <m:oMath>
        <m:r>
          <m:t>x</m:t>
        </m:r>
      </m:oMath>
      <w:ins w:id="95" w:author="PR Preview" w:date="2026-01-01T00:00:00Z">
        <w:r>
          <w:rPr>
            <w:b/>
            <w:bCs/>
          </w:rPr>
          <w:t xml:space="preserve"> </w:t>
        </w:r>
      </w:ins>
      <w:ins w:id="96" w:author="PR Preview" w:date="2026-01-01T00:00:00Z">
        <w:r>
          <w:rPr>
            <w:b/>
            <w:bCs/>
          </w:rPr>
          <w:t xml:space="preserve">before using it)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To show that</w:t>
        </w:r>
      </w:ins>
      <w:ins w:id="99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2</m:t>
        </m:r>
      </m:oMath>
      <w:ins w:id="100" w:author="PR Preview" w:date="2026-01-01T00:00:00Z">
        <w:r>
          <w:t xml:space="preserve"> </w:t>
        </w:r>
      </w:ins>
      <w:ins w:id="101" w:author="PR Preview" w:date="2026-01-01T00:00:00Z">
        <w:r>
          <w:t xml:space="preserve">is a strict local minimizer of</w:t>
        </w:r>
      </w:ins>
      <w:ins w:id="10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ins w:id="103" w:author="PR Preview" w:date="2026-01-01T00:00:00Z">
        <w:r>
          <w:t xml:space="preserve">,</w:t>
        </w:r>
      </w:ins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we show that</w:t>
        </w:r>
      </w:ins>
      <w:ins w:id="10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for every</w:t>
        </w:r>
      </w:ins>
      <w:ins w:id="109" w:author="PR Preview" w:date="2026-01-01T00:00:00Z">
        <w:r>
          <w:t xml:space="preserve"> </w:t>
        </w:r>
      </w:ins>
      <m:oMath>
        <m:r>
          <m:t>x</m:t>
        </m:r>
      </m:oMath>
      <w:ins w:id="110" w:author="PR Preview" w:date="2026-01-01T00:00:00Z">
        <w:r>
          <w:t xml:space="preserve"> </w:t>
        </w:r>
      </w:ins>
      <w:ins w:id="111" w:author="PR Preview" w:date="2026-01-01T00:00:00Z">
        <w:r>
          <w:t xml:space="preserve">near 2 other than 2 itself.</w:t>
        </w:r>
      </w:ins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78"/>
    <w:bookmarkStart w:id="79" w:name="exm-assumptions-bullet-list"/>
    <w:p>
      <w:pPr>
        <w:pStyle w:val="BodyText"/>
      </w:pPr>
      <w:del w:id="112" w:author="PR Preview" w:date="2026-01-01T00:00:00Z">
        <w:r>
          <w:rPr>
            <w:b/>
            <w:bCs/>
          </w:rPr>
          <w:delText xml:space="preserve">Example 29 (Writing several assumptions as one list)</w:delText>
        </w:r>
      </w:del>
      <w:del w:id="113" w:author="PR Preview" w:date="2026-01-01T00:00:00Z">
        <w:r>
          <w:delText xml:space="preserve"> </w:delText>
        </w:r>
      </w:del>
      <w:del w:id="114" w:author="PR Preview" w:date="2026-01-01T00:00:00Z">
        <w:r>
          <w:delText xml:space="preserve"> </w:delText>
        </w:r>
      </w:del>
    </w:p>
    <w:p>
      <w:pPr>
        <w:pStyle w:val="BodyText"/>
      </w:pPr>
      <w:ins w:id="115" w:author="PR Preview" w:date="2026-01-01T00:00:00Z">
        <w:r>
          <w:rPr>
            <w:b/>
            <w:bCs/>
          </w:rPr>
          <w:t xml:space="preserve">Example 30 (Writing several assumptions as one list)</w:t>
        </w:r>
      </w:ins>
      <w:ins w:id="116" w:author="PR Preview" w:date="2026-01-01T00:00:00Z">
        <w:r>
          <w:t xml:space="preserve"> </w:t>
        </w:r>
      </w:ins>
      <w:ins w:id="117" w:author="PR Preview" w:date="2026-01-01T00:00:00Z">
        <w:r>
          <w:t xml:space="preserve"> </w:t>
        </w:r>
      </w:ins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  <w:r>
        <w:t xml:space="preserve"> 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7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7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7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79"/>
    <w:bookmarkStart w:id="80" w:name="exm-notation-bullet-list"/>
    <w:p>
      <w:pPr>
        <w:pStyle w:val="BodyText"/>
      </w:pPr>
      <w:del w:id="118" w:author="PR Preview" w:date="2026-01-01T00:00:00Z">
        <w:r>
          <w:rPr>
            <w:b/>
            <w:bCs/>
          </w:rPr>
          <w:delText xml:space="preserve">Example 30 (Writing several names as one list)</w:delText>
        </w:r>
      </w:del>
      <w:del w:id="119" w:author="PR Preview" w:date="2026-01-01T00:00:00Z">
        <w:r>
          <w:delText xml:space="preserve"> </w:delText>
        </w:r>
      </w:del>
      <w:del w:id="120" w:author="PR Preview" w:date="2026-01-01T00:00:00Z">
        <w:r>
          <w:delText xml:space="preserve"> </w:delText>
        </w:r>
      </w:del>
    </w:p>
    <w:p>
      <w:pPr>
        <w:pStyle w:val="BodyText"/>
      </w:pPr>
      <w:ins w:id="121" w:author="PR Preview" w:date="2026-01-01T00:00:00Z">
        <w:r>
          <w:rPr>
            <w:b/>
            <w:bCs/>
          </w:rPr>
          <w:t xml:space="preserve">Example 31 (Writing several names as one list)</w:t>
        </w:r>
      </w:ins>
      <w:ins w:id="122" w:author="PR Preview" w:date="2026-01-01T00:00:00Z">
        <w:r>
          <w:t xml:space="preserve"> </w:t>
        </w:r>
      </w:ins>
      <w:ins w:id="123" w:author="PR Preview" w:date="2026-01-01T00:00:00Z">
        <w:r>
          <w:t xml:space="preserve"> </w:t>
        </w:r>
      </w:ins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8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8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80"/>
    <w:bookmarkStart w:id="81" w:name="exm-parametrization-is-notation"/>
    <w:p>
      <w:pPr>
        <w:pStyle w:val="BodyText"/>
      </w:pPr>
      <w:del w:id="124" w:author="PR Preview" w:date="2026-01-01T00:00:00Z">
        <w:r>
          <w:rPr>
            <w:b/>
            <w:bCs/>
          </w:rPr>
          <w:delText xml:space="preserve">Example 31 (Defining the noise is a parametrization, not an assumption)</w:delText>
        </w:r>
      </w:del>
      <w:del w:id="125" w:author="PR Preview" w:date="2026-01-01T00:00:00Z">
        <w:r>
          <w:delText xml:space="preserve"> </w:delText>
        </w:r>
      </w:del>
      <w:del w:id="126" w:author="PR Preview" w:date="2026-01-01T00:00:00Z">
        <w:r>
          <w:delText xml:space="preserve"> </w:delText>
        </w:r>
      </w:del>
    </w:p>
    <w:p>
      <w:pPr>
        <w:pStyle w:val="BodyText"/>
      </w:pPr>
      <w:ins w:id="127" w:author="PR Preview" w:date="2026-01-01T00:00:00Z">
        <w:r>
          <w:rPr>
            <w:b/>
            <w:bCs/>
          </w:rPr>
          <w:t xml:space="preserve">Example 32 (Defining the noise is a parametrization, not an assumption)</w:t>
        </w:r>
      </w:ins>
      <w:ins w:id="128" w:author="PR Preview" w:date="2026-01-01T00:00:00Z">
        <w:r>
          <w:t xml:space="preserve"> </w:t>
        </w:r>
      </w:ins>
      <w:ins w:id="129" w:author="PR Preview" w:date="2026-01-01T00:00:00Z">
        <w:r>
          <w:t xml:space="preserve"> </w:t>
        </w:r>
      </w:ins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9"/>
        </w:numPr>
      </w:pPr>
      <w:r>
        <w:t xml:space="preserve">the outcome variable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, and</w:t>
      </w:r>
    </w:p>
    <w:p>
      <w:pPr>
        <w:pStyle w:val="Compact"/>
        <w:numPr>
          <w:ilvl w:val="0"/>
          <w:numId w:val="1019"/>
        </w:numPr>
      </w:pPr>
      <w:r>
        <w:t xml:space="preserve">the noise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20"/>
        </w:numPr>
      </w:pP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population mean of the outcome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the input value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Compact"/>
        <w:numPr>
          <w:ilvl w:val="0"/>
          <w:numId w:val="1020"/>
        </w:numPr>
      </w:pP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hyperlink" Target="citations-evidence.qmd#trivial-and-trivially" TargetMode="External"/><Relationship Id="rId60" Type="http://schemas.openxmlformats.org/officeDocument/2006/relationships/hyperlink" Target="defining-terms.qmd#def-population" TargetMode="External"/><Relationship Id="rId40" Type="http://schemas.openxmlformats.org/officeDocument/2006/relationships/hyperlink" Target="defining-terms.qmd#def-variance-expression-and-prose" TargetMode="External"/><Relationship Id="rId43" Type="http://schemas.openxmlformats.org/officeDocument/2006/relationships/hyperlink" Target="defining-terms.qmd#guidelines-for-defining-terms" TargetMode="External"/><Relationship Id="rId36" Type="http://schemas.openxmlformats.org/officeDocument/2006/relationships/hyperlink" Target="https://morrison-lab.github.io/mds/functions.html#def-codomain" TargetMode="External"/><Relationship Id="rId13" Type="http://schemas.openxmlformats.org/officeDocument/2006/relationships/hyperlink" Target="https://morrison-lab.github.io/mds/functions.html#def-domain" TargetMode="External"/><Relationship Id="rId24" Type="http://schemas.openxmlformats.org/officeDocument/2006/relationships/hyperlink" Target="https://morrison-lab.github.io/mds/functions.html#def-function" TargetMode="External"/><Relationship Id="rId75" Type="http://schemas.openxmlformats.org/officeDocument/2006/relationships/hyperlink" Target="https://morrison-lab.github.io/mds/notation.html#sec-notational-shorthands" TargetMode="External"/><Relationship Id="rId30" Type="http://schemas.openxmlformats.org/officeDocument/2006/relationships/hyperlink" Target="notation.qmd#one-operation-per-step" TargetMode="External"/><Relationship Id="rId72" Type="http://schemas.openxmlformats.org/officeDocument/2006/relationships/hyperlink" Target="slides-posters-figures.qmd" TargetMode="External"/><Relationship Id="rId57" Type="http://schemas.openxmlformats.org/officeDocument/2006/relationships/hyperlink" Target="teaching.qmd#build-every-unit-from-smaller-atomic-units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citations-evidence.qmd#trivial-and-trivially" TargetMode="External"/><Relationship Id="rId60" Type="http://schemas.openxmlformats.org/officeDocument/2006/relationships/hyperlink" Target="defining-terms.qmd#def-population" TargetMode="External"/><Relationship Id="rId40" Type="http://schemas.openxmlformats.org/officeDocument/2006/relationships/hyperlink" Target="defining-terms.qmd#def-variance-expression-and-prose" TargetMode="External"/><Relationship Id="rId43" Type="http://schemas.openxmlformats.org/officeDocument/2006/relationships/hyperlink" Target="defining-terms.qmd#guidelines-for-defining-terms" TargetMode="External"/><Relationship Id="rId36" Type="http://schemas.openxmlformats.org/officeDocument/2006/relationships/hyperlink" Target="https://morrison-lab.github.io/mds/functions.html#def-codomain" TargetMode="External"/><Relationship Id="rId13" Type="http://schemas.openxmlformats.org/officeDocument/2006/relationships/hyperlink" Target="https://morrison-lab.github.io/mds/functions.html#def-domain" TargetMode="External"/><Relationship Id="rId24" Type="http://schemas.openxmlformats.org/officeDocument/2006/relationships/hyperlink" Target="https://morrison-lab.github.io/mds/functions.html#def-function" TargetMode="External"/><Relationship Id="rId75" Type="http://schemas.openxmlformats.org/officeDocument/2006/relationships/hyperlink" Target="https://morrison-lab.github.io/mds/notation.html#sec-notational-shorthands" TargetMode="External"/><Relationship Id="rId30" Type="http://schemas.openxmlformats.org/officeDocument/2006/relationships/hyperlink" Target="notation.qmd#one-operation-per-step" TargetMode="External"/><Relationship Id="rId72" Type="http://schemas.openxmlformats.org/officeDocument/2006/relationships/hyperlink" Target="slides-posters-figures.qmd" TargetMode="External"/><Relationship Id="rId57" Type="http://schemas.openxmlformats.org/officeDocument/2006/relationships/hyperlink" Target="teaching.qmd#build-every-unit-from-smaller-atomic-un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2026-10-29T00:24:11Z</dcterms:created>
  <dcterms:modified xsi:type="dcterms:W3CDTF">2026-10-29T00:24:11Z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17:19:05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