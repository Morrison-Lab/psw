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18:32:23 (PDT)</w:delText>
        </w:r>
      </w:del>
    </w:p>
    <w:p>
      <w:pPr>
        <w:pStyle w:val="Date"/>
      </w:pPr>
      <w:ins w:id="2" w:author="PR Preview" w:date="2026-01-01T00:00:00Z">
        <w:r>
          <w:t xml:space="preserve">Last modified: 2026-10-28 19:15:22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ins w:id="3" w:author="PR Preview" w:date="2026-01-01T00:00:00Z">
        <w:r>
          <w:t xml:space="preserve">A contrast you keep must not be a straw man.</w:t>
        </w:r>
      </w:ins>
      <w:ins w:id="4" w:author="PR Preview" w:date="2026-01-01T00:00:00Z">
        <w:r>
          <w:t xml:space="preserve"> </w:t>
        </w:r>
      </w:ins>
      <w:ins w:id="5" w:author="PR Preview" w:date="2026-01-01T00:00:00Z">
        <w:r>
          <w:t xml:space="preserve">Say who holds the confusing reading, and cite a source that shows it,</w:t>
        </w:r>
      </w:ins>
      <w:ins w:id="6" w:author="PR Preview" w:date="2026-01-01T00:00:00Z">
        <w:r>
          <w:t xml:space="preserve"> </w:t>
        </w:r>
      </w:ins>
      <w:ins w:id="7" w:author="PR Preview" w:date="2026-01-01T00:00:00Z">
        <w:r>
          <w:t xml:space="preserve">so the reader sees why the alternative needs ruling out.</w:t>
        </w:r>
      </w:ins>
      <w:ins w:id="8" w:author="PR Preview" w:date="2026-01-01T00:00:00Z">
        <w:r>
          <w:t xml:space="preserve"> </w:t>
        </w:r>
      </w:ins>
      <w:ins w:id="9" w:author="PR Preview" w:date="2026-01-01T00:00:00Z">
        <w:r>
          <w:t xml:space="preserve">A bare</w:t>
        </w:r>
      </w:ins>
      <w:ins w:id="10" w:author="PR Preview" w:date="2026-01-01T00:00:00Z">
        <w:r>
          <w:t xml:space="preserve"> </w:t>
        </w:r>
      </w:ins>
      <w:ins w:id="11" w:author="PR Preview" w:date="2026-01-01T00:00:00Z">
        <w:r>
          <w:t xml:space="preserve">“not X”</w:t>
        </w:r>
      </w:ins>
      <w:ins w:id="12" w:author="PR Preview" w:date="2026-01-01T00:00:00Z">
        <w:r>
          <w:t xml:space="preserve"> </w:t>
        </w:r>
      </w:ins>
      <w:ins w:id="13" w:author="PR Preview" w:date="2026-01-01T00:00:00Z">
        <w:r>
          <w:t xml:space="preserve">leaves the reader to guess</w:t>
        </w:r>
      </w:ins>
      <w:ins w:id="14" w:author="PR Preview" w:date="2026-01-01T00:00:00Z">
        <w:r>
          <w:t xml:space="preserve"> </w:t>
        </w:r>
      </w:ins>
      <w:ins w:id="15" w:author="PR Preview" w:date="2026-01-01T00:00:00Z">
        <w:r>
          <w:t xml:space="preserve">whether anyone reads the term as X.</w:t>
        </w:r>
      </w:ins>
      <w:ins w:id="16" w:author="PR Preview" w:date="2026-01-01T00:00:00Z">
        <w:r>
          <w:t xml:space="preserve"> </w:t>
        </w:r>
      </w:ins>
      <w:ins w:id="17" w:author="PR Preview" w:date="2026-01-01T00:00:00Z">
        <w:r>
          <w:t xml:space="preserve"> </w:t>
        </w:r>
      </w:ins>
      <w:ins w:id="18" w:author="PR Preview" w:date="2026-01-01T00:00:00Z">
        <w:r>
          <w:t xml:space="preserve">If you cannot find a source or a reader who holds the reading,</w:t>
        </w:r>
      </w:ins>
      <w:ins w:id="19" w:author="PR Preview" w:date="2026-01-01T00:00:00Z">
        <w:r>
          <w:t xml:space="preserve"> </w:t>
        </w:r>
      </w:ins>
      <w:ins w:id="20" w:author="PR Preview" w:date="2026-01-01T00:00:00Z">
        <w:r>
          <w:t xml:space="preserve">the contrast fails the test above, so remove it.</w:t>
        </w:r>
      </w:ins>
    </w:p>
    <w:bookmarkStart w:id="24" w:name="exm-fleshed-out-contrast"/>
    <w:p>
      <w:pPr>
        <w:pStyle w:val="BodyText"/>
      </w:pPr>
      <w:ins w:id="21" w:author="PR Preview" w:date="2026-01-01T00:00:00Z">
        <w:r>
          <w:rPr>
            <w:b/>
            <w:bCs/>
          </w:rPr>
          <w:t xml:space="preserve">Example 3 (Explaining the contrast, or dropping it)</w:t>
        </w:r>
      </w:ins>
      <w:ins w:id="22" w:author="PR Preview" w:date="2026-01-01T00:00:00Z">
        <w:r>
          <w:t xml:space="preserve"> </w:t>
        </w:r>
      </w:ins>
      <w:ins w:id="23" w:author="PR Preview" w:date="2026-01-01T00:00:00Z">
        <w:r>
          <w:t xml:space="preserve"> </w:t>
        </w:r>
      </w:ins>
    </w:p>
    <w:p>
      <w:pPr>
        <w:pStyle w:val="BlockText"/>
      </w:pPr>
      <w:ins w:id="24" w:author="PR Preview" w:date="2026-01-01T00:00:00Z">
        <w:r>
          <w:t xml:space="preserve">❌ Statistics uses</w:t>
        </w:r>
      </w:ins>
      <w:ins w:id="25" w:author="PR Preview" w:date="2026-01-01T00:00:00Z">
        <w:r>
          <w:t xml:space="preserve"> </w:t>
        </w:r>
      </w:ins>
      <w:ins w:id="26" w:author="PR Preview" w:date="2026-01-01T00:00:00Z">
        <w:r>
          <w:t xml:space="preserve">“predictor”</w:t>
        </w:r>
      </w:ins>
      <w:ins w:id="27" w:author="PR Preview" w:date="2026-01-01T00:00:00Z">
        <w:r>
          <w:t xml:space="preserve"> </w:t>
        </w:r>
      </w:ins>
      <w:ins w:id="28" w:author="PR Preview" w:date="2026-01-01T00:00:00Z">
        <w:r>
          <w:t xml:space="preserve">for a feature, not for a model.</w:t>
        </w:r>
      </w:ins>
    </w:p>
    <w:p>
      <w:pPr>
        <w:pStyle w:val="BlockText"/>
      </w:pPr>
      <w:ins w:id="29" w:author="PR Preview" w:date="2026-01-01T00:00:00Z">
        <w:r>
          <w:t xml:space="preserve">✅ Statistics uses</w:t>
        </w:r>
      </w:ins>
      <w:ins w:id="30" w:author="PR Preview" w:date="2026-01-01T00:00:00Z">
        <w:r>
          <w:t xml:space="preserve"> </w:t>
        </w:r>
      </w:ins>
      <w:ins w:id="31" w:author="PR Preview" w:date="2026-01-01T00:00:00Z">
        <w:r>
          <w:t xml:space="preserve">“predictor”</w:t>
        </w:r>
      </w:ins>
      <w:ins w:id="32" w:author="PR Preview" w:date="2026-01-01T00:00:00Z">
        <w:r>
          <w:t xml:space="preserve"> </w:t>
        </w:r>
      </w:ins>
      <w:ins w:id="33" w:author="PR Preview" w:date="2026-01-01T00:00:00Z">
        <w:r>
          <w:t xml:space="preserve">for a feature.</w:t>
        </w:r>
      </w:ins>
      <w:ins w:id="34" w:author="PR Preview" w:date="2026-01-01T00:00:00Z">
        <w:r>
          <w:t xml:space="preserve"> </w:t>
        </w:r>
      </w:ins>
      <w:ins w:id="35" w:author="PR Preview" w:date="2026-01-01T00:00:00Z">
        <w:r>
          <w:t xml:space="preserve">Some machine learning texts use the same word for a fitted prediction function:</w:t>
        </w:r>
      </w:ins>
      <w:ins w:id="36" w:author="PR Preview" w:date="2026-01-01T00:00:00Z">
        <w:r>
          <w:t xml:space="preserve"> </w:t>
        </w:r>
      </w:ins>
      <w:ins w:id="37" w:author="PR Preview" w:date="2026-01-01T00:00:00Z">
        <w:r>
          <w:t xml:space="preserve"> </w:t>
        </w:r>
      </w:ins>
      <w:ins w:id="38" w:author="PR Preview" w:date="2026-01-01T00:00:00Z">
        <w:r>
          <w:t xml:space="preserve">Hastie, Tibshirani and Friedman call the averaged forest function</w:t>
        </w:r>
      </w:ins>
      <w:ins w:id="39" w:author="PR Preview" w:date="2026-01-01T00:00:00Z">
        <w:r>
          <w:t xml:space="preserve"> </w:t>
        </w:r>
      </w:ins>
      <w:ins w:id="40" w:author="PR Preview" w:date="2026-01-01T00:00:00Z">
        <w:r>
          <w:t xml:space="preserve">“the random forest (regression) predictor”</w:t>
        </w:r>
      </w:ins>
      <w:ins w:id="41" w:author="PR Preview" w:date="2026-01-01T00:00:00Z">
        <w:r>
          <w:t xml:space="preserve"> </w:t>
        </w:r>
      </w:ins>
      <w:ins w:id="42" w:author="PR Preview" w:date="2026-01-01T00:00:00Z">
        <w:r>
          <w:t xml:space="preserve">(Hastie et al. 2009, equation 15.2)</w:t>
        </w:r>
      </w:ins>
      <w:ins w:id="43" w:author="PR Preview" w:date="2026-01-01T00:00:00Z">
        <w:r>
          <w:t xml:space="preserve">.</w:t>
        </w:r>
      </w:ins>
      <w:ins w:id="44" w:author="PR Preview" w:date="2026-01-01T00:00:00Z">
        <w:r>
          <w:t xml:space="preserve"> </w:t>
        </w:r>
      </w:ins>
      <w:ins w:id="45" w:author="PR Preview" w:date="2026-01-01T00:00:00Z">
        <w:r>
          <w:t xml:space="preserve">In these notes,</w:t>
        </w:r>
      </w:ins>
      <w:ins w:id="46" w:author="PR Preview" w:date="2026-01-01T00:00:00Z">
        <w:r>
          <w:t xml:space="preserve"> </w:t>
        </w:r>
      </w:ins>
      <w:ins w:id="47" w:author="PR Preview" w:date="2026-01-01T00:00:00Z">
        <w:r>
          <w:t xml:space="preserve">“predictor”</w:t>
        </w:r>
      </w:ins>
      <w:ins w:id="48" w:author="PR Preview" w:date="2026-01-01T00:00:00Z">
        <w:r>
          <w:t xml:space="preserve"> </w:t>
        </w:r>
      </w:ins>
      <w:ins w:id="49" w:author="PR Preview" w:date="2026-01-01T00:00:00Z">
        <w:r>
          <w:t xml:space="preserve">always means a feature.</w:t>
        </w:r>
      </w:ins>
    </w:p>
    <w:p>
      <w:pPr>
        <w:pStyle w:val="FirstParagraph"/>
      </w:pPr>
      <w:ins w:id="50" w:author="PR Preview" w:date="2026-01-01T00:00:00Z">
        <w:r>
          <w:t xml:space="preserve">The first version rules out a reading without saying that anyone holds it.</w:t>
        </w:r>
      </w:ins>
      <w:ins w:id="51" w:author="PR Preview" w:date="2026-01-01T00:00:00Z">
        <w:r>
          <w:t xml:space="preserve"> </w:t>
        </w:r>
      </w:ins>
      <w:ins w:id="52" w:author="PR Preview" w:date="2026-01-01T00:00:00Z">
        <w:r>
          <w:t xml:space="preserve">The second shows that the reading exists, with a source,</w:t>
        </w:r>
      </w:ins>
      <w:ins w:id="53" w:author="PR Preview" w:date="2026-01-01T00:00:00Z">
        <w:r>
          <w:t xml:space="preserve"> </w:t>
        </w:r>
      </w:ins>
      <w:ins w:id="54" w:author="PR Preview" w:date="2026-01-01T00:00:00Z">
        <w:r>
          <w:t xml:space="preserve">and says which meaning the text uses.</w:t>
        </w:r>
      </w:ins>
      <w:ins w:id="55" w:author="PR Preview" w:date="2026-01-01T00:00:00Z">
        <w:r>
          <w:t xml:space="preserve"> </w:t>
        </w:r>
      </w:ins>
      <w:ins w:id="56" w:author="PR Preview" w:date="2026-01-01T00:00:00Z">
        <w:r>
          <w:t xml:space="preserve">If no text used the word that way,</w:t>
        </w:r>
      </w:ins>
      <w:ins w:id="57" w:author="PR Preview" w:date="2026-01-01T00:00:00Z">
        <w:r>
          <w:t xml:space="preserve"> </w:t>
        </w:r>
      </w:ins>
      <w:ins w:id="58" w:author="PR Preview" w:date="2026-01-01T00:00:00Z">
        <w:r>
          <w:t xml:space="preserve">the right revision would be to delete the clause</w:t>
        </w:r>
      </w:ins>
      <w:ins w:id="59" w:author="PR Preview" w:date="2026-01-01T00:00:00Z">
        <w:r>
          <w:t xml:space="preserve"> </w:t>
        </w:r>
      </w:ins>
      <w:ins w:id="60" w:author="PR Preview" w:date="2026-01-01T00:00:00Z">
        <w:r>
          <w:t xml:space="preserve">“not for a model”</w:t>
        </w:r>
      </w:ins>
      <w:ins w:id="61" w:author="PR Preview" w:date="2026-01-01T00:00:00Z">
        <w:r>
          <w:t xml:space="preserve">.</w:t>
        </w:r>
      </w:ins>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del w:id="62" w:author="PR Preview" w:date="2026-01-01T00:00:00Z">
        <w:r>
          <w:rPr>
            <w:b/>
            <w:bCs/>
          </w:rPr>
          <w:delText xml:space="preserve">Example 3 (Stating a claim directly)</w:delText>
        </w:r>
      </w:del>
      <w:del w:id="63" w:author="PR Preview" w:date="2026-01-01T00:00:00Z">
        <w:r>
          <w:delText xml:space="preserve"> </w:delText>
        </w:r>
      </w:del>
      <w:del w:id="64" w:author="PR Preview" w:date="2026-01-01T00:00:00Z">
        <w:r>
          <w:delText xml:space="preserve"> </w:delText>
        </w:r>
      </w:del>
    </w:p>
    <w:p>
      <w:pPr>
        <w:pStyle w:val="BodyText"/>
      </w:pPr>
      <w:ins w:id="65" w:author="PR Preview" w:date="2026-01-01T00:00:00Z">
        <w:r>
          <w:rPr>
            <w:b/>
            <w:bCs/>
          </w:rPr>
          <w:t xml:space="preserve">Example 4 (Stating a claim directly)</w:t>
        </w:r>
      </w:ins>
      <w:ins w:id="66" w:author="PR Preview" w:date="2026-01-01T00:00:00Z">
        <w:r>
          <w:t xml:space="preserve"> </w:t>
        </w:r>
      </w:ins>
      <w:ins w:id="67" w:author="PR Preview" w:date="2026-01-01T00:00:00Z">
        <w:r>
          <w:t xml:space="preserve"> </w:t>
        </w:r>
      </w:ins>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del w:id="68" w:author="PR Preview" w:date="2026-01-01T00:00:00Z">
        <w:r>
          <w:rPr>
            <w:b/>
            <w:bCs/>
          </w:rPr>
          <w:delText xml:space="preserve">Example 4 (Replacing a sentence about the text)</w:delText>
        </w:r>
      </w:del>
      <w:del w:id="69" w:author="PR Preview" w:date="2026-01-01T00:00:00Z">
        <w:r>
          <w:delText xml:space="preserve"> </w:delText>
        </w:r>
      </w:del>
      <w:del w:id="70" w:author="PR Preview" w:date="2026-01-01T00:00:00Z">
        <w:r>
          <w:delText xml:space="preserve"> </w:delText>
        </w:r>
      </w:del>
    </w:p>
    <w:p>
      <w:pPr>
        <w:pStyle w:val="BodyText"/>
      </w:pPr>
      <w:ins w:id="71" w:author="PR Preview" w:date="2026-01-01T00:00:00Z">
        <w:r>
          <w:rPr>
            <w:b/>
            <w:bCs/>
          </w:rPr>
          <w:t xml:space="preserve">Example 5 (Replacing a sentence about the text)</w:t>
        </w:r>
      </w:ins>
      <w:ins w:id="72" w:author="PR Preview" w:date="2026-01-01T00:00:00Z">
        <w:r>
          <w:t xml:space="preserve"> </w:t>
        </w:r>
      </w:ins>
      <w:ins w:id="73" w:author="PR Preview" w:date="2026-01-01T00:00:00Z">
        <w:r>
          <w:t xml:space="preserve"> </w:t>
        </w:r>
      </w:ins>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del w:id="74" w:author="PR Preview" w:date="2026-01-01T00:00:00Z">
        <w:r>
          <w:rPr>
            <w:b/>
            <w:bCs/>
          </w:rPr>
          <w:delText xml:space="preserve">Example 5 (Dropping prose that repeats a URL)</w:delText>
        </w:r>
      </w:del>
      <w:del w:id="75" w:author="PR Preview" w:date="2026-01-01T00:00:00Z">
        <w:r>
          <w:delText xml:space="preserve"> </w:delText>
        </w:r>
      </w:del>
      <w:del w:id="76" w:author="PR Preview" w:date="2026-01-01T00:00:00Z">
        <w:r>
          <w:delText xml:space="preserve"> </w:delText>
        </w:r>
      </w:del>
    </w:p>
    <w:p>
      <w:pPr>
        <w:pStyle w:val="BodyText"/>
      </w:pPr>
      <w:ins w:id="77" w:author="PR Preview" w:date="2026-01-01T00:00:00Z">
        <w:r>
          <w:rPr>
            <w:b/>
            <w:bCs/>
          </w:rPr>
          <w:t xml:space="preserve">Example 6 (Dropping prose that repeats a URL)</w:t>
        </w:r>
      </w:ins>
      <w:ins w:id="78" w:author="PR Preview" w:date="2026-01-01T00:00:00Z">
        <w:r>
          <w:t xml:space="preserve"> </w:t>
        </w:r>
      </w:ins>
      <w:ins w:id="79" w:author="PR Preview" w:date="2026-01-01T00:00:00Z">
        <w:r>
          <w:t xml:space="preserve"> </w:t>
        </w:r>
      </w:ins>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del w:id="80" w:author="PR Preview" w:date="2026-01-01T00:00:00Z">
        <w:r>
          <w:rPr>
            <w:b/>
            <w:bCs/>
          </w:rPr>
          <w:delText xml:space="preserve">Example 6 (Moving the focus from the writer to the subject)</w:delText>
        </w:r>
      </w:del>
      <w:del w:id="81" w:author="PR Preview" w:date="2026-01-01T00:00:00Z">
        <w:r>
          <w:delText xml:space="preserve"> </w:delText>
        </w:r>
      </w:del>
      <w:del w:id="82" w:author="PR Preview" w:date="2026-01-01T00:00:00Z">
        <w:r>
          <w:delText xml:space="preserve"> </w:delText>
        </w:r>
      </w:del>
    </w:p>
    <w:p>
      <w:pPr>
        <w:pStyle w:val="BodyText"/>
      </w:pPr>
      <w:ins w:id="83" w:author="PR Preview" w:date="2026-01-01T00:00:00Z">
        <w:r>
          <w:rPr>
            <w:b/>
            <w:bCs/>
          </w:rPr>
          <w:t xml:space="preserve">Example 7 (Moving the focus from the writer to the subject)</w:t>
        </w:r>
      </w:ins>
      <w:ins w:id="84" w:author="PR Preview" w:date="2026-01-01T00:00:00Z">
        <w:r>
          <w:t xml:space="preserve"> </w:t>
        </w:r>
      </w:ins>
      <w:ins w:id="85" w:author="PR Preview" w:date="2026-01-01T00:00:00Z">
        <w:r>
          <w:t xml:space="preserve"> </w:t>
        </w:r>
      </w:ins>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del w:id="86" w:author="PR Preview" w:date="2026-01-01T00:00:00Z">
        <w:r>
          <w:rPr>
            <w:b/>
            <w:bCs/>
          </w:rPr>
          <w:delText xml:space="preserve">Example 7 (Cutting a clause the term already implies)</w:delText>
        </w:r>
      </w:del>
      <w:del w:id="87" w:author="PR Preview" w:date="2026-01-01T00:00:00Z">
        <w:r>
          <w:delText xml:space="preserve"> </w:delText>
        </w:r>
      </w:del>
      <w:del w:id="88" w:author="PR Preview" w:date="2026-01-01T00:00:00Z">
        <w:r>
          <w:delText xml:space="preserve"> </w:delText>
        </w:r>
      </w:del>
    </w:p>
    <w:p>
      <w:pPr>
        <w:pStyle w:val="BodyText"/>
      </w:pPr>
      <w:ins w:id="89" w:author="PR Preview" w:date="2026-01-01T00:00:00Z">
        <w:r>
          <w:rPr>
            <w:b/>
            <w:bCs/>
          </w:rPr>
          <w:t xml:space="preserve">Example 8 (Cutting a clause the term already implies)</w:t>
        </w:r>
      </w:ins>
      <w:ins w:id="90" w:author="PR Preview" w:date="2026-01-01T00:00:00Z">
        <w:r>
          <w:t xml:space="preserve"> </w:t>
        </w:r>
      </w:ins>
      <w:ins w:id="91" w:author="PR Preview" w:date="2026-01-01T00:00:00Z">
        <w:r>
          <w:t xml:space="preserve"> </w:t>
        </w:r>
      </w:ins>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del w:id="92" w:author="PR Preview" w:date="2026-01-01T00:00:00Z">
        <w:r>
          <w:rPr>
            <w:b/>
            <w:bCs/>
          </w:rPr>
          <w:delText xml:space="preserve">Example 8 (Turning an inline list into bullet points)</w:delText>
        </w:r>
      </w:del>
      <w:del w:id="93" w:author="PR Preview" w:date="2026-01-01T00:00:00Z">
        <w:r>
          <w:delText xml:space="preserve"> </w:delText>
        </w:r>
      </w:del>
      <w:del w:id="94" w:author="PR Preview" w:date="2026-01-01T00:00:00Z">
        <w:r>
          <w:delText xml:space="preserve"> </w:delText>
        </w:r>
      </w:del>
    </w:p>
    <w:p>
      <w:pPr>
        <w:pStyle w:val="FirstParagraph"/>
      </w:pPr>
      <w:ins w:id="95" w:author="PR Preview" w:date="2026-01-01T00:00:00Z">
        <w:r>
          <w:rPr>
            <w:b/>
            <w:bCs/>
          </w:rPr>
          <w:t xml:space="preserve">Example 9 (Turning an inline list into bullet points)</w:t>
        </w:r>
      </w:ins>
      <w:ins w:id="96" w:author="PR Preview" w:date="2026-01-01T00:00:00Z">
        <w:r>
          <w:t xml:space="preserve"> </w:t>
        </w:r>
      </w:ins>
      <w:ins w:id="97" w:author="PR Preview" w:date="2026-01-01T00:00:00Z">
        <w:r>
          <w:t xml:space="preserve"> </w:t>
        </w:r>
      </w:ins>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del w:id="98" w:author="PR Preview" w:date="2026-01-01T00:00:00Z">
        <w:r>
          <w:rPr>
            <w:b/>
            <w:bCs/>
          </w:rPr>
          <w:delText xml:space="preserve">Example 9 (Turning a run of resource sentences into bullet points)</w:delText>
        </w:r>
      </w:del>
      <w:del w:id="99" w:author="PR Preview" w:date="2026-01-01T00:00:00Z">
        <w:r>
          <w:delText xml:space="preserve"> </w:delText>
        </w:r>
      </w:del>
      <w:del w:id="100" w:author="PR Preview" w:date="2026-01-01T00:00:00Z">
        <w:r>
          <w:delText xml:space="preserve"> </w:delText>
        </w:r>
      </w:del>
    </w:p>
    <w:p>
      <w:pPr>
        <w:pStyle w:val="BodyText"/>
      </w:pPr>
      <w:ins w:id="101" w:author="PR Preview" w:date="2026-01-01T00:00:00Z">
        <w:r>
          <w:rPr>
            <w:b/>
            <w:bCs/>
          </w:rPr>
          <w:t xml:space="preserve">Example 10 (Turning a run of resource sentences into bullet points)</w:t>
        </w:r>
      </w:ins>
      <w:ins w:id="102" w:author="PR Preview" w:date="2026-01-01T00:00:00Z">
        <w:r>
          <w:t xml:space="preserve"> </w:t>
        </w:r>
      </w:ins>
      <w:ins w:id="103" w:author="PR Preview" w:date="2026-01-01T00:00:00Z">
        <w:r>
          <w:t xml:space="preserve"> </w:t>
        </w:r>
      </w:ins>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del w:id="104" w:author="PR Preview" w:date="2026-01-01T00:00:00Z">
        <w:r>
          <w:rPr>
            <w:b/>
            <w:bCs/>
          </w:rPr>
          <w:delText xml:space="preserve">Example 10 (Turning inline steps into a numbered list)</w:delText>
        </w:r>
      </w:del>
      <w:del w:id="105" w:author="PR Preview" w:date="2026-01-01T00:00:00Z">
        <w:r>
          <w:delText xml:space="preserve"> </w:delText>
        </w:r>
      </w:del>
      <w:del w:id="106" w:author="PR Preview" w:date="2026-01-01T00:00:00Z">
        <w:r>
          <w:delText xml:space="preserve"> </w:delText>
        </w:r>
      </w:del>
    </w:p>
    <w:p>
      <w:pPr>
        <w:pStyle w:val="BodyText"/>
      </w:pPr>
      <w:ins w:id="107" w:author="PR Preview" w:date="2026-01-01T00:00:00Z">
        <w:r>
          <w:rPr>
            <w:b/>
            <w:bCs/>
          </w:rPr>
          <w:t xml:space="preserve">Example 11 (Turning inline steps into a numbered list)</w:t>
        </w:r>
      </w:ins>
      <w:ins w:id="108" w:author="PR Preview" w:date="2026-01-01T00:00:00Z">
        <w:r>
          <w:t xml:space="preserve"> </w:t>
        </w:r>
      </w:ins>
      <w:ins w:id="109" w:author="PR Preview" w:date="2026-01-01T00:00:00Z">
        <w:r>
          <w:t xml:space="preserve"> </w:t>
        </w:r>
      </w:ins>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del w:id="110" w:author="PR Preview" w:date="2026-01-01T00:00:00Z">
        <w:r>
          <w:rPr>
            <w:b/>
            <w:bCs/>
          </w:rPr>
          <w:delText xml:space="preserve">Example 11 (Turning a paragraph of cases into bullet points)</w:delText>
        </w:r>
      </w:del>
      <w:del w:id="111" w:author="PR Preview" w:date="2026-01-01T00:00:00Z">
        <w:r>
          <w:delText xml:space="preserve"> </w:delText>
        </w:r>
      </w:del>
      <w:del w:id="112" w:author="PR Preview" w:date="2026-01-01T00:00:00Z">
        <w:r>
          <w:delText xml:space="preserve"> </w:delText>
        </w:r>
      </w:del>
    </w:p>
    <w:p>
      <w:pPr>
        <w:pStyle w:val="BodyText"/>
      </w:pPr>
      <w:ins w:id="113" w:author="PR Preview" w:date="2026-01-01T00:00:00Z">
        <w:r>
          <w:rPr>
            <w:b/>
            <w:bCs/>
          </w:rPr>
          <w:t xml:space="preserve">Example 12 (Turning a paragraph of cases into bullet points)</w:t>
        </w:r>
      </w:ins>
      <w:ins w:id="114" w:author="PR Preview" w:date="2026-01-01T00:00:00Z">
        <w:r>
          <w:t xml:space="preserve"> </w:t>
        </w:r>
      </w:ins>
      <w:ins w:id="115" w:author="PR Preview" w:date="2026-01-01T00:00:00Z">
        <w:r>
          <w:t xml:space="preserve"> </w:t>
        </w:r>
      </w:ins>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del w:id="116" w:author="PR Preview" w:date="2026-01-01T00:00:00Z">
        <w:r>
          <w:rPr>
            <w:b/>
            <w:bCs/>
          </w:rPr>
          <w:delText xml:space="preserve">Example 12 (Rewriting a sentence written to sound formal)</w:delText>
        </w:r>
      </w:del>
      <w:del w:id="117" w:author="PR Preview" w:date="2026-01-01T00:00:00Z">
        <w:r>
          <w:delText xml:space="preserve"> </w:delText>
        </w:r>
      </w:del>
      <w:del w:id="118" w:author="PR Preview" w:date="2026-01-01T00:00:00Z">
        <w:r>
          <w:delText xml:space="preserve"> </w:delText>
        </w:r>
      </w:del>
    </w:p>
    <w:p>
      <w:pPr>
        <w:pStyle w:val="FirstParagraph"/>
      </w:pPr>
      <w:ins w:id="119" w:author="PR Preview" w:date="2026-01-01T00:00:00Z">
        <w:r>
          <w:rPr>
            <w:b/>
            <w:bCs/>
          </w:rPr>
          <w:t xml:space="preserve">Example 13 (Rewriting a sentence written to sound formal)</w:t>
        </w:r>
      </w:ins>
      <w:ins w:id="120" w:author="PR Preview" w:date="2026-01-01T00:00:00Z">
        <w:r>
          <w:t xml:space="preserve"> </w:t>
        </w:r>
      </w:ins>
      <w:ins w:id="121" w:author="PR Preview" w:date="2026-01-01T00:00:00Z">
        <w:r>
          <w:t xml:space="preserve"> </w:t>
        </w:r>
      </w:ins>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ins w:id="122" w:author="PR Preview" w:date="2026-01-01T00:00:00Z">
        <w:r>
          <w:t xml:space="preserve">Hastie, Trevor, Robert Tibshirani, and Jerome Friedman. 2009.</w:t>
        </w:r>
      </w:ins>
      <w:ins w:id="123" w:author="PR Preview" w:date="2026-01-01T00:00:00Z">
        <w:r>
          <w:t xml:space="preserve"> </w:t>
        </w:r>
      </w:ins>
      <w:ins w:id="124" w:author="PR Preview" w:date="2026-01-01T00:00:00Z">
        <w:r>
          <w:rPr>
            <w:i/>
            <w:iCs/>
          </w:rPr>
          <w:t xml:space="preserve">The Elements of Statistical Learning: Data Mining, Inference, and Prediction</w:t>
        </w:r>
      </w:ins>
      <w:ins w:id="125" w:author="PR Preview" w:date="2026-01-01T00:00:00Z">
        <w:r>
          <w:t xml:space="preserve">. 2nd ed. Springer.</w:t>
        </w:r>
      </w:ins>
      <w:ins w:id="126" w:author="PR Preview" w:date="2026-01-01T00:00:00Z">
        <w:r>
          <w:t xml:space="preserve"> </w:t>
        </w:r>
      </w:ins>
      <w:hyperlink r:id="rId52">
        <w:ins w:id="127" w:author="PR Preview" w:date="2026-01-01T00:00:00Z">
          <w:r>
            <w:rPr>
              <w:rStyle w:val="Hyperlink"/>
            </w:rPr>
            <w:t xml:space="preserve">https://hastie.su.domains/ElemStatLearn/</w:t>
          </w:r>
        </w:ins>
      </w:hyperlink>
      <w:ins w:id="128" w:author="PR Preview" w:date="2026-01-01T00:00:00Z">
        <w:r>
          <w:t xml:space="preserve">.</w:t>
        </w:r>
      </w:ins>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2026-10-29T02:19:42Z</dcterms:created>
  <dcterms:modified xsi:type="dcterms:W3CDTF">2026-10-29T02:19:42Z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19:15:22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