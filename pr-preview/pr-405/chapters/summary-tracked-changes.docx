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2026-10-28 18:32:23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19:15:22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del w:id="3" w:author="PR Preview" w:date="2026-01-01T00:00:00Z">
          <w:r>
            <w:rPr>
              <w:rStyle w:val="Hyperlink"/>
            </w:rPr>
            <w:delText xml:space="preserve">Do not rule out readings that no reader would make</w:delText>
          </w:r>
        </w:del>
      </w:hyperlink>
      <w:del w:id="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6"/>
        </w:numPr>
      </w:pPr>
      <w:hyperlink r:id="rId82">
        <w:ins w:id="5" w:author="PR Preview" w:date="2026-01-01T00:00:00Z">
          <w:r>
            <w:rPr>
              <w:rStyle w:val="Hyperlink"/>
            </w:rPr>
            <w:t xml:space="preserve">Do not rule out readings that no reader would make</w:t>
          </w:r>
        </w:ins>
      </w:hyperlink>
      <w:ins w:id="6" w:author="PR Preview" w:date="2026-01-01T00:00:00Z">
        <w:r>
          <w:t xml:space="preserve">: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when you keep a contrast, say who holds the other reading and cite a source.</w:t>
        </w:r>
      </w:ins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2026-10-29T02:21:44Z</dcterms:created>
  <dcterms:modified xsi:type="dcterms:W3CDTF">2026-10-29T02:21:44Z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19:15:22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