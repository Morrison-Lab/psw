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6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ins w:id="3" w:author="PR Preview" w:date="2026-01-01T00:00:00Z">
        <w:r>
          <w:t xml:space="preserve">Restate every result that a solution first derives in its own theorem-type div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(</w:t>
        </w:r>
      </w:ins>
      <w:ins w:id="6" w:author="PR Preview" w:date="2026-01-01T00:00:00Z">
        <w:r>
          <w:rPr>
            <w:rStyle w:val="VerbatimChar"/>
          </w:rPr>
          <w:t xml:space="preserve">#thm-</w:t>
        </w:r>
      </w:ins>
      <w:ins w:id="7" w:author="PR Preview" w:date="2026-01-01T00:00:00Z">
        <w:r>
          <w:t xml:space="preserve">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rStyle w:val="VerbatimChar"/>
          </w:rPr>
          <w:t xml:space="preserve">#lem-</w:t>
        </w:r>
      </w:ins>
      <w:ins w:id="10" w:author="PR Preview" w:date="2026-01-01T00:00:00Z">
        <w:r>
          <w:t xml:space="preserve">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#cor-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or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rStyle w:val="VerbatimChar"/>
          </w:rPr>
          <w:t xml:space="preserve">#prp-</w:t>
        </w:r>
      </w:ins>
      <w:ins w:id="17" w:author="PR Preview" w:date="2026-01-01T00:00:00Z">
        <w:r>
          <w:t xml:space="preserve">) after the exercise (Ezra, 2026-10-29).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solution shows the working,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the theorem div states the result by itself, so a reader can find and cite it.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rStyle w:val="VerbatimChar"/>
          </w:rPr>
          <w:t xml:space="preserve">check-restated-results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workflow in</w:t>
        </w:r>
      </w:ins>
      <w:ins w:id="28" w:author="PR Preview" w:date="2026-01-01T00:00:00Z">
        <w:r>
          <w:t xml:space="preserve"> </w:t>
        </w:r>
      </w:ins>
      <w:hyperlink r:id="rId12">
        <w:ins w:id="29" w:author="PR Preview" w:date="2026-01-01T00:00:00Z">
          <w:r>
            <w:rPr>
              <w:rStyle w:val="VerbatimChar"/>
            </w:rPr>
            <w:t xml:space="preserve">gha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warns about a derivation solution that a pull request edits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that no theorem-type div follows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</w:t>
        </w:r>
      </w:ins>
      <w:hyperlink r:id="rId13">
        <w:ins w:id="36" w:author="PR Preview" w:date="2026-01-01T00:00:00Z">
          <w:r>
            <w:rPr>
              <w:rStyle w:val="Hyperlink"/>
            </w:rPr>
            <w:t xml:space="preserve">gha#1309</w:t>
          </w:r>
        </w:ins>
      </w:hyperlink>
      <w:ins w:id="37" w:author="PR Preview" w:date="2026-01-01T00:00:00Z">
        <w:r>
          <w:t xml:space="preserve">).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check never sweeps existing content: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restate the result when you edit the passage anyway.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&lt;!-- restated-ok: reason --&gt;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in the solution exempts a result that is stated elsewhere.</w:t>
        </w:r>
      </w:ins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5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5"/>
    <w:bookmarkEnd w:id="16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7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9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7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4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8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9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7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4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8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2026-10-29T06:57:59Z</dcterms:created>
  <dcterms:modified xsi:type="dcterms:W3CDTF">2026-10-29T06:57:59Z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