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References</w:t>
      </w:r>
    </w:p>
    <w:p>
      <w:pPr>
        <w:pStyle w:val="Date"/>
      </w:pPr>
      <w:del w:id="1" w:author="PR Preview" w:date="2026-01-01T00:00:00Z">
        <w:r>
          <w:delText xml:space="preserve">Last modified: 2026-10-28 20:59:43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2026-10-28 23:52:08 (PDT)</w:t>
        </w:r>
      </w:ins>
    </w:p>
    <w:bookmarkStart w:id="10" w:name="references"/>
    <w:p>
      <w:pPr>
        <w:pStyle w:val="Heading1"/>
      </w:pPr>
      <w:r>
        <w:t xml:space="preserve">References</w:t>
      </w:r>
    </w:p>
    <w:bookmarkStart w:id="9" w:name="refs"/>
    <w:bookmarkEnd w:id="9"/>
    <w:bookmarkEnd w:id="10"/>
    <w:bookmarkStart w:id="11" w:name="document-generation-metadata"/>
    <w:p>
      <w:pPr>
        <w:pStyle w:val="Heading1"/>
      </w:pPr>
      <w:r>
        <w:t xml:space="preserve">Document Generation Metadata</w:t>
      </w:r>
    </w:p>
    <w:p>
      <w:pPr>
        <w:pStyle w:val="FirstParagraph"/>
      </w:pPr>
      <w:r>
        <w:t xml:space="preserve">This document was generated from the following git commit: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Branch:</w:t>
      </w:r>
      <w:r>
        <w:t xml:space="preserve"> </w:t>
      </w:r>
      <w:r>
        <w:t xml:space="preserve">main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Commit:</w:t>
      </w:r>
      <w:r>
        <w:t xml:space="preserve"> </w:t>
      </w:r>
      <w:r>
        <w:t xml:space="preserve">5872586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Full commit hash:</w:t>
      </w:r>
      <w:r>
        <w:t xml:space="preserve"> </w:t>
      </w:r>
      <w:r>
        <w:t xml:space="preserve">5872586d2778227f73bb2fe2749f78296aaad81b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 date:</w:t>
      </w:r>
      <w:r>
        <w:t xml:space="preserve"> </w:t>
      </w:r>
      <w:r>
        <w:t xml:space="preserve">2026-10-08 23:04:45 +0000</w:t>
      </w:r>
    </w:p>
    <w:p>
      <w:pPr>
        <w:pStyle w:val="FirstParagraph"/>
      </w:pPr>
      <w:r>
        <w:t xml:space="preserve">When transferring edits from this DOCX file back to the Quarto source files,</w:t>
      </w:r>
      <w:r>
        <w:t xml:space="preserve"> </w:t>
      </w:r>
      <w:r>
        <w:t xml:space="preserve">use this commit information to set up the PR correctly and account for any commits that have been added since this document was generated.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References</dc:title>
  <dc:creator/>
  <cp:keywords/>
  <dcterms:created xsi:type="dcterms:W3CDTF">2026-10-29T06:58:31Z</dcterms:created>
  <dcterms:modified xsi:type="dcterms:W3CDTF">2026-10-29T06:58:31Z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23:52:08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