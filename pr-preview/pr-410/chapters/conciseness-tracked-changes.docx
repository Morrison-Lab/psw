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20:59:43 (PDT)</w:delText>
        </w:r>
      </w:del>
    </w:p>
    <w:p>
      <w:pPr>
        <w:pStyle w:val="Date"/>
      </w:pPr>
      <w:ins w:id="2" w:author="PR Preview" w:date="2026-01-01T00:00:00Z">
        <w:r>
          <w:t xml:space="preserve">Last modified: 2026-10-28 23:54:05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2026-10-29T06:56:47Z</dcterms:created>
  <dcterms:modified xsi:type="dcterms:W3CDTF">2026-10-29T06:56:47Z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23:54:05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