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00:21:17 (PDT)</w:delText>
        </w:r>
      </w:del>
    </w:p>
    <w:p>
      <w:pPr>
        <w:pStyle w:val="Date"/>
      </w:pPr>
      <w:ins w:id="2" w:author="PR Preview" w:date="2026-01-01T00:00:00Z">
        <w:r>
          <w:t xml:space="preserve">Last modified: 2026-10-29 01:04:55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2026-10-29T08:08:00Z</dcterms:created>
  <dcterms:modified xsi:type="dcterms:W3CDTF">2026-10-29T08:08:00Z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01:04:55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