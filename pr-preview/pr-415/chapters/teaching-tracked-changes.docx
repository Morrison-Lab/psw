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Restate every result that a solution first derives in its own theorem-type div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</w:delText>
        </w:r>
      </w:del>
      <w:del w:id="6" w:author="PR Preview" w:date="2026-01-01T00:00:00Z">
        <w:r>
          <w:rPr>
            <w:rStyle w:val="VerbatimChar"/>
          </w:rPr>
          <w:delText xml:space="preserve">#thm-</w:delText>
        </w:r>
      </w:del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rStyle w:val="VerbatimChar"/>
          </w:rPr>
          <w:delText xml:space="preserve">#lem-</w:delText>
        </w:r>
      </w:del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rStyle w:val="VerbatimChar"/>
          </w:rPr>
          <w:delText xml:space="preserve">#cor-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or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rStyle w:val="VerbatimChar"/>
          </w:rPr>
          <w:delText xml:space="preserve">#prp-</w:delText>
        </w:r>
      </w:del>
      <w:del w:id="17" w:author="PR Preview" w:date="2026-01-01T00:00:00Z">
        <w:r>
          <w:delText xml:space="preserve">) after the exercise (Ezra, 2026-10-29).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 solution shows the working,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the theorem div states the result by itself, so a reader can find and cite it.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check-restated-results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workflow in</w:delText>
        </w:r>
      </w:del>
      <w:del w:id="28" w:author="PR Preview" w:date="2026-01-01T00:00:00Z">
        <w:r>
          <w:delText xml:space="preserve"> </w:delText>
        </w:r>
      </w:del>
      <w:hyperlink r:id="rId12">
        <w:del w:id="29" w:author="PR Preview" w:date="2026-01-01T00:00:00Z">
          <w:r>
            <w:rPr>
              <w:rStyle w:val="VerbatimChar"/>
            </w:rPr>
            <w:delText xml:space="preserve">gha</w:delText>
          </w:r>
        </w:del>
      </w:hyperlink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warns about a derivation solution that a pull request edits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 that no theorem-type div follows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</w:delText>
        </w:r>
      </w:del>
      <w:hyperlink r:id="rId13">
        <w:del w:id="36" w:author="PR Preview" w:date="2026-01-01T00:00:00Z">
          <w:r>
            <w:rPr>
              <w:rStyle w:val="Hyperlink"/>
            </w:rPr>
            <w:delText xml:space="preserve">gha#1309</w:delText>
          </w:r>
        </w:del>
      </w:hyperlink>
      <w:del w:id="37" w:author="PR Preview" w:date="2026-01-01T00:00:00Z">
        <w:r>
          <w:delText xml:space="preserve">).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 check never sweeps existing content: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restate the result when you edit the passage anyway.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&lt;!-- restated-ok: reason --&gt;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 the solution exempts a result that is stated elsewhere.</w:delText>
        </w:r>
      </w:del>
    </w:p>
    <w:p>
      <w:pPr>
        <w:numPr>
          <w:ilvl w:val="0"/>
          <w:numId w:val="1001"/>
        </w:numPr>
      </w:pPr>
      <w:ins w:id="46" w:author="PR Preview" w:date="2026-01-01T00:00:00Z">
        <w:r>
          <w:t xml:space="preserve">Restate every result that a solution first derives in its own theorem-type div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</w:t>
        </w:r>
      </w:ins>
      <w:ins w:id="49" w:author="PR Preview" w:date="2026-01-01T00:00:00Z">
        <w:r>
          <w:rPr>
            <w:rStyle w:val="VerbatimChar"/>
          </w:rPr>
          <w:t xml:space="preserve">#thm-</w:t>
        </w:r>
      </w:ins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rStyle w:val="VerbatimChar"/>
          </w:rPr>
          <w:t xml:space="preserve">#lem-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rStyle w:val="VerbatimChar"/>
          </w:rPr>
          <w:t xml:space="preserve">#cor-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or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#prp-</w:t>
        </w:r>
      </w:ins>
      <w:ins w:id="60" w:author="PR Preview" w:date="2026-01-01T00:00:00Z">
        <w:r>
          <w:t xml:space="preserve">) after the exercise (Ezra, 2026-10-29).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The solution shows the working,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the theorem div states the result by itself, so a reader can find and cite it.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rPr>
            <w:rStyle w:val="VerbatimChar"/>
          </w:rPr>
          <w:t xml:space="preserve">check-restated-results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workflow in</w:t>
        </w:r>
      </w:ins>
      <w:ins w:id="71" w:author="PR Preview" w:date="2026-01-01T00:00:00Z">
        <w:r>
          <w:t xml:space="preserve"> </w:t>
        </w:r>
      </w:ins>
      <w:hyperlink r:id="rId12">
        <w:ins w:id="72" w:author="PR Preview" w:date="2026-01-01T00:00:00Z">
          <w:r>
            <w:rPr>
              <w:rStyle w:val="VerbatimChar"/>
            </w:rPr>
            <w:t xml:space="preserve">gha</w:t>
          </w:r>
        </w:ins>
      </w:hyperlink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warns about a derivation solution that a pull request edits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that no theorem-type div follows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</w:t>
        </w:r>
      </w:ins>
      <w:hyperlink r:id="rId13">
        <w:ins w:id="79" w:author="PR Preview" w:date="2026-01-01T00:00:00Z">
          <w:r>
            <w:rPr>
              <w:rStyle w:val="Hyperlink"/>
            </w:rPr>
            <w:t xml:space="preserve">gha#1309</w:t>
          </w:r>
        </w:ins>
      </w:hyperlink>
      <w:ins w:id="80" w:author="PR Preview" w:date="2026-01-01T00:00:00Z">
        <w:r>
          <w:t xml:space="preserve">).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 check never sweeps existing content: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restate the result when you edit the passage anyway.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rStyle w:val="VerbatimChar"/>
          </w:rPr>
          <w:t xml:space="preserve">&lt;!-- restated-ok: reason --&gt;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in the solution exempts a result that is stated elsewhere.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 restated theorem passes review only when it meets these four conditions:</w:t>
        </w:r>
      </w:ins>
    </w:p>
    <w:p>
      <w:pPr>
        <w:pStyle w:val="Compact"/>
        <w:numPr>
          <w:ilvl w:val="1"/>
          <w:numId w:val="1002"/>
        </w:numPr>
      </w:pPr>
      <w:ins w:id="91" w:author="PR Preview" w:date="2026-01-01T00:00:00Z">
        <w:r>
          <w:rPr>
            <w:b/>
            <w:bCs/>
          </w:rPr>
          <w:t xml:space="preserve">The proof stands alone.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It derives the result step by step, or cites earlier results,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 does not only point back at the solution that first derived it.</w:t>
        </w:r>
      </w:ins>
    </w:p>
    <w:p>
      <w:pPr>
        <w:pStyle w:val="Compact"/>
        <w:numPr>
          <w:ilvl w:val="1"/>
          <w:numId w:val="1002"/>
        </w:numPr>
      </w:pPr>
      <w:ins w:id="96" w:author="PR Preview" w:date="2026-01-01T00:00:00Z">
        <w:r>
          <w:rPr>
            <w:b/>
            <w:bCs/>
          </w:rPr>
          <w:t xml:space="preserve">The statement uses only defined symbols.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Every symbol in it is defined in the statement itself or in an earlier div.</w:t>
        </w:r>
      </w:ins>
    </w:p>
    <w:p>
      <w:pPr>
        <w:pStyle w:val="Compact"/>
        <w:numPr>
          <w:ilvl w:val="1"/>
          <w:numId w:val="1002"/>
        </w:numPr>
      </w:pPr>
      <w:ins w:id="99" w:author="PR Preview" w:date="2026-01-01T00:00:00Z">
        <w:r>
          <w:rPr>
            <w:b/>
            <w:bCs/>
          </w:rPr>
          <w:t xml:space="preserve">The first use of each</w:t>
        </w:r>
      </w:ins>
      <w:ins w:id="100" w:author="PR Preview" w:date="2026-01-01T00:00:00Z">
        <w:r>
          <w:rPr>
            <w:b/>
            <w:bCs/>
          </w:rPr>
          <w:t xml:space="preserve"> </w:t>
        </w:r>
      </w:ins>
      <w:hyperlink r:id="rId14">
        <w:ins w:id="101" w:author="PR Preview" w:date="2026-01-01T00:00:00Z">
          <w:r>
            <w:rPr>
              <w:rStyle w:val="Hyperlink"/>
              <w:b/>
              <w:bCs/>
            </w:rPr>
            <w:t xml:space="preserve">term</w:t>
          </w:r>
        </w:ins>
      </w:hyperlink>
      <w:ins w:id="102" w:author="PR Preview" w:date="2026-01-01T00:00:00Z">
        <w:r>
          <w:rPr>
            <w:b/>
            <w:bCs/>
          </w:rPr>
          <w:t xml:space="preserve"> </w:t>
        </w:r>
      </w:ins>
      <w:ins w:id="103" w:author="PR Preview" w:date="2026-01-01T00:00:00Z">
        <w:r>
          <w:rPr>
            <w:b/>
            <w:bCs/>
          </w:rPr>
          <w:t xml:space="preserve">is linked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to the div that defines it.</w:t>
        </w:r>
      </w:ins>
    </w:p>
    <w:p>
      <w:pPr>
        <w:pStyle w:val="Compact"/>
        <w:numPr>
          <w:ilvl w:val="1"/>
          <w:numId w:val="1002"/>
        </w:numPr>
      </w:pPr>
      <w:ins w:id="106" w:author="PR Preview" w:date="2026-01-01T00:00:00Z">
        <w:r>
          <w:rPr>
            <w:b/>
            <w:bCs/>
          </w:rPr>
          <w:t xml:space="preserve">Each source line holds one clause</w:t>
        </w:r>
      </w:ins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as the semantic line break rule requires.</w:t>
        </w:r>
      </w:ins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2026-10-29T08:09:55Z</dcterms:created>
  <dcterms:modified xsi:type="dcterms:W3CDTF">2026-10-29T08:09:55Z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