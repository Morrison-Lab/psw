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2026-10-29 08:00:13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12:43:22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del w:id="3" w:author="PR Preview" w:date="2026-01-01T00:00:00Z">
        <w:r>
          <w:rPr>
            <w:b/>
            <w:bCs/>
          </w:rPr>
          <w:delText xml:space="preserve">The personified abstraction.</w:delText>
        </w:r>
      </w:del>
      <w:del w:id="4" w:author="PR Preview" w:date="2026-01-01T00:00:00Z">
        <w:r>
          <w:delText xml:space="preserve"> </w:delText>
        </w:r>
      </w:del>
      <w:del w:id="5" w:author="PR Preview" w:date="2026-01-01T00:00:00Z">
        <w:r>
          <w:delText xml:space="preserve">A definition, method or result that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“forces”</w:delText>
        </w:r>
      </w:del>
      <w:del w:id="8" w:author="PR Preview" w:date="2026-01-01T00:00:00Z">
        <w:r>
          <w:delText xml:space="preserve">,</w:delText>
        </w:r>
      </w:del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“invites”</w:delText>
        </w:r>
      </w:del>
      <w:del w:id="11" w:author="PR Preview" w:date="2026-01-01T00:00:00Z">
        <w:r>
          <w:delText xml:space="preserve">,</w:delText>
        </w:r>
      </w:del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“demands”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or</w:delText>
        </w:r>
      </w:del>
      <w:del w:id="16" w:author="PR Preview" w:date="2026-01-01T00:00:00Z">
        <w:r>
          <w:delText xml:space="preserve"> </w:delText>
        </w:r>
      </w:del>
      <w:del w:id="17" w:author="PR Preview" w:date="2026-01-01T00:00:00Z">
        <w:r>
          <w:delText xml:space="preserve">“asks”</w:delText>
        </w:r>
      </w:del>
      <w:del w:id="18" w:author="PR Preview" w:date="2026-01-01T00:00:00Z">
        <w:r>
          <w:delText xml:space="preserve"> </w:delText>
        </w:r>
      </w:del>
      <w:del w:id="19" w:author="PR Preview" w:date="2026-01-01T00:00:00Z">
        <w:r>
          <w:delText xml:space="preserve">something of the reader.</w:delText>
        </w:r>
      </w:del>
      <w:del w:id="20" w:author="PR Preview" w:date="2026-01-01T00:00:00Z">
        <w:r>
          <w:delText xml:space="preserve"> </w:delText>
        </w:r>
      </w:del>
      <w:del w:id="21" w:author="PR Preview" w:date="2026-01-01T00:00:00Z">
        <w:r>
          <w:delText xml:space="preserve">Name who does what.</w:delText>
        </w:r>
      </w:del>
    </w:p>
    <w:p>
      <w:pPr>
        <w:pStyle w:val="Compact"/>
        <w:numPr>
          <w:ilvl w:val="0"/>
          <w:numId w:val="1006"/>
        </w:numPr>
      </w:pPr>
      <w:ins w:id="22" w:author="PR Preview" w:date="2026-01-01T00:00:00Z">
        <w:r>
          <w:rPr>
            <w:b/>
            <w:bCs/>
          </w:rPr>
          <w:t xml:space="preserve">The personified abstraction.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A definition, method or result that</w:t>
        </w:r>
      </w:ins>
      <w:ins w:id="25" w:author="PR Preview" w:date="2026-01-01T00:00:00Z">
        <w:r>
          <w:t xml:space="preserve"> </w:t>
        </w:r>
      </w:ins>
      <w:ins w:id="26" w:author="PR Preview" w:date="2026-01-01T00:00:00Z">
        <w:r>
          <w:t xml:space="preserve">“forces”</w:t>
        </w:r>
      </w:ins>
      <w:ins w:id="27" w:author="PR Preview" w:date="2026-01-01T00:00:00Z">
        <w:r>
          <w:t xml:space="preserve">,</w:t>
        </w:r>
      </w:ins>
      <w:ins w:id="28" w:author="PR Preview" w:date="2026-01-01T00:00:00Z">
        <w:r>
          <w:t xml:space="preserve"> </w:t>
        </w:r>
      </w:ins>
      <w:ins w:id="29" w:author="PR Preview" w:date="2026-01-01T00:00:00Z">
        <w:r>
          <w:t xml:space="preserve">“invites”</w:t>
        </w:r>
      </w:ins>
      <w:ins w:id="30" w:author="PR Preview" w:date="2026-01-01T00:00:00Z">
        <w:r>
          <w:t xml:space="preserve">,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“demands”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or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“asks”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something of the reader,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t xml:space="preserve">or a mathematical object that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“recommends”</w:t>
        </w:r>
      </w:ins>
      <w:ins w:id="43" w:author="PR Preview" w:date="2026-01-01T00:00:00Z">
        <w:r>
          <w:t xml:space="preserve">,</w:t>
        </w:r>
      </w:ins>
      <w:ins w:id="44" w:author="PR Preview" w:date="2026-01-01T00:00:00Z">
        <w:r>
          <w:t xml:space="preserve"> </w:t>
        </w:r>
      </w:ins>
      <w:ins w:id="45" w:author="PR Preview" w:date="2026-01-01T00:00:00Z">
        <w:r>
          <w:t xml:space="preserve">“knows”</w:t>
        </w:r>
      </w:ins>
      <w:ins w:id="46" w:author="PR Preview" w:date="2026-01-01T00:00:00Z">
        <w:r>
          <w:t xml:space="preserve"> </w:t>
        </w:r>
      </w:ins>
      <w:ins w:id="47" w:author="PR Preview" w:date="2026-01-01T00:00:00Z">
        <w:r>
          <w:t xml:space="preserve">or</w:t>
        </w:r>
      </w:ins>
      <w:ins w:id="48" w:author="PR Preview" w:date="2026-01-01T00:00:00Z">
        <w:r>
          <w:t xml:space="preserve"> </w:t>
        </w:r>
      </w:ins>
      <w:ins w:id="49" w:author="PR Preview" w:date="2026-01-01T00:00:00Z">
        <w:r>
          <w:t xml:space="preserve">“wants”</w:t>
        </w:r>
      </w:ins>
      <w:ins w:id="50" w:author="PR Preview" w:date="2026-01-01T00:00:00Z">
        <w:r>
          <w:t xml:space="preserve"> </w:t>
        </w:r>
      </w:ins>
      <w:ins w:id="51" w:author="PR Preview" w:date="2026-01-01T00:00:00Z">
        <w:r>
          <w:t xml:space="preserve">something.</w:t>
        </w:r>
      </w:ins>
      <w:ins w:id="52" w:author="PR Preview" w:date="2026-01-01T00:00:00Z">
        <w:r>
          <w:t xml:space="preserve"> </w:t>
        </w:r>
      </w:ins>
      <w:ins w:id="53" w:author="PR Preview" w:date="2026-01-01T00:00:00Z">
        <w:r>
          <w:t xml:space="preserve">Name who does what, and state the condition the phrase hides</w:t>
        </w:r>
      </w:ins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(</w:t>
        </w:r>
      </w:ins>
      <w:hyperlink r:id="rId32">
        <w:ins w:id="56" w:author="PR Preview" w:date="2026-01-01T00:00:00Z">
          <w:r>
            <w:rPr>
              <w:rStyle w:val="Hyperlink"/>
            </w:rPr>
            <w:t xml:space="preserve">Avoid vague and metaphorical language</w:t>
          </w:r>
        </w:ins>
      </w:hyperlink>
      <w:ins w:id="57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8" Type="http://schemas.openxmlformats.org/officeDocument/2006/relationships/hyperlink" Target="citations-evidence.qmd" TargetMode="External"/><Relationship Id="rId35" Type="http://schemas.openxmlformats.org/officeDocument/2006/relationships/hyperlink" Target="conciseness.qmd#lead-with-the-subject" TargetMode="External"/><Relationship Id="rId14" Type="http://schemas.openxmlformats.org/officeDocument/2006/relationships/hyperlink" Target="defining-terms.qmd#def-term" TargetMode="External"/><Relationship Id="rId33" Type="http://schemas.openxmlformats.org/officeDocument/2006/relationships/hyperlink" Target="grammar.qmd#demonstrative-pronouns" TargetMode="External"/><Relationship Id="rId28" Type="http://schemas.openxmlformats.org/officeDocument/2006/relationships/hyperlink" Target="https://morrison-lab.github.io/lds/chapters/linear-regression.html" TargetMode="External"/><Relationship Id="rId23" Type="http://schemas.openxmlformats.org/officeDocument/2006/relationships/hyperlink" Target="word-choice.qmd" TargetMode="External"/><Relationship Id="rId32" Type="http://schemas.openxmlformats.org/officeDocument/2006/relationships/hyperlink" Target="word-choice.qmd#avoid-vague-and-metaphorical-language" TargetMode="External"/><Relationship Id="rId34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2026-10-29T19:46:03Z</dcterms:created>
  <dcterms:modified xsi:type="dcterms:W3CDTF">2026-10-29T19:46:03Z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2026-10-29 12:43:22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