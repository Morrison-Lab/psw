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del w:id="3" w:author="PR Preview" w:date="2026-01-01T00:00:00Z">
        <w:r>
          <w:delText xml:space="preserve">Money words are idioms too when no money is involved.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“Costs us”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“buys us”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“at the price of”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borrow from commerce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to describe a trade-off, and the reader must translate them back.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Say what is lost or gained.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Keep a literal use: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computational cost, a monetary cost,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or a cost</w:delText>
        </w:r>
      </w:del>
      <w:del w:id="25" w:author="PR Preview" w:date="2026-01-01T00:00:00Z">
        <w:r>
          <w:delText xml:space="preserve"> </w:delText>
        </w:r>
      </w:del>
      <w:hyperlink r:id="rId22">
        <w:del w:id="2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that the text defines as a term.</w:delText>
        </w:r>
      </w:del>
      <w:del w:id="29" w:author="PR Preview" w:date="2026-01-01T00:00:00Z">
        <w:r>
          <w:delText xml:space="preserve"> </w:delText>
        </w:r>
      </w:del>
    </w:p>
    <w:p>
      <w:pPr>
        <w:pStyle w:val="BodyText"/>
      </w:pPr>
      <w:ins w:id="30" w:author="PR Preview" w:date="2026-01-01T00:00:00Z">
        <w:r>
          <w:t xml:space="preserve">Money words are idioms too when no money is involved.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“Costs us”</w:t>
        </w:r>
      </w:ins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“buys us”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“at the price of”</w:t>
        </w:r>
      </w:ins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“pays off”</w:t>
        </w:r>
      </w:ins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“affordable”</w:t>
        </w:r>
      </w:ins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“cheap”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“the whole bargain”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borrow from commerce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to describe a trade-off, and the reader must translate them back.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 verb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“trade”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does the same: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“that trade”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“we trade accuracy for speed”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put a bargain where there is a relationship between two quantities.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Say what is lost or gained, and which quantity changes with which.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Keep a literal use: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 computational cost, a monetary cost,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or a cost</w:t>
        </w:r>
      </w:ins>
      <w:ins w:id="78" w:author="PR Preview" w:date="2026-01-01T00:00:00Z">
        <w:r>
          <w:t xml:space="preserve"> </w:t>
        </w:r>
      </w:ins>
      <w:hyperlink r:id="rId22">
        <w:ins w:id="7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that the text defines as a term.</w:t>
        </w:r>
      </w:ins>
      <w:ins w:id="82" w:author="PR Preview" w:date="2026-01-01T00:00:00Z">
        <w:r>
          <w:t xml:space="preserve"> </w:t>
        </w:r>
      </w:ins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ins w:id="83" w:author="PR Preview" w:date="2026-01-01T00:00:00Z">
        <w:r>
          <w:t xml:space="preserve">❌ That trade is the whole bargain of gradient descent.</w:t>
        </w:r>
      </w:ins>
    </w:p>
    <w:p>
      <w:pPr>
        <w:pStyle w:val="BlockText"/>
      </w:pPr>
      <w:ins w:id="84" w:author="PR Preview" w:date="2026-01-01T00:00:00Z">
        <w:r>
          <w:t xml:space="preserve">✅ Gradient descent decreases the objective only when each step is small enough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 the</w:t>
        </w:r>
      </w:ins>
      <w:ins w:id="87" w:author="PR Preview" w:date="2026-01-01T00:00:00Z">
        <w:r>
          <w:t xml:space="preserve"> </w:t>
        </w:r>
      </w:ins>
      <w:hyperlink r:id="rId23">
        <w:ins w:id="88" w:author="PR Preview" w:date="2026-01-01T00:00:00Z">
          <w:r>
            <w:rPr>
              <w:rStyle w:val="Hyperlink"/>
            </w:rPr>
            <w:t xml:space="preserve">linear approximation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to hold.</w:t>
        </w:r>
      </w:ins>
    </w:p>
    <w:p>
      <w:pPr>
        <w:pStyle w:val="FirstParagraph"/>
      </w:pPr>
      <w:ins w:id="91" w:author="PR Preview" w:date="2026-01-01T00:00:00Z">
        <w:r>
          <w:t xml:space="preserve">Do not give a mathematical object a mind.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 derivative does not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“recommend”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direction,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 model does not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“know”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or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“want”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anything,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an approximation is not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“trustworthy”</w:t>
        </w:r>
      </w:ins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Each such phrase hides a precise claim, and the reader needs that claim stated plainly.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State the condition under which the claim holds,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 the inequality or the order of the error,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display it when it is a key equation.</w:t>
        </w:r>
      </w:ins>
    </w:p>
    <w:p>
      <w:pPr>
        <w:pStyle w:val="BlockText"/>
      </w:pPr>
      <w:ins w:id="121" w:author="PR Preview" w:date="2026-01-01T00:00:00Z">
        <w:r>
          <w:t xml:space="preserve">❌ The derivative recommends a step, and the recommendation is trustworthy only as far as the step is small.</w:t>
        </w:r>
      </w:ins>
    </w:p>
    <w:p>
      <w:pPr>
        <w:pStyle w:val="BlockText"/>
      </w:pPr>
      <w:ins w:id="122" w:author="PR Preview" w:date="2026-01-01T00:00:00Z">
        <w:r>
          <w:t xml:space="preserve">✅ The linear approximation has error</w:t>
        </w:r>
      </w:ins>
      <w:ins w:id="123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as</w:t>
        </w:r>
      </w:ins>
      <w:ins w:id="126" w:author="PR Preview" w:date="2026-01-01T00:00:00Z">
        <w:r>
          <w:t xml:space="preserve"> </w:t>
        </w:r>
      </w:ins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 the objective decreases along the negative gradient only for steps</w:t>
        </w:r>
      </w:ins>
      <w:ins w:id="131" w:author="PR Preview" w:date="2026-01-01T00:00:00Z">
        <w:r>
          <w:t xml:space="preserve"> </w:t>
        </w:r>
      </w:ins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that are small enough.</w:t>
        </w:r>
      </w:ins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2026-10-29T19:49:41Z</dcterms:created>
  <dcterms:modified xsi:type="dcterms:W3CDTF">2026-10-29T19:49:41Z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