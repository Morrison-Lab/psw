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08:00:13 (PDT)</w:delText>
        </w:r>
      </w:del>
    </w:p>
    <w:p>
      <w:pPr>
        <w:pStyle w:val="Date"/>
      </w:pPr>
      <w:ins w:id="2" w:author="PR Preview" w:date="2026-01-01T00:00:00Z">
        <w:r>
          <w:t xml:space="preserve">Last modified: 2026-10-29 12:49:22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2026-10-29T19:52:39Z</dcterms:created>
  <dcterms:modified xsi:type="dcterms:W3CDTF">2026-10-29T19:52:39Z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12:49:22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