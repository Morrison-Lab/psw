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12:57:04 (PDT)</w:delText>
        </w:r>
      </w:del>
    </w:p>
    <w:p>
      <w:pPr>
        <w:pStyle w:val="Date"/>
      </w:pPr>
      <w:ins w:id="2" w:author="PR Preview" w:date="2026-01-01T00:00:00Z">
        <w:r>
          <w:t xml:space="preserve">Last modified: 2026-10-29 13:19:48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del w:id="3" w:author="PR Preview" w:date="2026-01-01T00:00:00Z">
        <w:r>
          <w:delText xml:space="preserve">6 Limit complex sentence structures</w:delText>
        </w:r>
      </w:del>
    </w:p>
    <w:p>
      <w:pPr>
        <w:pStyle w:val="Heading2"/>
      </w:pPr>
      <w:ins w:id="4" w:author="PR Preview" w:date="2026-01-01T00:00:00Z">
        <w:r>
          <w:t xml:space="preserve">6 Put the emphatic words at the end</w:t>
        </w:r>
      </w:ins>
    </w:p>
    <w:p>
      <w:pPr>
        <w:pStyle w:val="FirstParagraph"/>
      </w:pPr>
      <w:ins w:id="5" w:author="PR Preview" w:date="2026-01-01T00:00:00Z">
        <w:r>
          <w:t xml:space="preserve">The end of a sentence is the position the reader remembers.</w:t>
        </w:r>
      </w:ins>
      <w:ins w:id="6" w:author="PR Preview" w:date="2026-01-01T00:00:00Z">
        <w:r>
          <w:t xml:space="preserve"> </w:t>
        </w:r>
      </w:ins>
      <w:ins w:id="7" w:author="PR Preview" w:date="2026-01-01T00:00:00Z">
        <w:r>
          <w:t xml:space="preserve">Strunk states the rule as</w:t>
        </w:r>
      </w:ins>
      <w:ins w:id="8" w:author="PR Preview" w:date="2026-01-01T00:00:00Z">
        <w:r>
          <w:t xml:space="preserve"> </w:t>
        </w:r>
      </w:ins>
      <w:ins w:id="9" w:author="PR Preview" w:date="2026-01-01T00:00:00Z">
        <w:r>
          <w:t xml:space="preserve">“Place the emphatic words of a sentence at the end”</w:t>
        </w:r>
      </w:ins>
      <w:ins w:id="10" w:author="PR Preview" w:date="2026-01-01T00:00:00Z">
        <w:r>
          <w:t xml:space="preserve"> </w:t>
        </w:r>
      </w:ins>
      <w:ins w:id="11" w:author="PR Preview" w:date="2026-01-01T00:00:00Z">
        <w:r>
          <w:t xml:space="preserve">(Strunk 1920, rule 18)</w:t>
        </w:r>
      </w:ins>
      <w:ins w:id="12" w:author="PR Preview" w:date="2026-01-01T00:00:00Z">
        <w:r>
          <w:t xml:space="preserve">.</w:t>
        </w:r>
      </w:ins>
      <w:ins w:id="13" w:author="PR Preview" w:date="2026-01-01T00:00:00Z">
        <w:r>
          <w:t xml:space="preserve"> </w:t>
        </w:r>
      </w:ins>
      <w:ins w:id="14" w:author="PR Preview" w:date="2026-01-01T00:00:00Z">
        <w:r>
          <w:t xml:space="preserve">Put the claim you want the reader to keep last,</w:t>
        </w:r>
      </w:ins>
      <w:ins w:id="15" w:author="PR Preview" w:date="2026-01-01T00:00:00Z">
        <w:r>
          <w:t xml:space="preserve"> </w:t>
        </w:r>
      </w:ins>
      <w:ins w:id="16" w:author="PR Preview" w:date="2026-01-01T00:00:00Z">
        <w:r>
          <w:t xml:space="preserve">and put the qualifications, the citation and the filler before it.</w:t>
        </w:r>
      </w:ins>
    </w:p>
    <w:p>
      <w:pPr>
        <w:pStyle w:val="BlockText"/>
      </w:pPr>
      <w:ins w:id="17" w:author="PR Preview" w:date="2026-01-01T00:00:00Z">
        <w:r>
          <w:t xml:space="preserve">❌ The estimate becomes more precise as the sample size grows, in general.</w:t>
        </w:r>
      </w:ins>
    </w:p>
    <w:p>
      <w:pPr>
        <w:pStyle w:val="BlockText"/>
      </w:pPr>
      <w:ins w:id="18" w:author="PR Preview" w:date="2026-01-01T00:00:00Z">
        <w:r>
          <w:t xml:space="preserve">✅ In general, the estimate becomes more precise as the sample size grows.</w:t>
        </w:r>
      </w:ins>
    </w:p>
    <w:bookmarkEnd w:id="21"/>
    <w:bookmarkStart w:id="22" w:name="X3e4d68df1b860ce9b082eb82ed52743b2d8229e"/>
    <w:p>
      <w:pPr>
        <w:pStyle w:val="Heading2"/>
      </w:pPr>
      <w:ins w:id="19" w:author="PR Preview" w:date="2026-01-01T00:00:00Z">
        <w:r>
          <w:t xml:space="preserve">7 Express coordinate ideas in parallel form</w:t>
        </w:r>
      </w:ins>
    </w:p>
    <w:p>
      <w:pPr>
        <w:pStyle w:val="FirstParagraph"/>
      </w:pPr>
      <w:ins w:id="20" w:author="PR Preview" w:date="2026-01-01T00:00:00Z">
        <w:r>
          <w:t xml:space="preserve">Items that play the same role in a sentence or a list</w:t>
        </w:r>
      </w:ins>
      <w:ins w:id="21" w:author="PR Preview" w:date="2026-01-01T00:00:00Z">
        <w:r>
          <w:t xml:space="preserve"> </w:t>
        </w:r>
      </w:ins>
      <w:ins w:id="22" w:author="PR Preview" w:date="2026-01-01T00:00:00Z">
        <w:r>
          <w:t xml:space="preserve">take the same grammatical form.</w:t>
        </w:r>
      </w:ins>
      <w:ins w:id="23" w:author="PR Preview" w:date="2026-01-01T00:00:00Z">
        <w:r>
          <w:t xml:space="preserve"> </w:t>
        </w:r>
      </w:ins>
      <w:ins w:id="24" w:author="PR Preview" w:date="2026-01-01T00:00:00Z">
        <w:r>
          <w:t xml:space="preserve">Strunk calls this parallel construction,</w:t>
        </w:r>
      </w:ins>
      <w:ins w:id="25" w:author="PR Preview" w:date="2026-01-01T00:00:00Z">
        <w:r>
          <w:t xml:space="preserve"> </w:t>
        </w:r>
      </w:ins>
      <w:ins w:id="26" w:author="PR Preview" w:date="2026-01-01T00:00:00Z">
        <w:r>
          <w:t xml:space="preserve">and states the rule as</w:t>
        </w:r>
      </w:ins>
      <w:ins w:id="27" w:author="PR Preview" w:date="2026-01-01T00:00:00Z">
        <w:r>
          <w:t xml:space="preserve"> </w:t>
        </w:r>
      </w:ins>
      <w:ins w:id="28" w:author="PR Preview" w:date="2026-01-01T00:00:00Z">
        <w:r>
          <w:t xml:space="preserve">“Express co-ordinate ideas in similar form”</w:t>
        </w:r>
      </w:ins>
      <w:ins w:id="29" w:author="PR Preview" w:date="2026-01-01T00:00:00Z">
        <w:r>
          <w:t xml:space="preserve"> </w:t>
        </w:r>
      </w:ins>
      <w:ins w:id="30" w:author="PR Preview" w:date="2026-01-01T00:00:00Z">
        <w:r>
          <w:t xml:space="preserve">(Strunk 1920, rule 15)</w:t>
        </w:r>
      </w:ins>
      <w:ins w:id="31" w:author="PR Preview" w:date="2026-01-01T00:00:00Z">
        <w:r>
          <w:t xml:space="preserve">.</w:t>
        </w:r>
      </w:ins>
      <w:ins w:id="32" w:author="PR Preview" w:date="2026-01-01T00:00:00Z">
        <w:r>
          <w:t xml:space="preserve"> </w:t>
        </w:r>
      </w:ins>
      <w:ins w:id="33" w:author="PR Preview" w:date="2026-01-01T00:00:00Z">
        <w:r>
          <w:t xml:space="preserve">In a bullet list,</w:t>
        </w:r>
      </w:ins>
      <w:ins w:id="34" w:author="PR Preview" w:date="2026-01-01T00:00:00Z">
        <w:r>
          <w:t xml:space="preserve"> </w:t>
        </w:r>
      </w:ins>
      <w:ins w:id="35" w:author="PR Preview" w:date="2026-01-01T00:00:00Z">
        <w:r>
          <w:t xml:space="preserve">start every item the same way,</w:t>
        </w:r>
      </w:ins>
      <w:ins w:id="36" w:author="PR Preview" w:date="2026-01-01T00:00:00Z">
        <w:r>
          <w:t xml:space="preserve"> </w:t>
        </w:r>
      </w:ins>
      <w:ins w:id="37" w:author="PR Preview" w:date="2026-01-01T00:00:00Z">
        <w:r>
          <w:t xml:space="preserve">with a verb, a noun phrase or a full sentence,</w:t>
        </w:r>
      </w:ins>
      <w:ins w:id="38" w:author="PR Preview" w:date="2026-01-01T00:00:00Z">
        <w:r>
          <w:t xml:space="preserve"> </w:t>
        </w:r>
      </w:ins>
      <w:ins w:id="39" w:author="PR Preview" w:date="2026-01-01T00:00:00Z">
        <w:r>
          <w:t xml:space="preserve">and end every item with the same punctuation.</w:t>
        </w:r>
      </w:ins>
    </w:p>
    <w:p>
      <w:pPr>
        <w:pStyle w:val="BlockText"/>
      </w:pPr>
      <w:ins w:id="40" w:author="PR Preview" w:date="2026-01-01T00:00:00Z">
        <w:r>
          <w:t xml:space="preserve">❌ The report should:</w:t>
        </w:r>
      </w:ins>
    </w:p>
    <w:p>
      <w:pPr>
        <w:pStyle w:val="Compact"/>
        <w:numPr>
          <w:ilvl w:val="0"/>
          <w:numId w:val="1009"/>
        </w:numPr>
      </w:pPr>
      <w:ins w:id="41" w:author="PR Preview" w:date="2026-01-01T00:00:00Z">
        <w:r>
          <w:t xml:space="preserve">summarize the data;</w:t>
        </w:r>
      </w:ins>
    </w:p>
    <w:p>
      <w:pPr>
        <w:pStyle w:val="Compact"/>
        <w:numPr>
          <w:ilvl w:val="0"/>
          <w:numId w:val="1009"/>
        </w:numPr>
      </w:pPr>
      <w:ins w:id="42" w:author="PR Preview" w:date="2026-01-01T00:00:00Z">
        <w:r>
          <w:t xml:space="preserve">the model is described;</w:t>
        </w:r>
      </w:ins>
    </w:p>
    <w:p>
      <w:pPr>
        <w:pStyle w:val="Compact"/>
        <w:numPr>
          <w:ilvl w:val="0"/>
          <w:numId w:val="1009"/>
        </w:numPr>
      </w:pPr>
      <w:ins w:id="43" w:author="PR Preview" w:date="2026-01-01T00:00:00Z">
        <w:r>
          <w:t xml:space="preserve">a table of results.</w:t>
        </w:r>
      </w:ins>
    </w:p>
    <w:p>
      <w:pPr>
        <w:pStyle w:val="BlockText"/>
      </w:pPr>
      <w:ins w:id="44" w:author="PR Preview" w:date="2026-01-01T00:00:00Z">
        <w:r>
          <w:t xml:space="preserve">✅ The report should:</w:t>
        </w:r>
      </w:ins>
    </w:p>
    <w:p>
      <w:pPr>
        <w:pStyle w:val="Compact"/>
        <w:numPr>
          <w:ilvl w:val="0"/>
          <w:numId w:val="1010"/>
        </w:numPr>
      </w:pPr>
      <w:ins w:id="45" w:author="PR Preview" w:date="2026-01-01T00:00:00Z">
        <w:r>
          <w:t xml:space="preserve">summarize the data;</w:t>
        </w:r>
      </w:ins>
    </w:p>
    <w:p>
      <w:pPr>
        <w:pStyle w:val="Compact"/>
        <w:numPr>
          <w:ilvl w:val="0"/>
          <w:numId w:val="1010"/>
        </w:numPr>
      </w:pPr>
      <w:ins w:id="46" w:author="PR Preview" w:date="2026-01-01T00:00:00Z">
        <w:r>
          <w:t xml:space="preserve">describe the model;</w:t>
        </w:r>
      </w:ins>
    </w:p>
    <w:p>
      <w:pPr>
        <w:pStyle w:val="Compact"/>
        <w:numPr>
          <w:ilvl w:val="0"/>
          <w:numId w:val="1010"/>
        </w:numPr>
      </w:pPr>
      <w:ins w:id="47" w:author="PR Preview" w:date="2026-01-01T00:00:00Z">
        <w:r>
          <w:t xml:space="preserve">tabulate the results.</w:t>
        </w:r>
      </w:ins>
    </w:p>
    <w:bookmarkEnd w:id="22"/>
    <w:bookmarkStart w:id="24" w:name="limit-complex-sentence-structures"/>
    <w:p>
      <w:pPr>
        <w:pStyle w:val="Heading2"/>
      </w:pPr>
      <w:ins w:id="48" w:author="PR Preview" w:date="2026-01-01T00:00:00Z">
        <w:r>
          <w:t xml:space="preserve">8 Limit complex sentence structures</w:t>
        </w:r>
      </w:ins>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del w:id="49" w:author="PR Preview" w:date="2026-01-01T00:00:00Z">
        <w:r>
          <w:delText xml:space="preserve">7 Do not rule out readings no reader would make</w:delText>
        </w:r>
      </w:del>
    </w:p>
    <w:p>
      <w:pPr>
        <w:pStyle w:val="Heading2"/>
      </w:pPr>
      <w:ins w:id="50" w:author="PR Preview" w:date="2026-01-01T00:00:00Z">
        <w:r>
          <w:t xml:space="preserve">9 Do not rule out readings no reader would make</w:t>
        </w:r>
      </w:ins>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del w:id="51" w:author="PR Preview" w:date="2026-01-01T00:00:00Z">
        <w:r>
          <w:delText xml:space="preserve">8 Avoid double negatives</w:delText>
        </w:r>
      </w:del>
    </w:p>
    <w:p>
      <w:pPr>
        <w:pStyle w:val="Heading2"/>
      </w:pPr>
      <w:ins w:id="52" w:author="PR Preview" w:date="2026-01-01T00:00:00Z">
        <w:r>
          <w:t xml:space="preserve">10 Avoid double negatives</w:t>
        </w:r>
      </w:ins>
    </w:p>
    <w:p>
      <w:pPr>
        <w:pStyle w:val="FirstParagraph"/>
      </w:pPr>
      <w:r>
        <w:t xml:space="preserve">A double negative states a claim by denying its opposite,</w:t>
      </w:r>
      <w:r>
        <w:t xml:space="preserve"> </w:t>
      </w:r>
      <w:r>
        <w:t xml:space="preserve">as in these phrases:</w:t>
      </w:r>
    </w:p>
    <w:p>
      <w:pPr>
        <w:pStyle w:val="Compact"/>
        <w:numPr>
          <w:ilvl w:val="0"/>
          <w:numId w:val="1011"/>
        </w:numPr>
      </w:pPr>
      <w:r>
        <w:t xml:space="preserve">“not uncommon”</w:t>
      </w:r>
    </w:p>
    <w:p>
      <w:pPr>
        <w:pStyle w:val="Compact"/>
        <w:numPr>
          <w:ilvl w:val="0"/>
          <w:numId w:val="1011"/>
        </w:numPr>
      </w:pPr>
      <w:r>
        <w:t xml:space="preserve">“not unlikely”</w:t>
      </w:r>
    </w:p>
    <w:p>
      <w:pPr>
        <w:pStyle w:val="Compact"/>
        <w:numPr>
          <w:ilvl w:val="0"/>
          <w:numId w:val="1011"/>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del w:id="53" w:author="PR Preview" w:date="2026-01-01T00:00:00Z">
        <w:r>
          <w:delText xml:space="preserve">9 Write about the subject, not about the text</w:delText>
        </w:r>
      </w:del>
    </w:p>
    <w:p>
      <w:pPr>
        <w:pStyle w:val="Heading2"/>
      </w:pPr>
      <w:ins w:id="54" w:author="PR Preview" w:date="2026-01-01T00:00:00Z">
        <w:r>
          <w:t xml:space="preserve">11 Write about the subject, not about the text</w:t>
        </w:r>
      </w:ins>
    </w:p>
    <w:p>
      <w:pPr>
        <w:pStyle w:val="FirstParagraph"/>
      </w:pPr>
      <w:r>
        <w:t xml:space="preserve">Some sentences describe the document instead of its subject.</w:t>
      </w:r>
      <w:r>
        <w:t xml:space="preserve"> </w:t>
      </w:r>
      <w:r>
        <w:t xml:space="preserve">They do one of these things:</w:t>
      </w:r>
    </w:p>
    <w:p>
      <w:pPr>
        <w:pStyle w:val="Compact"/>
        <w:numPr>
          <w:ilvl w:val="0"/>
          <w:numId w:val="1012"/>
        </w:numPr>
      </w:pPr>
      <w:r>
        <w:t xml:space="preserve">announce that a point is coming;</w:t>
      </w:r>
    </w:p>
    <w:p>
      <w:pPr>
        <w:pStyle w:val="Compact"/>
        <w:numPr>
          <w:ilvl w:val="0"/>
          <w:numId w:val="1012"/>
        </w:numPr>
      </w:pPr>
      <w:r>
        <w:t xml:space="preserve">rank a point;</w:t>
      </w:r>
    </w:p>
    <w:p>
      <w:pPr>
        <w:pStyle w:val="Compact"/>
        <w:numPr>
          <w:ilvl w:val="0"/>
          <w:numId w:val="1012"/>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del w:id="55" w:author="PR Preview" w:date="2026-01-01T00:00:00Z">
        <w:r>
          <w:delText xml:space="preserve">10 Let a self-describing link stand alone</w:delText>
        </w:r>
      </w:del>
    </w:p>
    <w:p>
      <w:pPr>
        <w:pStyle w:val="Heading2"/>
      </w:pPr>
      <w:ins w:id="56" w:author="PR Preview" w:date="2026-01-01T00:00:00Z">
        <w:r>
          <w:t xml:space="preserve">12 Let a self-describing link stand alone</w:t>
        </w:r>
      </w:ins>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del w:id="57" w:author="PR Preview" w:date="2026-01-01T00:00:00Z">
        <w:r>
          <w:delText xml:space="preserve">11 Keep the writer out of the way</w:delText>
        </w:r>
      </w:del>
    </w:p>
    <w:p>
      <w:pPr>
        <w:pStyle w:val="Heading2"/>
      </w:pPr>
      <w:ins w:id="58" w:author="PR Preview" w:date="2026-01-01T00:00:00Z">
        <w:r>
          <w:t xml:space="preserve">13 Keep the writer out of the way</w:t>
        </w:r>
      </w:ins>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del w:id="59" w:author="PR Preview" w:date="2026-01-01T00:00:00Z">
        <w:r>
          <w:delText xml:space="preserve">12 Do not overexplain</w:delText>
        </w:r>
      </w:del>
    </w:p>
    <w:p>
      <w:pPr>
        <w:pStyle w:val="Heading2"/>
      </w:pPr>
      <w:ins w:id="60" w:author="PR Preview" w:date="2026-01-01T00:00:00Z">
        <w:r>
          <w:t xml:space="preserve">14 Do not overexplain</w:t>
        </w:r>
      </w:ins>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del w:id="61" w:author="PR Preview" w:date="2026-01-01T00:00:00Z">
        <w:r>
          <w:delText xml:space="preserve">13 Put lists in bullet points</w:delText>
        </w:r>
      </w:del>
    </w:p>
    <w:p>
      <w:pPr>
        <w:pStyle w:val="Heading2"/>
      </w:pPr>
      <w:ins w:id="62" w:author="PR Preview" w:date="2026-01-01T00:00:00Z">
        <w:r>
          <w:t xml:space="preserve">15 Put lists in bullet points</w:t>
        </w:r>
      </w:ins>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3"/>
        </w:numPr>
      </w:pPr>
      <w:r>
        <w:t xml:space="preserve">Keep the items grammatically parallel,</w:t>
      </w:r>
      <w:r>
        <w:t xml:space="preserve"> </w:t>
      </w:r>
      <w:r>
        <w:t xml:space="preserve">so each one completes the introducing sentence the same way.</w:t>
      </w:r>
    </w:p>
    <w:p>
      <w:pPr>
        <w:pStyle w:val="Compact"/>
        <w:numPr>
          <w:ilvl w:val="0"/>
          <w:numId w:val="1013"/>
        </w:numPr>
      </w:pPr>
      <w:r>
        <w:t xml:space="preserve">Leave a blank line before the list;</w:t>
      </w:r>
      <w:r>
        <w:t xml:space="preserve"> </w:t>
      </w:r>
      <w:r>
        <w:t xml:space="preserve">without it, Markdown reads the list as part of the paragraph above.</w:t>
      </w:r>
    </w:p>
    <w:p>
      <w:pPr>
        <w:pStyle w:val="Compact"/>
        <w:numPr>
          <w:ilvl w:val="0"/>
          <w:numId w:val="1013"/>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4"/>
        </w:numPr>
      </w:pPr>
      <w:r>
        <w:t xml:space="preserve">data to learn from;</w:t>
      </w:r>
    </w:p>
    <w:p>
      <w:pPr>
        <w:pStyle w:val="Compact"/>
        <w:numPr>
          <w:ilvl w:val="0"/>
          <w:numId w:val="1014"/>
        </w:numPr>
      </w:pPr>
      <w:r>
        <w:t xml:space="preserve">statistics to say what a finite sample of data supports;</w:t>
      </w:r>
    </w:p>
    <w:p>
      <w:pPr>
        <w:pStyle w:val="Compact"/>
        <w:numPr>
          <w:ilvl w:val="0"/>
          <w:numId w:val="1014"/>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5"/>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5"/>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6"/>
        </w:numPr>
      </w:pPr>
      <w:r>
        <w:t xml:space="preserve">assign each point to its nearest center;</w:t>
      </w:r>
    </w:p>
    <w:p>
      <w:pPr>
        <w:pStyle w:val="Compact"/>
        <w:numPr>
          <w:ilvl w:val="0"/>
          <w:numId w:val="1016"/>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7"/>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7"/>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7"/>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del w:id="63" w:author="PR Preview" w:date="2026-01-01T00:00:00Z">
        <w:r>
          <w:delText xml:space="preserve">14 Write to communicate, not to impress</w:delText>
        </w:r>
      </w:del>
    </w:p>
    <w:p>
      <w:pPr>
        <w:pStyle w:val="Heading2"/>
      </w:pPr>
      <w:ins w:id="64" w:author="PR Preview" w:date="2026-01-01T00:00:00Z">
        <w:r>
          <w:t xml:space="preserve">16 Write to communicate, not to impress</w:t>
        </w:r>
      </w:ins>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8"/>
        </w:numPr>
      </w:pPr>
      <w:r>
        <w:t xml:space="preserve">for words, see</w:t>
      </w:r>
      <w:r>
        <w:t xml:space="preserve"> </w:t>
      </w:r>
      <w:hyperlink r:id="rId48">
        <w:r>
          <w:rPr>
            <w:rStyle w:val="Hyperlink"/>
          </w:rPr>
          <w:t xml:space="preserve">Word choice</w:t>
        </w:r>
      </w:hyperlink>
      <w:r>
        <w:t xml:space="preserve">;</w:t>
      </w:r>
    </w:p>
    <w:p>
      <w:pPr>
        <w:pStyle w:val="Compact"/>
        <w:numPr>
          <w:ilvl w:val="0"/>
          <w:numId w:val="1018"/>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8"/>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8"/>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del w:id="65" w:author="PR Preview" w:date="2026-01-01T00:00:00Z">
        <w:r>
          <w:delText xml:space="preserve">15 Examples of concise writing</w:delText>
        </w:r>
      </w:del>
    </w:p>
    <w:p>
      <w:pPr>
        <w:pStyle w:val="Heading2"/>
      </w:pPr>
      <w:ins w:id="66" w:author="PR Preview" w:date="2026-01-01T00:00:00Z">
        <w:r>
          <w:t xml:space="preserve">17 Examples of concise writing</w:t>
        </w:r>
      </w:ins>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2026-10-29T20:22:45Z</dcterms:created>
  <dcterms:modified xsi:type="dcterms:W3CDTF">2026-10-29T20:22:45Z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13:19:48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