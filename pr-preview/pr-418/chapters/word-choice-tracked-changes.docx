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Word choice</w:t>
      </w:r>
    </w:p>
    <w:p>
      <w:pPr>
        <w:pStyle w:val="Date"/>
      </w:pPr>
      <w:del w:id="1" w:author="PR Preview" w:date="2026-01-01T00:00:00Z">
        <w:r>
          <w:delText xml:space="preserve">Last modified: 2026-10-29 12:57:04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2026-10-29 13:19:48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I recommend trying to replace Latin-derived words and phrases</w:t>
      </w:r>
      <w:r>
        <w:t xml:space="preserve"> </w:t>
      </w:r>
      <w:r>
        <w:t xml:space="preserve">with Old English-derived equivalents (</w:t>
      </w:r>
      <w:hyperlink r:id="rId12">
        <w:r>
          <w:rPr>
            <w:rStyle w:val="Hyperlink"/>
          </w:rPr>
          <w:t xml:space="preserve">“Anglish”</w:t>
        </w:r>
      </w:hyperlink>
      <w:r>
        <w:t xml:space="preserve"> </w:t>
      </w:r>
      <w:r>
        <w:t xml:space="preserve">words)</w:t>
      </w:r>
      <w:r>
        <w:t xml:space="preserve"> </w:t>
      </w:r>
      <w:r>
        <w:t xml:space="preserve">where possible;</w:t>
      </w:r>
      <w:r>
        <w:t xml:space="preserve"> </w:t>
      </w:r>
      <w:r>
        <w:t xml:space="preserve">it generally makes writing simpler and easier to read.</w:t>
      </w:r>
      <w:r>
        <w:t xml:space="preserve"> </w:t>
      </w:r>
      <w:r>
        <w:t xml:space="preserve">Latin words</w:t>
      </w:r>
      <w:r>
        <w:t xml:space="preserve"> </w:t>
      </w:r>
      <w:r>
        <w:t xml:space="preserve"> </w:t>
      </w:r>
      <w:r>
        <w:t xml:space="preserve">create artificial barriers to understanding.</w:t>
      </w:r>
      <w:r>
        <w:t xml:space="preserve"> </w:t>
      </w:r>
      <w:r>
        <w:t xml:space="preserve">Many Latin-derived words commonly used in scientific writing</w:t>
      </w:r>
      <w:r>
        <w:t xml:space="preserve"> </w:t>
      </w:r>
      <w:r>
        <w:t xml:space="preserve">are composed from roots and affixes which are not commonly used</w:t>
      </w:r>
      <w:r>
        <w:t xml:space="preserve"> </w:t>
      </w:r>
      <w:r>
        <w:t xml:space="preserve">in their basic forms;</w:t>
      </w:r>
      <w:r>
        <w:t xml:space="preserve"> </w:t>
      </w:r>
      <w:r>
        <w:t xml:space="preserve">hence, readers cannot determine the meanings of these words by decomposing them.</w:t>
      </w:r>
      <w:r>
        <w:t xml:space="preserve"> </w:t>
      </w:r>
      <w:r>
        <w:t xml:space="preserve">Instead, they need to memorize the meanings of these words directly.</w:t>
      </w:r>
      <w:r>
        <w:t xml:space="preserve"> </w:t>
      </w:r>
      <w:r>
        <w:t xml:space="preserve">In contrast,</w:t>
      </w:r>
      <w:r>
        <w:t xml:space="preserve"> </w:t>
      </w:r>
      <w:r>
        <w:t xml:space="preserve">the components of composite Anglish words are typically also used individually,</w:t>
      </w:r>
      <w:r>
        <w:t xml:space="preserve"> </w:t>
      </w:r>
      <w:r>
        <w:t xml:space="preserve">so the meanings of the composites can be derived directly.</w:t>
      </w:r>
      <w:r>
        <w:t xml:space="preserve"> </w:t>
      </w:r>
      <w:hyperlink w:anchor="tbl-latin-anglish-synonym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some common Latinate words and phrases</w:t>
      </w:r>
      <w:r>
        <w:t xml:space="preserve"> </w:t>
      </w:r>
      <w:r>
        <w:t xml:space="preserve">and Anglish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latin-anglish-synonym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Commonly used Latin words and phrases and Anglish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Latin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Anglish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prior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necessary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needed</w:t>
                  </w:r>
                </w:p>
              </w:tc>
            </w:tr>
          </w:tbl>
          <w:bookmarkEnd w:id="13"/>
          <w:p/>
        </w:tc>
      </w:tr>
    </w:tbl>
    <w:p>
      <w:pPr>
        <w:pStyle w:val="BodyText"/>
      </w:pPr>
      <w:r>
        <w:t xml:space="preserve">See also</w:t>
      </w:r>
      <w:r>
        <w:t xml:space="preserve"> </w:t>
      </w:r>
      <w:hyperlink r:id="rId14">
        <w:r>
          <w:rPr>
            <w:rStyle w:val="Hyperlink"/>
          </w:rPr>
          <w:t xml:space="preserve">https://bark-fa.github.io/Anglish-Translator/</w:t>
        </w:r>
      </w:hyperlink>
    </w:p>
    <w:p>
      <w:pPr>
        <w:pStyle w:val="BodyText"/>
      </w:pPr>
      <w:r>
        <w:t xml:space="preserve">To find a replacement for a word,</w:t>
      </w:r>
      <w:r>
        <w:t xml:space="preserve"> </w:t>
      </w:r>
      <w:r>
        <w:t xml:space="preserve">look the word up on the</w:t>
      </w:r>
      <w:r>
        <w:t xml:space="preserve"> </w:t>
      </w:r>
      <w:hyperlink r:id="rId15">
        <w:r>
          <w:rPr>
            <w:rStyle w:val="Hyperlink"/>
          </w:rPr>
          <w:t xml:space="preserve">Open English Wordnet website</w:t>
        </w:r>
      </w:hyperlink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source on GitHub</w:t>
        </w:r>
      </w:hyperlink>
      <w:r>
        <w:t xml:space="preserve">).</w:t>
      </w:r>
      <w:r>
        <w:t xml:space="preserve"> </w:t>
      </w:r>
      <w:r>
        <w:t xml:space="preserve">Open English Wordnet groups English words into sets of synonyms, called synsets.</w:t>
      </w:r>
      <w:r>
        <w:t xml:space="preserve"> </w:t>
      </w:r>
      <w:r>
        <w:t xml:space="preserve">A word with several meanings appears in several synsets, one for each meaning,</w:t>
      </w:r>
      <w:r>
        <w:t xml:space="preserve"> </w:t>
      </w:r>
      <w:r>
        <w:t xml:space="preserve">so choose the synset that matches the meaning you intend.</w:t>
      </w:r>
      <w:r>
        <w:t xml:space="preserve"> </w:t>
      </w:r>
      <w:r>
        <w:t xml:space="preserve">Then pick the word in that synset that your readers are most likely to understand easily.</w:t>
      </w:r>
    </w:p>
    <w:p>
      <w:pPr>
        <w:pStyle w:val="BodyText"/>
      </w:pPr>
      <w:hyperlink r:id="rId17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words, many of them Latin-derived,</w:t>
      </w:r>
      <w:r>
        <w:t xml:space="preserve"> </w:t>
      </w:r>
      <w:r>
        <w:t xml:space="preserve">that writers reach for by reflex,</w:t>
      </w:r>
      <w:r>
        <w:t xml:space="preserve"> </w:t>
      </w:r>
      <w:r>
        <w:t xml:space="preserve">with plainer alternatives.</w:t>
      </w:r>
    </w:p>
    <w:p>
      <w:pPr>
        <w:pStyle w:val="BodyText"/>
      </w:pPr>
      <w:r>
        <w:t xml:space="preserve">I am aware that this book,</w:t>
      </w:r>
      <w:r>
        <w:t xml:space="preserve"> </w:t>
      </w:r>
      <w:r>
        <w:t xml:space="preserve">and even this chapter,</w:t>
      </w:r>
      <w:r>
        <w:t xml:space="preserve"> </w:t>
      </w:r>
      <w:r>
        <w:t xml:space="preserve">contains many Latin word choices where there are Anglish alternatives.</w:t>
      </w:r>
      <w:r>
        <w:t xml:space="preserve"> </w:t>
      </w:r>
      <w:r>
        <w:t xml:space="preserve">It is a work in progress,</w:t>
      </w:r>
      <w:r>
        <w:t xml:space="preserve"> </w:t>
      </w:r>
      <w:r>
        <w:t xml:space="preserve">and also,</w:t>
      </w:r>
      <w:r>
        <w:t xml:space="preserve"> </w:t>
      </w:r>
      <w:r>
        <w:t xml:space="preserve">I am not advocating 100% Anglish purity.</w:t>
      </w:r>
      <w:r>
        <w:t xml:space="preserve"> </w:t>
      </w:r>
      <w:r>
        <w:t xml:space="preserve">Use whichever words and phrases you think your readers are most likely</w:t>
      </w:r>
      <w:r>
        <w:t xml:space="preserve"> </w:t>
      </w:r>
      <w:r>
        <w:t xml:space="preserve">to understand easily.</w:t>
      </w:r>
      <w:r>
        <w:t xml:space="preserve"> </w:t>
      </w:r>
      <w:r>
        <w:t xml:space="preserve">Preferring Anglish is merely a useful heuristic to help achieve</w:t>
      </w:r>
      <w:r>
        <w:t xml:space="preserve"> </w:t>
      </w:r>
      <w:r>
        <w:t xml:space="preserve">our ultimate goal of producing clear, easy-to-read writing.</w:t>
      </w:r>
    </w:p>
    <w:p>
      <w:pPr>
        <w:pStyle w:val="BodyText"/>
      </w:pPr>
      <w:r>
        <w:t xml:space="preserve">Just to be clear,</w:t>
      </w:r>
      <w:r>
        <w:t xml:space="preserve"> </w:t>
      </w:r>
      <w:r>
        <w:t xml:space="preserve">although I prefer Anglish words,</w:t>
      </w:r>
      <w:r>
        <w:t xml:space="preserve"> </w:t>
      </w:r>
      <w:r>
        <w:t xml:space="preserve">I have no particular preference for Anglish people or culture;</w:t>
      </w:r>
      <w:r>
        <w:t xml:space="preserve"> </w:t>
      </w:r>
      <w:r>
        <w:t xml:space="preserve">it is only a practical consideration,</w:t>
      </w:r>
      <w:r>
        <w:t xml:space="preserve"> </w:t>
      </w:r>
      <w:r>
        <w:t xml:space="preserve">based on the realities of English as the current default language of science</w:t>
      </w:r>
      <w:r>
        <w:t xml:space="preserve"> </w:t>
      </w:r>
      <w:r>
        <w:t xml:space="preserve">and the relatively-recent hybridization of the English language.</w:t>
      </w:r>
    </w:p>
    <w:bookmarkStart w:id="25" w:name="avoid-vague-and-metaphorical-language"/>
    <w:p>
      <w:pPr>
        <w:pStyle w:val="Heading2"/>
      </w:pPr>
      <w:r>
        <w:t xml:space="preserve">1 Avoid vague and metaphorical language</w:t>
      </w:r>
    </w:p>
    <w:p>
      <w:pPr>
        <w:pStyle w:val="FirstParagraph"/>
      </w:pPr>
      <w:r>
        <w:t xml:space="preserve">Scientific claims should be precise enough to test.</w:t>
      </w:r>
      <w:r>
        <w:t xml:space="preserve"> </w:t>
      </w:r>
      <w:r>
        <w:t xml:space="preserve">Vague or metaphorical phrases can sound evocative,</w:t>
      </w:r>
      <w:r>
        <w:t xml:space="preserve"> </w:t>
      </w:r>
      <w:r>
        <w:t xml:space="preserve">but they leave the reader guessing</w:t>
      </w:r>
      <w:r>
        <w:t xml:space="preserve"> </w:t>
      </w:r>
      <w:r>
        <w:t xml:space="preserve">at the specific quantity or mechanism you mean.</w:t>
      </w:r>
      <w:r>
        <w:t xml:space="preserve"> </w:t>
      </w:r>
      <w:r>
        <w:t xml:space="preserve">Whenever you can,</w:t>
      </w:r>
      <w:r>
        <w:t xml:space="preserve"> </w:t>
      </w:r>
      <w:r>
        <w:t xml:space="preserve">replace a metaphor with the precise</w:t>
      </w:r>
      <w:r>
        <w:t xml:space="preserve"> </w:t>
      </w:r>
      <w:hyperlink r:id="rId18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for the thing you are describing.</w:t>
      </w:r>
      <w:r>
        <w:t xml:space="preserve"> </w:t>
      </w:r>
      <w:hyperlink w:anchor="tbl-vague-precise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lists some common vague phrases</w:t>
      </w:r>
      <w:r>
        <w:t xml:space="preserve"> </w:t>
      </w:r>
      <w:r>
        <w:t xml:space="preserve">and more precise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" w:name="tbl-vague-preci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Vague or metaphorical phrases and more precise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Vague or metaphorical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precise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infection pressure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burden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rate, or prevalence proportion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signal was strong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effect size was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huge effect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risk ratio of 4.2</w:t>
                  </w:r>
                </w:p>
              </w:tc>
            </w:tr>
          </w:tbl>
          <w:bookmarkEnd w:id="19"/>
          <w:p/>
        </w:tc>
      </w:tr>
    </w:tbl>
    <w:p>
      <w:pPr>
        <w:pStyle w:val="BodyText"/>
      </w:pPr>
      <w:r>
        <w:t xml:space="preserve">The precise alternative is not always shorter,</w:t>
      </w:r>
      <w:r>
        <w:t xml:space="preserve"> </w:t>
      </w:r>
      <w:r>
        <w:t xml:space="preserve">but it tells the reader exactly which quantity you measured,</w:t>
      </w:r>
      <w:r>
        <w:t xml:space="preserve"> </w:t>
      </w:r>
      <w:r>
        <w:t xml:space="preserve">which makes your claim verifiable.</w:t>
      </w:r>
      <w:r>
        <w:t xml:space="preserve"> </w:t>
      </w:r>
      <w:r>
        <w:t xml:space="preserve">When a metaphor genuinely aids intuition,</w:t>
      </w:r>
      <w:r>
        <w:t xml:space="preserve"> </w:t>
      </w:r>
      <w:r>
        <w:t xml:space="preserve">state the precise quantity first,</w:t>
      </w:r>
      <w:r>
        <w:t xml:space="preserve"> </w:t>
      </w:r>
      <w:r>
        <w:t xml:space="preserve">then offer the metaphor as a secondary aid.</w:t>
      </w:r>
    </w:p>
    <w:p>
      <w:pPr>
        <w:pStyle w:val="BodyText"/>
      </w:pPr>
      <w:r>
        <w:t xml:space="preserve">Informal idioms are metaphors too.</w:t>
      </w:r>
      <w:r>
        <w:t xml:space="preserve"> </w:t>
      </w:r>
      <w:r>
        <w:t xml:space="preserve">“Kicks in”</w:t>
      </w:r>
      <w:r>
        <w:t xml:space="preserve">,</w:t>
      </w:r>
      <w:r>
        <w:t xml:space="preserve"> </w:t>
      </w:r>
      <w:r>
        <w:t xml:space="preserve">“the whole point”</w:t>
      </w:r>
      <w:r>
        <w:t xml:space="preserve"> </w:t>
      </w:r>
      <w:r>
        <w:t xml:space="preserve">and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stand in for a literal claim;</w:t>
      </w:r>
      <w:r>
        <w:t xml:space="preserve"> </w:t>
      </w:r>
      <w:r>
        <w:t xml:space="preserve">state the claim.</w:t>
      </w:r>
      <w:r>
        <w:t xml:space="preserve"> </w:t>
      </w:r>
      <w:hyperlink r:id="rId20">
        <w:r>
          <w:rPr>
            <w:rStyle w:val="Hyperlink"/>
          </w:rPr>
          <w:t xml:space="preserve">Use literal language</w:t>
        </w:r>
      </w:hyperlink>
      <w:r>
        <w:t xml:space="preserve"> </w:t>
      </w:r>
      <w:r>
        <w:t xml:space="preserve">explains why idioms exclude some readers,</w:t>
      </w:r>
      <w:r>
        <w:t xml:space="preserve"> </w:t>
      </w:r>
      <w:r>
        <w:t xml:space="preserve">and gives more examples.</w:t>
      </w:r>
      <w:r>
        <w:t xml:space="preserve"> </w:t>
      </w:r>
      <w:r>
        <w:t xml:space="preserve">Stock metaphors such as</w:t>
      </w:r>
      <w:r>
        <w:t xml:space="preserve"> </w:t>
      </w:r>
      <w:r>
        <w:t xml:space="preserve">“pave the way”</w:t>
      </w:r>
      <w:r>
        <w:t xml:space="preserve"> </w:t>
      </w:r>
      <w:r>
        <w:t xml:space="preserve">and</w:t>
      </w:r>
      <w:r>
        <w:t xml:space="preserve"> </w:t>
      </w:r>
      <w:r>
        <w:t xml:space="preserve">“shed light on”</w:t>
      </w:r>
      <w:r>
        <w:t xml:space="preserve"> </w:t>
      </w:r>
      <w:r>
        <w:t xml:space="preserve">are</w:t>
      </w:r>
      <w:r>
        <w:t xml:space="preserve"> </w:t>
      </w:r>
      <w:hyperlink r:id="rId21">
        <w:r>
          <w:rPr>
            <w:rStyle w:val="Hyperlink"/>
          </w:rPr>
          <w:t xml:space="preserve">clichés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7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of them.</w:t>
      </w:r>
    </w:p>
    <w:p>
      <w:pPr>
        <w:pStyle w:val="BodyText"/>
      </w:pPr>
      <w:r>
        <w:t xml:space="preserve">Money words are idioms too when no money is involved.</w:t>
      </w:r>
      <w:r>
        <w:t xml:space="preserve"> </w:t>
      </w:r>
      <w:r>
        <w:t xml:space="preserve">“Costs us”</w:t>
      </w:r>
      <w:r>
        <w:t xml:space="preserve">,</w:t>
      </w:r>
      <w:r>
        <w:t xml:space="preserve"> </w:t>
      </w:r>
      <w:r>
        <w:t xml:space="preserve">“buys us”</w:t>
      </w:r>
      <w:r>
        <w:t xml:space="preserve">,</w:t>
      </w:r>
      <w:r>
        <w:t xml:space="preserve"> </w:t>
      </w:r>
      <w:r>
        <w:t xml:space="preserve">“at the price of”</w:t>
      </w:r>
      <w:r>
        <w:t xml:space="preserve">,</w:t>
      </w:r>
      <w:r>
        <w:t xml:space="preserve"> </w:t>
      </w:r>
      <w:r>
        <w:t xml:space="preserve">“pays off”</w:t>
      </w:r>
      <w:r>
        <w:t xml:space="preserve">,</w:t>
      </w:r>
      <w:r>
        <w:t xml:space="preserve"> </w:t>
      </w:r>
      <w:r>
        <w:t xml:space="preserve">“affordable”</w:t>
      </w:r>
      <w:r>
        <w:t xml:space="preserve">,</w:t>
      </w:r>
      <w:r>
        <w:t xml:space="preserve"> </w:t>
      </w:r>
      <w:r>
        <w:t xml:space="preserve">“cheap”</w:t>
      </w:r>
      <w:r>
        <w:t xml:space="preserve"> </w:t>
      </w:r>
      <w:r>
        <w:t xml:space="preserve">and</w:t>
      </w:r>
      <w:r>
        <w:t xml:space="preserve"> </w:t>
      </w:r>
      <w:r>
        <w:t xml:space="preserve">“the whole bargain”</w:t>
      </w:r>
      <w:r>
        <w:t xml:space="preserve"> </w:t>
      </w:r>
      <w:r>
        <w:t xml:space="preserve">borrow from commerce</w:t>
      </w:r>
      <w:r>
        <w:t xml:space="preserve"> </w:t>
      </w:r>
      <w:r>
        <w:t xml:space="preserve">to describe a trade-off, and the reader must translate them back.</w:t>
      </w:r>
      <w:r>
        <w:t xml:space="preserve"> </w:t>
      </w:r>
      <w:r>
        <w:t xml:space="preserve">A verb</w:t>
      </w:r>
      <w:r>
        <w:t xml:space="preserve"> </w:t>
      </w:r>
      <w:r>
        <w:t xml:space="preserve">“trade”</w:t>
      </w:r>
      <w:r>
        <w:t xml:space="preserve"> </w:t>
      </w:r>
      <w:r>
        <w:t xml:space="preserve">does the same:</w:t>
      </w:r>
      <w:r>
        <w:t xml:space="preserve"> </w:t>
      </w:r>
      <w:r>
        <w:t xml:space="preserve">“that trade”</w:t>
      </w:r>
      <w:r>
        <w:t xml:space="preserve"> </w:t>
      </w:r>
      <w:r>
        <w:t xml:space="preserve">and</w:t>
      </w:r>
      <w:r>
        <w:t xml:space="preserve"> </w:t>
      </w:r>
      <w:r>
        <w:t xml:space="preserve">“we trade accuracy for speed”</w:t>
      </w:r>
      <w:r>
        <w:t xml:space="preserve"> </w:t>
      </w:r>
      <w:r>
        <w:t xml:space="preserve">put a bargain where there is a relationship between two quantities.</w:t>
      </w:r>
      <w:r>
        <w:t xml:space="preserve"> </w:t>
      </w:r>
      <w:r>
        <w:t xml:space="preserve">Say what is lost or gained, and which quantity changes with which.</w:t>
      </w:r>
      <w:r>
        <w:t xml:space="preserve"> </w:t>
      </w:r>
      <w:r>
        <w:t xml:space="preserve">Keep a literal use:</w:t>
      </w:r>
      <w:r>
        <w:t xml:space="preserve"> </w:t>
      </w:r>
      <w:r>
        <w:t xml:space="preserve">a computational cost, a monetary cost,</w:t>
      </w:r>
      <w:r>
        <w:t xml:space="preserve"> </w:t>
      </w:r>
      <w:r>
        <w:t xml:space="preserve">or a cost</w:t>
      </w:r>
      <w:r>
        <w:t xml:space="preserve"> </w:t>
      </w:r>
      <w:hyperlink r:id="rId2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the text defines as a term.</w:t>
      </w:r>
      <w:r>
        <w:t xml:space="preserve"> </w:t>
      </w:r>
    </w:p>
    <w:p>
      <w:pPr>
        <w:pStyle w:val="BlockText"/>
      </w:pPr>
      <w:r>
        <w:t xml:space="preserve">❌ Nesting the cross-validation loop costs another factor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computing time.</w:t>
      </w:r>
    </w:p>
    <w:p>
      <w:pPr>
        <w:pStyle w:val="BlockText"/>
      </w:pPr>
      <w:r>
        <w:t xml:space="preserve">✅ Nesting the cross-validation loop multiplies the computing time by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pStyle w:val="BlockText"/>
      </w:pPr>
      <w:r>
        <w:t xml:space="preserve">❌ Continuity buys us the intermediate value theorem.</w:t>
      </w:r>
    </w:p>
    <w:p>
      <w:pPr>
        <w:pStyle w:val="BlockText"/>
      </w:pPr>
      <w:r>
        <w:t xml:space="preserve">✅ Continuity gives us the intermediate value theorem.</w:t>
      </w:r>
    </w:p>
    <w:p>
      <w:pPr>
        <w:pStyle w:val="BlockText"/>
      </w:pPr>
      <w:r>
        <w:t xml:space="preserve">❌ The penalty costs us a little flexibility at the ends of the curve.</w:t>
      </w:r>
    </w:p>
    <w:p>
      <w:pPr>
        <w:pStyle w:val="BlockText"/>
      </w:pPr>
      <w:r>
        <w:t xml:space="preserve">✅ The penalty reduces the curve’s flexibility a little at its ends.</w:t>
      </w:r>
    </w:p>
    <w:p>
      <w:pPr>
        <w:pStyle w:val="BlockText"/>
      </w:pPr>
      <w:r>
        <w:t xml:space="preserve">❌ That trade is the whole bargain of gradient descent.</w:t>
      </w:r>
    </w:p>
    <w:p>
      <w:pPr>
        <w:pStyle w:val="BlockText"/>
      </w:pPr>
      <w:r>
        <w:t xml:space="preserve">✅ Gradient descent decreases the objective only when each step is small enough</w:t>
      </w:r>
      <w:r>
        <w:t xml:space="preserve"> </w:t>
      </w:r>
      <w:r>
        <w:t xml:space="preserve">for the</w:t>
      </w:r>
      <w:r>
        <w:t xml:space="preserve"> </w:t>
      </w:r>
      <w:hyperlink r:id="rId23">
        <w:r>
          <w:rPr>
            <w:rStyle w:val="Hyperlink"/>
          </w:rPr>
          <w:t xml:space="preserve">linear approximation</w:t>
        </w:r>
      </w:hyperlink>
      <w:r>
        <w:t xml:space="preserve"> </w:t>
      </w:r>
      <w:r>
        <w:t xml:space="preserve">to hold.</w:t>
      </w:r>
    </w:p>
    <w:p>
      <w:pPr>
        <w:pStyle w:val="FirstParagraph"/>
      </w:pPr>
      <w:r>
        <w:t xml:space="preserve">Do not give a mathematical object a mind.</w:t>
      </w:r>
      <w:r>
        <w:t xml:space="preserve"> </w:t>
      </w:r>
      <w:r>
        <w:t xml:space="preserve">A derivative does not</w:t>
      </w:r>
      <w:r>
        <w:t xml:space="preserve"> </w:t>
      </w:r>
      <w:r>
        <w:t xml:space="preserve">“recommend”</w:t>
      </w:r>
      <w:r>
        <w:t xml:space="preserve"> </w:t>
      </w:r>
      <w:r>
        <w:t xml:space="preserve">a direction,</w:t>
      </w:r>
      <w:r>
        <w:t xml:space="preserve"> </w:t>
      </w:r>
      <w:r>
        <w:t xml:space="preserve">a model does not</w:t>
      </w:r>
      <w:r>
        <w:t xml:space="preserve"> </w:t>
      </w:r>
      <w:r>
        <w:t xml:space="preserve">“know”</w:t>
      </w:r>
      <w:r>
        <w:t xml:space="preserve"> </w:t>
      </w:r>
      <w:r>
        <w:t xml:space="preserve">or</w:t>
      </w:r>
      <w:r>
        <w:t xml:space="preserve"> </w:t>
      </w:r>
      <w:r>
        <w:t xml:space="preserve">“want”</w:t>
      </w:r>
      <w:r>
        <w:t xml:space="preserve"> </w:t>
      </w:r>
      <w:r>
        <w:t xml:space="preserve">anything,</w:t>
      </w:r>
      <w:r>
        <w:t xml:space="preserve"> </w:t>
      </w:r>
      <w:r>
        <w:t xml:space="preserve">and an approximation is not</w:t>
      </w:r>
      <w:r>
        <w:t xml:space="preserve"> </w:t>
      </w:r>
      <w:r>
        <w:t xml:space="preserve">“trustworthy”</w:t>
      </w:r>
      <w:r>
        <w:t xml:space="preserve">.</w:t>
      </w:r>
      <w:r>
        <w:t xml:space="preserve"> </w:t>
      </w:r>
      <w:r>
        <w:t xml:space="preserve">Each such phrase hides a precise claim, and the reader needs that claim stated plainly.</w:t>
      </w:r>
      <w:r>
        <w:t xml:space="preserve"> </w:t>
      </w:r>
      <w:r>
        <w:t xml:space="preserve">State the condition under which the claim holds,</w:t>
      </w:r>
      <w:r>
        <w:t xml:space="preserve"> </w:t>
      </w:r>
      <w:r>
        <w:t xml:space="preserve">with the inequality or the order of the error,</w:t>
      </w:r>
      <w:r>
        <w:t xml:space="preserve"> </w:t>
      </w:r>
      <w:r>
        <w:t xml:space="preserve">and display it when it is a key equation.</w:t>
      </w:r>
    </w:p>
    <w:p>
      <w:pPr>
        <w:pStyle w:val="BlockText"/>
      </w:pPr>
      <w:r>
        <w:t xml:space="preserve">❌ The derivative recommends a step, and the recommendation is trustworthy only as far as the step is small.</w:t>
      </w:r>
    </w:p>
    <w:p>
      <w:pPr>
        <w:pStyle w:val="BlockText"/>
      </w:pPr>
      <w:r>
        <w:t xml:space="preserve">✅ The linear approximation has error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h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→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 </w:t>
      </w:r>
      <w:r>
        <w:t xml:space="preserve">so the objective decreases along the negative gradient only for steps</w:t>
      </w:r>
      <w:r>
        <w:t xml:space="preserve"> </w:t>
      </w:r>
      <m:oMath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that are small enough.</w:t>
      </w:r>
    </w:p>
    <w:p>
      <w:pPr>
        <w:pStyle w:val="FirstParagraph"/>
      </w:pPr>
      <w:r>
        <w:t xml:space="preserve">Some single words cause a different problem.</w:t>
      </w:r>
      <w:r>
        <w:t xml:space="preserve"> </w:t>
      </w:r>
      <w:r>
        <w:t xml:space="preserve">Words such as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can assert that a claim needs no support</w:t>
      </w:r>
      <w:r>
        <w:t xml:space="preserve"> </w:t>
      </w:r>
      <w:r>
        <w:t xml:space="preserve">instead of supplying any.</w:t>
      </w:r>
      <w:r>
        <w:t xml:space="preserve"> </w:t>
      </w:r>
      <w:hyperlink r:id="rId24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says when those words are a problem</w:t>
      </w:r>
      <w:r>
        <w:t xml:space="preserve"> </w:t>
      </w:r>
      <w:r>
        <w:t xml:space="preserve">and what to write instead.</w:t>
      </w:r>
    </w:p>
    <w:bookmarkEnd w:id="25"/>
    <w:bookmarkStart w:id="26" w:name="Xb7f284656303a61435fb977954db81f2a003d22"/>
    <w:p>
      <w:pPr>
        <w:pStyle w:val="Heading2"/>
      </w:pPr>
      <w:r>
        <w:t xml:space="preserve">2 Follow an abstract statement with an example</w:t>
      </w:r>
    </w:p>
    <w:p>
      <w:pPr>
        <w:pStyle w:val="FirstParagraph"/>
      </w:pPr>
      <w:r>
        <w:t xml:space="preserve">An abstract or general statement is fine,</w:t>
      </w:r>
      <w:r>
        <w:t xml:space="preserve"> </w:t>
      </w:r>
      <w:r>
        <w:t xml:space="preserve">as long as a concrete example follows it.</w:t>
      </w:r>
      <w:r>
        <w:t xml:space="preserve"> </w:t>
      </w:r>
      <w:r>
        <w:t xml:space="preserve">A vague statement is not:</w:t>
      </w:r>
      <w:r>
        <w:t xml:space="preserve"> </w:t>
      </w:r>
      <w:r>
        <w:t xml:space="preserve">one that names no specific case leaves the reader to invent one,</w:t>
      </w:r>
      <w:r>
        <w:t xml:space="preserve"> </w:t>
      </w:r>
      <w:r>
        <w:t xml:space="preserve">and they may invent the wrong one.</w:t>
      </w:r>
    </w:p>
    <w:p>
      <w:pPr>
        <w:pStyle w:val="BodyText"/>
      </w:pPr>
      <w:r>
        <w:t xml:space="preserve">For example, consider this bullet from a list of what machine learning needs:</w:t>
      </w:r>
    </w:p>
    <w:p>
      <w:pPr>
        <w:pStyle w:val="BlockText"/>
      </w:pPr>
      <w:r>
        <w:t xml:space="preserve">statistics to say what a finite sample of data supports</w:t>
      </w:r>
    </w:p>
    <w:p>
      <w:pPr>
        <w:pStyle w:val="FirstParagraph"/>
      </w:pPr>
      <w:r>
        <w:t xml:space="preserve">The bullet is general, which is fine.</w:t>
      </w:r>
      <w:r>
        <w:t xml:space="preserve"> </w:t>
      </w:r>
      <w:r>
        <w:t xml:space="preserve">What it lacks is an instance that shows the reader what</w:t>
      </w:r>
      <w:r>
        <w:t xml:space="preserve"> </w:t>
      </w:r>
      <w:r>
        <w:t xml:space="preserve">“supports”</w:t>
      </w:r>
      <w:r>
        <w:t xml:space="preserve"> </w:t>
      </w:r>
      <w:r>
        <w:t xml:space="preserve">means.</w:t>
      </w:r>
      <w:r>
        <w:t xml:space="preserve"> </w:t>
      </w:r>
      <w:r>
        <w:t xml:space="preserve">Adding one turns it into something a reader can check:</w:t>
      </w:r>
    </w:p>
    <w:p>
      <w:pPr>
        <w:pStyle w:val="BlockText"/>
      </w:pPr>
      <w:r>
        <w:t xml:space="preserve">statistics to say what a finite sample of data supports:</w:t>
      </w:r>
      <w:r>
        <w:t xml:space="preserve"> </w:t>
      </w:r>
      <w:r>
        <w:t xml:space="preserve">if most of the spam in a pile of training emails mentions money,</w:t>
      </w:r>
      <w:r>
        <w:t xml:space="preserve"> </w:t>
      </w:r>
      <w:r>
        <w:t xml:space="preserve">statistics tells us whether that pattern should hold for next month’s emails</w:t>
      </w:r>
      <w:r>
        <w:t xml:space="preserve"> </w:t>
      </w:r>
      <w:r>
        <w:t xml:space="preserve">or is a quirk of this particular pile</w:t>
      </w:r>
    </w:p>
    <w:p>
      <w:pPr>
        <w:pStyle w:val="FirstParagraph"/>
      </w:pPr>
      <w:r>
        <w:t xml:space="preserve">When you write a general claim,</w:t>
      </w:r>
      <w:r>
        <w:t xml:space="preserve"> </w:t>
      </w:r>
      <w:r>
        <w:t xml:space="preserve">ask what one specific case of it looks like,</w:t>
      </w:r>
      <w:r>
        <w:t xml:space="preserve"> </w:t>
      </w:r>
      <w:r>
        <w:t xml:space="preserve">and put that case right after the claim.</w:t>
      </w:r>
    </w:p>
    <w:bookmarkEnd w:id="26"/>
    <w:bookmarkStart w:id="27" w:name="say-which-thing"/>
    <w:p>
      <w:pPr>
        <w:pStyle w:val="Heading2"/>
      </w:pPr>
      <w:r>
        <w:t xml:space="preserve">3 Say which thing</w:t>
      </w:r>
    </w:p>
    <w:p>
      <w:pPr>
        <w:pStyle w:val="FirstParagraph"/>
      </w:pPr>
      <w:r>
        <w:t xml:space="preserve">The word</w:t>
      </w:r>
      <w:r>
        <w:t xml:space="preserve"> </w:t>
      </w:r>
      <w:r>
        <w:rPr>
          <w:i/>
          <w:iCs/>
        </w:rPr>
        <w:t xml:space="preserve">thing</w:t>
      </w:r>
      <w:r>
        <w:t xml:space="preserve"> </w:t>
      </w:r>
      <w:r>
        <w:t xml:space="preserve">almost never survives a second look.</w:t>
      </w:r>
      <w:r>
        <w:t xml:space="preserve"> </w:t>
      </w:r>
      <w:r>
        <w:t xml:space="preserve">Name the object, quantity, step or idea it stands for.</w:t>
      </w:r>
    </w:p>
    <w:p>
      <w:pPr>
        <w:pStyle w:val="BlockText"/>
      </w:pPr>
      <w:r>
        <w:t xml:space="preserve">❌ The main thing to check is the residuals.</w:t>
      </w:r>
    </w:p>
    <w:p>
      <w:pPr>
        <w:pStyle w:val="BlockText"/>
      </w:pPr>
      <w:r>
        <w:t xml:space="preserve">✅ Check the residuals first.</w:t>
      </w:r>
    </w:p>
    <w:p>
      <w:pPr>
        <w:pStyle w:val="FirstParagraph"/>
      </w:pPr>
      <w:r>
        <w:t xml:space="preserve">The plural and the filler phrases built on it</w:t>
      </w:r>
      <w:r>
        <w:t xml:space="preserve"> </w:t>
      </w:r>
      <w:r>
        <w:t xml:space="preserve">(</w:t>
      </w:r>
      <w:r>
        <w:t xml:space="preserve">“a number of things”</w:t>
      </w:r>
      <w:r>
        <w:t xml:space="preserve">,</w:t>
      </w:r>
      <w:r>
        <w:t xml:space="preserve"> </w:t>
      </w:r>
      <w:r>
        <w:t xml:space="preserve">“other things”</w:t>
      </w:r>
      <w:r>
        <w:t xml:space="preserve">,</w:t>
      </w:r>
      <w:r>
        <w:t xml:space="preserve"> </w:t>
      </w:r>
      <w:r>
        <w:t xml:space="preserve">“things like that”</w:t>
      </w:r>
      <w:r>
        <w:t xml:space="preserve">)</w:t>
      </w:r>
      <w:r>
        <w:t xml:space="preserve"> </w:t>
      </w:r>
      <w:r>
        <w:t xml:space="preserve">are the same problem.</w:t>
      </w:r>
      <w:r>
        <w:t xml:space="preserve"> </w:t>
      </w:r>
      <w:r>
        <w:t xml:space="preserve">Each one tells the reader that something exists</w:t>
      </w:r>
      <w:r>
        <w:t xml:space="preserve"> </w:t>
      </w:r>
      <w:r>
        <w:t xml:space="preserve">without saying what.</w:t>
      </w:r>
    </w:p>
    <w:p>
      <w:pPr>
        <w:pStyle w:val="BlockText"/>
      </w:pPr>
      <w:r>
        <w:t xml:space="preserve">❌ Several things can inflate the standard errors.</w:t>
      </w:r>
    </w:p>
    <w:p>
      <w:pPr>
        <w:pStyle w:val="BlockText"/>
      </w:pPr>
      <w:r>
        <w:t xml:space="preserve">✅ Correlated predictors and clustered observations can inflate the standard errors.</w:t>
      </w:r>
    </w:p>
    <w:p>
      <w:pPr>
        <w:pStyle w:val="FirstParagraph"/>
      </w:pPr>
      <w:r>
        <w:t xml:space="preserve">If you cannot name the object, quantity, step or idea,</w:t>
      </w:r>
      <w:r>
        <w:t xml:space="preserve"> </w:t>
      </w:r>
      <w:r>
        <w:t xml:space="preserve">the sentence is not yet ready to write.</w:t>
      </w:r>
    </w:p>
    <w:bookmarkEnd w:id="27"/>
    <w:bookmarkStart w:id="29" w:name="give-a-technical-word-one-meaning"/>
    <w:p>
      <w:pPr>
        <w:pStyle w:val="Heading2"/>
      </w:pPr>
      <w:r>
        <w:t xml:space="preserve">4 Give a technical word one meaning</w:t>
      </w:r>
    </w:p>
    <w:p>
      <w:pPr>
        <w:pStyle w:val="FirstParagraph"/>
      </w:pPr>
      <w:r>
        <w:t xml:space="preserve">A word that names a technical concept keeps that one meaning on every page.</w:t>
      </w:r>
      <w:r>
        <w:t xml:space="preserve"> </w:t>
      </w:r>
      <w:r>
        <w:t xml:space="preserve">Two fields often use the same word for different concepts.</w:t>
      </w:r>
      <w:r>
        <w:t xml:space="preserve"> </w:t>
      </w:r>
      <w:r>
        <w:t xml:space="preserve">When a reader encounters the word in its second sense,</w:t>
      </w:r>
      <w:r>
        <w:t xml:space="preserve"> </w:t>
      </w:r>
      <w:r>
        <w:t xml:space="preserve">they must stop and work out which concept the sentence means.</w:t>
      </w:r>
    </w:p>
    <w:p>
      <w:pPr>
        <w:pStyle w:val="BodyText"/>
      </w:pPr>
      <w:r>
        <w:t xml:space="preserve">Pick the word’s established meaning in the course sequence,</w:t>
      </w:r>
      <w:r>
        <w:t xml:space="preserve"> </w:t>
      </w:r>
      <w:r>
        <w:t xml:space="preserve">and name the other concept with a different phrase.</w:t>
      </w:r>
      <w:r>
        <w:t xml:space="preserve"> </w:t>
      </w:r>
      <w:r>
        <w:t xml:space="preserve">If the other field’s word is still useful,</w:t>
      </w:r>
      <w:r>
        <w:t xml:space="preserve"> </w:t>
      </w:r>
      <w:r>
        <w:t xml:space="preserve">list it as a labeled alias in the definition of the concept it names.</w:t>
      </w:r>
    </w:p>
    <w:p>
      <w:pPr>
        <w:pStyle w:val="BodyText"/>
      </w:pPr>
      <w:r>
        <w:t xml:space="preserve">For example,</w:t>
      </w:r>
      <w:r>
        <w:t xml:space="preserve"> </w:t>
      </w:r>
      <w:r>
        <w:rPr>
          <w:i/>
          <w:iCs/>
        </w:rPr>
        <w:t xml:space="preserve">hypothesis</w:t>
      </w:r>
      <w:r>
        <w:t xml:space="preserve"> </w:t>
      </w:r>
      <w:r>
        <w:t xml:space="preserve">means a statistical hypothesis:</w:t>
      </w:r>
      <w:r>
        <w:t xml:space="preserve"> </w:t>
      </w:r>
      <w:r>
        <w:t xml:space="preserve">a claim about a</w:t>
      </w:r>
      <w:r>
        <w:t xml:space="preserve"> </w:t>
      </w:r>
      <w:hyperlink r:id="rId28">
        <w:r>
          <w:rPr>
            <w:rStyle w:val="Hyperlink"/>
          </w:rPr>
          <w:t xml:space="preserve">population</w:t>
        </w:r>
      </w:hyperlink>
      <w:r>
        <w:t xml:space="preserve">, such as a null hypothesis that a test examines.</w:t>
      </w:r>
      <w:r>
        <w:t xml:space="preserve"> </w:t>
      </w:r>
      <w:r>
        <w:t xml:space="preserve">In machine learning,</w:t>
      </w:r>
      <w:r>
        <w:t xml:space="preserve"> </w:t>
      </w:r>
      <w:r>
        <w:rPr>
          <w:i/>
          <w:iCs/>
        </w:rPr>
        <w:t xml:space="preserve">hypothesis</w:t>
      </w:r>
      <w:r>
        <w:t xml:space="preserve"> </w:t>
      </w:r>
      <w:r>
        <w:t xml:space="preserve">also names a candidate prediction</w:t>
      </w:r>
      <w:r>
        <w:t xml:space="preserve"> </w:t>
      </w:r>
      <w:hyperlink r:id="rId22">
        <w:r>
          <w:rPr>
            <w:rStyle w:val="Hyperlink"/>
          </w:rPr>
          <w:t xml:space="preserve">function</w:t>
        </w:r>
      </w:hyperlink>
      <w:r>
        <w:t xml:space="preserve">.</w:t>
      </w:r>
    </w:p>
    <w:p>
      <w:pPr>
        <w:pStyle w:val="BlockText"/>
      </w:pPr>
      <w:r>
        <w:t xml:space="preserve">❌ The learner picks one hypothesis from the hypothesis set.</w:t>
      </w:r>
    </w:p>
    <w:p>
      <w:pPr>
        <w:pStyle w:val="BlockText"/>
      </w:pPr>
      <w:r>
        <w:t xml:space="preserve">✅ The learner picks one function from the prediction function family.</w:t>
      </w:r>
    </w:p>
    <w:p>
      <w:pPr>
        <w:pStyle w:val="FirstParagraph"/>
      </w:pPr>
      <w:r>
        <w:t xml:space="preserve">The definition of the prediction function family can then say</w:t>
      </w:r>
      <w:r>
        <w:t xml:space="preserve"> </w:t>
      </w:r>
      <w:r>
        <w:t xml:space="preserve">that machine-learning texts call it a</w:t>
      </w:r>
      <w:r>
        <w:t xml:space="preserve"> </w:t>
      </w:r>
      <w:r>
        <w:rPr>
          <w:i/>
          <w:iCs/>
        </w:rPr>
        <w:t xml:space="preserve">hypothesis class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hypothesis space</w:t>
      </w:r>
      <w:r>
        <w:t xml:space="preserve">.</w:t>
      </w:r>
    </w:p>
    <w:bookmarkEnd w:id="29"/>
    <w:bookmarkStart w:id="30" w:name="name-a-quantity-for-what-it-is"/>
    <w:p>
      <w:pPr>
        <w:pStyle w:val="Heading2"/>
      </w:pPr>
      <w:r>
        <w:t xml:space="preserve">5 Name a quantity for what it is</w:t>
      </w:r>
    </w:p>
    <w:p>
      <w:pPr>
        <w:pStyle w:val="FirstParagraph"/>
      </w:pPr>
      <w:r>
        <w:t xml:space="preserve">A name should say what kind of thing the quantity is.</w:t>
      </w:r>
      <w:r>
        <w:t xml:space="preserve"> </w:t>
      </w:r>
      <w:r>
        <w:t xml:space="preserve">Each kind of quantity has its own name: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 variance</w:t>
      </w:r>
      <w:r>
        <w:t xml:space="preserve"> </w:t>
      </w:r>
      <w:r>
        <w:t xml:space="preserve">measures spread.</w:t>
      </w:r>
      <w:r>
        <w:t xml:space="preserve"> 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 risk</w:t>
      </w:r>
      <w:r>
        <w:t xml:space="preserve"> </w:t>
      </w:r>
      <w:r>
        <w:t xml:space="preserve">is an expected loss.</w:t>
      </w:r>
      <w:r>
        <w:t xml:space="preserve"> 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An error</w:t>
      </w:r>
      <w:r>
        <w:t xml:space="preserve"> </w:t>
      </w:r>
      <w:r>
        <w:t xml:space="preserve">is a realized difference between a prediction and an outcome.</w:t>
      </w:r>
      <w:r>
        <w:t xml:space="preserve"> </w:t>
      </w:r>
    </w:p>
    <w:p>
      <w:pPr>
        <w:pStyle w:val="FirstParagraph"/>
      </w:pPr>
      <w:r>
        <w:t xml:space="preserve">Calling a variance an error, or calling a quantity</w:t>
      </w:r>
      <w:r>
        <w:t xml:space="preserve"> </w:t>
      </w:r>
      <w:r>
        <w:t xml:space="preserve">“irreducible”</w:t>
      </w:r>
      <w:r>
        <w:t xml:space="preserve"> </w:t>
      </w:r>
      <w:r>
        <w:t xml:space="preserve">without saying given what, misleads the reader.</w:t>
      </w:r>
      <w:r>
        <w:t xml:space="preserve"> </w:t>
      </w:r>
    </w:p>
    <w:p>
      <w:pPr>
        <w:pStyle w:val="BodyText"/>
      </w:pPr>
      <w:r>
        <w:t xml:space="preserve">For example, the variance of the outcome given the inputs is the</w:t>
      </w:r>
      <w:r>
        <w:t xml:space="preserve"> </w:t>
      </w:r>
      <w:r>
        <w:rPr>
          <w:i/>
          <w:iCs/>
        </w:rPr>
        <w:t xml:space="preserve">residual variance</w:t>
      </w:r>
      <w:r>
        <w:t xml:space="preserve">.</w:t>
      </w:r>
      <w:r>
        <w:t xml:space="preserve"> </w:t>
      </w:r>
      <w:r>
        <w:t xml:space="preserve"> </w:t>
      </w:r>
      <w:r>
        <w:t xml:space="preserve">It is a component of the expected squared prediction error, not an error,</w:t>
      </w:r>
      <w:r>
        <w:t xml:space="preserve"> </w:t>
      </w:r>
      <w:r>
        <w:t xml:space="preserve">and it is irreducible only given the inputs the model uses:</w:t>
      </w:r>
      <w:r>
        <w:t xml:space="preserve"> </w:t>
      </w:r>
      <w:r>
        <w:t xml:space="preserve">a further input that predicts the outcome reduces it.</w:t>
      </w:r>
    </w:p>
    <w:p>
      <w:pPr>
        <w:pStyle w:val="BlockText"/>
      </w:pPr>
      <w:r>
        <w:t xml:space="preserve">❌ The irreducible error is the part no model can remove.</w:t>
      </w:r>
    </w:p>
    <w:p>
      <w:pPr>
        <w:pStyle w:val="BlockText"/>
      </w:pPr>
      <w:r>
        <w:t xml:space="preserve">✅ The residual variance is the part no model using the same inputs can remove.</w:t>
      </w:r>
      <w:r>
        <w:t xml:space="preserve"> </w:t>
      </w:r>
    </w:p>
    <w:p>
      <w:pPr>
        <w:pStyle w:val="FirstParagraph"/>
      </w:pPr>
      <w:r>
        <w:t xml:space="preserve">Mention the common name once, as an alias in the definition, and use the accurate</w:t>
      </w:r>
      <w:r>
        <w:t xml:space="preserve"> </w:t>
      </w:r>
      <w:hyperlink r:id="rId18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everywhere else.</w:t>
      </w:r>
      <w:r>
        <w:t xml:space="preserve"> </w:t>
      </w:r>
      <w:r>
        <w:t xml:space="preserve">No mechanical check can tell a misleading name from an accurate one,</w:t>
      </w:r>
      <w:r>
        <w:t xml:space="preserve"> </w:t>
      </w:r>
      <w:r>
        <w:t xml:space="preserve">so this rule is enforced by review.</w:t>
      </w:r>
    </w:p>
    <w:bookmarkEnd w:id="30"/>
    <w:bookmarkStart w:id="32" w:name="write-the-full-phrase"/>
    <w:p>
      <w:pPr>
        <w:pStyle w:val="Heading2"/>
      </w:pPr>
      <w:r>
        <w:t xml:space="preserve">6 Write the full phrase</w:t>
      </w:r>
    </w:p>
    <w:p>
      <w:pPr>
        <w:pStyle w:val="FirstParagraph"/>
      </w:pPr>
      <w:r>
        <w:t xml:space="preserve">Do not leave out words the phrase needs to be complete.</w:t>
      </w:r>
      <w:r>
        <w:t xml:space="preserve"> </w:t>
      </w:r>
      <w:r>
        <w:t xml:space="preserve">A clipped phrase such as</w:t>
      </w:r>
      <w:r>
        <w:t xml:space="preserve"> </w:t>
      </w:r>
      <w:r>
        <w:t xml:space="preserve">“the true mean function”</w:t>
      </w:r>
      <w:r>
        <w:t xml:space="preserve"> </w:t>
      </w:r>
      <w:r>
        <w:t xml:space="preserve">asks the reader to supply the missing words,</w:t>
      </w:r>
      <w:r>
        <w:t xml:space="preserve"> </w:t>
      </w:r>
      <w:r>
        <w:t xml:space="preserve"> </w:t>
      </w:r>
      <w:r>
        <w:t xml:space="preserve">and the reader may supply different ones than you meant.</w:t>
      </w:r>
      <w:r>
        <w:t xml:space="preserve"> </w:t>
      </w:r>
      <w:r>
        <w:t xml:space="preserve">Readers who are learning English, and readers who read literally, cannot always recover them.</w:t>
      </w:r>
      <w:r>
        <w:t xml:space="preserve"> </w:t>
      </w:r>
      <w:r>
        <w:t xml:space="preserve">Name what the object is a function of, and what it is conditional on.</w:t>
      </w:r>
    </w:p>
    <w:p>
      <w:pPr>
        <w:pStyle w:val="BodyText"/>
      </w:pPr>
      <w:r>
        <w:t xml:space="preserve">The same rule applies to symbols.</w:t>
      </w:r>
      <w:r>
        <w:t xml:space="preserve"> </w:t>
      </w:r>
      <w:r>
        <w:t xml:space="preserve">Write a function with its argument, such as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not the bare function name,</w:t>
      </w:r>
      <w:r>
        <w:t xml:space="preserve"> </w:t>
      </w:r>
      <w:r>
        <w:t xml:space="preserve">unless the sentence is about the function as a whole and the page has said so.</w:t>
      </w:r>
      <w:r>
        <w:t xml:space="preserve"> </w:t>
      </w:r>
      <w:r>
        <w:t xml:space="preserve">A symbol in a sentence should look like the same symbol in the display equation it refers to.</w:t>
      </w:r>
    </w:p>
    <w:bookmarkStart w:id="31" w:name="exm-full-phrase"/>
    <w:p>
      <w:pPr>
        <w:pStyle w:val="BodyText"/>
      </w:pPr>
      <w:r>
        <w:rPr>
          <w:b/>
          <w:bCs/>
        </w:rPr>
        <w:t xml:space="preserve">Example 1 (Writing the full phrase and the argument)</w:t>
      </w:r>
      <w:r>
        <w:t xml:space="preserve"> </w:t>
      </w:r>
      <w:r>
        <w:t xml:space="preserve">The display equation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ε</m:t>
        </m:r>
      </m:oMath>
      <w:r>
        <w:t xml:space="preserve">.</w:t>
      </w:r>
    </w:p>
    <w:p>
      <w:pPr>
        <w:pStyle w:val="BlockText"/>
      </w:pPr>
      <w:r>
        <w:t xml:space="preserve">❌ The outcome variable is the true mean function plus noise.</w:t>
      </w:r>
      <w:r>
        <w:t xml:space="preserve"> </w:t>
      </w:r>
    </w:p>
    <w:p>
      <w:pPr>
        <w:pStyle w:val="BlockText"/>
      </w:pPr>
      <w:r>
        <w:t xml:space="preserve">✅ The outcome variable is the true mean function of the outcome variable given the input value</w:t>
      </w:r>
      <w:r>
        <w:t xml:space="preserve"> </w:t>
      </w:r>
      <m:oMath>
        <m:r>
          <m:t>x</m:t>
        </m:r>
      </m:oMath>
      <w:r>
        <w:t xml:space="preserve">, namely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plus noise.</w:t>
      </w:r>
    </w:p>
    <w:bookmarkEnd w:id="31"/>
    <w:bookmarkEnd w:id="32"/>
    <w:bookmarkStart w:id="34" w:name="choose-each-preposition-on-purpose"/>
    <w:p>
      <w:pPr>
        <w:pStyle w:val="Heading2"/>
      </w:pPr>
      <w:r>
        <w:t xml:space="preserve">7 Choose each preposition on purpose</w:t>
      </w:r>
    </w:p>
    <w:p>
      <w:pPr>
        <w:pStyle w:val="FirstParagraph"/>
      </w:pPr>
      <w:r>
        <w:t xml:space="preserve">A preposition states a relationship between two things.</w:t>
      </w:r>
      <w:r>
        <w:t xml:space="preserve"> </w:t>
      </w:r>
      <w:r>
        <w:t xml:space="preserve">Small words such as</w:t>
      </w:r>
      <w:r>
        <w:t xml:space="preserve"> </w:t>
      </w:r>
      <w:r>
        <w:rPr>
          <w:i/>
          <w:iCs/>
        </w:rPr>
        <w:t xml:space="preserve">of</w:t>
      </w:r>
      <w:r>
        <w:t xml:space="preserve">,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rPr>
          <w:i/>
          <w:iCs/>
        </w:rPr>
        <w:t xml:space="preserve">with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using</w:t>
      </w:r>
      <w:r>
        <w:t xml:space="preserve"> </w:t>
      </w:r>
      <w:r>
        <w:t xml:space="preserve">are easy to reach for by reflex,</w:t>
      </w:r>
      <w:r>
        <w:t xml:space="preserve"> </w:t>
      </w:r>
      <w:r>
        <w:t xml:space="preserve">and each one can stand for many different relationships</w:t>
      </w:r>
      <w:r>
        <w:t xml:space="preserve"> </w:t>
      </w:r>
      <w:r>
        <w:t xml:space="preserve">(ownership, purpose, cause, part and whole, tool, source).</w:t>
      </w:r>
      <w:r>
        <w:t xml:space="preserve"> </w:t>
      </w:r>
      <w:r>
        <w:t xml:space="preserve">When the sentence does not say which relationship it means,</w:t>
      </w:r>
      <w:r>
        <w:t xml:space="preserve"> </w:t>
      </w:r>
      <w:r>
        <w:t xml:space="preserve">the reader has to guess.</w:t>
      </w:r>
      <w:r>
        <w:t xml:space="preserve"> </w:t>
      </w:r>
      <w:r>
        <w:t xml:space="preserve">Readers who are learning English, and readers who read literally, guess worst.</w:t>
      </w:r>
    </w:p>
    <w:p>
      <w:pPr>
        <w:pStyle w:val="BodyText"/>
      </w:pPr>
      <w:r>
        <w:t xml:space="preserve">For each preposition, ask what relationship it states.</w:t>
      </w:r>
      <w:r>
        <w:t xml:space="preserve"> </w:t>
      </w:r>
      <w:r>
        <w:t xml:space="preserve">If you cannot answer in one phrase, replace it with a verb that names the relationship.</w:t>
      </w:r>
    </w:p>
    <w:bookmarkStart w:id="33" w:name="exm-prepositions"/>
    <w:p>
      <w:pPr>
        <w:pStyle w:val="BodyText"/>
      </w:pPr>
      <w:r>
        <w:rPr>
          <w:b/>
          <w:bCs/>
        </w:rPr>
        <w:t xml:space="preserve">Example 2 (Naming the relationship)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error of the prediction is large.</w:t>
      </w:r>
    </w:p>
    <w:p>
      <w:pPr>
        <w:pStyle w:val="BlockText"/>
      </w:pPr>
      <w:r>
        <w:t xml:space="preserve">✅ The prediction misses the observed outcome by a large amount.</w:t>
      </w:r>
    </w:p>
    <w:p>
      <w:pPr>
        <w:pStyle w:val="FirstParagraph"/>
      </w:pPr>
      <w:r>
        <w:rPr>
          <w:i/>
          <w:iCs/>
        </w:rPr>
        <w:t xml:space="preserve">Of</w:t>
      </w:r>
      <w:r>
        <w:t xml:space="preserve"> </w:t>
      </w:r>
      <w:r>
        <w:t xml:space="preserve">could mean the error the prediction makes,</w:t>
      </w:r>
      <w:r>
        <w:t xml:space="preserve"> </w:t>
      </w:r>
      <w:r>
        <w:t xml:space="preserve">the error in the way it was computed,</w:t>
      </w:r>
      <w:r>
        <w:t xml:space="preserve"> </w:t>
      </w:r>
      <w:r>
        <w:t xml:space="preserve">or an error that belongs to the prediction in some other way.</w:t>
      </w:r>
      <w:r>
        <w:t xml:space="preserve"> </w:t>
      </w:r>
      <w:r>
        <w:t xml:space="preserve">The verb</w:t>
      </w:r>
      <w:r>
        <w:t xml:space="preserve"> </w:t>
      </w:r>
      <w:r>
        <w:rPr>
          <w:i/>
          <w:iCs/>
        </w:rPr>
        <w:t xml:space="preserve">misses</w:t>
      </w:r>
      <w:r>
        <w:t xml:space="preserve"> </w:t>
      </w:r>
      <w:r>
        <w:t xml:space="preserve">says which.</w:t>
      </w:r>
    </w:p>
    <w:p>
      <w:pPr>
        <w:pStyle w:val="BlockText"/>
      </w:pPr>
      <w:r>
        <w:t xml:space="preserve">❌ We fit the model for the training set.</w:t>
      </w:r>
    </w:p>
    <w:p>
      <w:pPr>
        <w:pStyle w:val="BlockText"/>
      </w:pPr>
      <w:r>
        <w:t xml:space="preserve">✅ We estimate the model’s coefficients from the training set.</w:t>
      </w:r>
    </w:p>
    <w:p>
      <w:pPr>
        <w:pStyle w:val="FirstParagraph"/>
      </w:pPr>
      <w:r>
        <w:rPr>
          <w:i/>
          <w:iCs/>
        </w:rPr>
        <w:t xml:space="preserve">For</w:t>
      </w:r>
      <w:r>
        <w:t xml:space="preserve"> </w:t>
      </w:r>
      <w:r>
        <w:t xml:space="preserve">could mean on behalf of, in order to serve, or using.</w:t>
      </w:r>
      <w:r>
        <w:t xml:space="preserve"> </w:t>
      </w:r>
      <w:r>
        <w:rPr>
          <w:i/>
          <w:iCs/>
        </w:rPr>
        <w:t xml:space="preserve">From</w:t>
      </w:r>
      <w:r>
        <w:t xml:space="preserve"> </w:t>
      </w:r>
      <w:r>
        <w:t xml:space="preserve">states the relationship exactly:</w:t>
      </w:r>
      <w:r>
        <w:t xml:space="preserve"> </w:t>
      </w:r>
      <w:r>
        <w:t xml:space="preserve">the training set is the source of the estimates.</w:t>
      </w:r>
    </w:p>
    <w:bookmarkEnd w:id="33"/>
    <w:p>
      <w:pPr>
        <w:pStyle w:val="BodyText"/>
      </w:pPr>
      <w:r>
        <w:t xml:space="preserve">Keep a plain preposition when it states the relationship exactly,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in</w:t>
      </w:r>
      <w:r>
        <w:t xml:space="preserve"> </w:t>
      </w:r>
      <w:r>
        <w:t xml:space="preserve">for location and</w:t>
      </w:r>
      <w:r>
        <w:t xml:space="preserve"> </w:t>
      </w:r>
      <w:r>
        <w:rPr>
          <w:i/>
          <w:iCs/>
        </w:rPr>
        <w:t xml:space="preserve">by</w:t>
      </w:r>
      <w:r>
        <w:t xml:space="preserve"> </w:t>
      </w:r>
      <w:r>
        <w:t xml:space="preserve">for the agent of a passive verb.</w:t>
      </w:r>
    </w:p>
    <w:bookmarkEnd w:id="34"/>
    <w:bookmarkStart w:id="36" w:name="X1149ca6d49e4375cc24b5014956e62ef92d54a6"/>
    <w:p>
      <w:pPr>
        <w:pStyle w:val="Heading2"/>
      </w:pPr>
      <w:del w:id="3" w:author="PR Preview" w:date="2026-01-01T00:00:00Z">
        <w:r>
          <w:delText xml:space="preserve">8 Minimize unnecessary jargon</w:delText>
        </w:r>
      </w:del>
    </w:p>
    <w:p>
      <w:pPr>
        <w:pStyle w:val="Heading2"/>
      </w:pPr>
      <w:ins w:id="4" w:author="PR Preview" w:date="2026-01-01T00:00:00Z">
        <w:r>
          <w:t xml:space="preserve">8 Refer to a place in the document by its label</w:t>
        </w:r>
      </w:ins>
    </w:p>
    <w:p>
      <w:pPr>
        <w:pStyle w:val="FirstParagraph"/>
      </w:pPr>
      <w:ins w:id="5" w:author="PR Preview" w:date="2026-01-01T00:00:00Z">
        <w:r>
          <w:t xml:space="preserve">Do not use</w:t>
        </w:r>
      </w:ins>
      <w:ins w:id="6" w:author="PR Preview" w:date="2026-01-01T00:00:00Z">
        <w:r>
          <w:t xml:space="preserve"> </w:t>
        </w:r>
      </w:ins>
      <w:ins w:id="7" w:author="PR Preview" w:date="2026-01-01T00:00:00Z">
        <w:r>
          <w:t xml:space="preserve">“above”</w:t>
        </w:r>
      </w:ins>
      <w:ins w:id="8" w:author="PR Preview" w:date="2026-01-01T00:00:00Z">
        <w:r>
          <w:t xml:space="preserve"> </w:t>
        </w:r>
      </w:ins>
      <w:ins w:id="9" w:author="PR Preview" w:date="2026-01-01T00:00:00Z">
        <w:r>
          <w:t xml:space="preserve">or</w:t>
        </w:r>
      </w:ins>
      <w:ins w:id="10" w:author="PR Preview" w:date="2026-01-01T00:00:00Z">
        <w:r>
          <w:t xml:space="preserve"> </w:t>
        </w:r>
      </w:ins>
      <w:ins w:id="11" w:author="PR Preview" w:date="2026-01-01T00:00:00Z">
        <w:r>
          <w:t xml:space="preserve">“below”</w:t>
        </w:r>
      </w:ins>
      <w:ins w:id="12" w:author="PR Preview" w:date="2026-01-01T00:00:00Z">
        <w:r>
          <w:t xml:space="preserve"> </w:t>
        </w:r>
      </w:ins>
      <w:ins w:id="13" w:author="PR Preview" w:date="2026-01-01T00:00:00Z">
        <w:r>
          <w:t xml:space="preserve">for a position in a document.</w:t>
        </w:r>
      </w:ins>
      <w:ins w:id="14" w:author="PR Preview" w:date="2026-01-01T00:00:00Z">
        <w:r>
          <w:t xml:space="preserve"> </w:t>
        </w:r>
      </w:ins>
      <w:ins w:id="15" w:author="PR Preview" w:date="2026-01-01T00:00:00Z">
        <w:r>
          <w:t xml:space="preserve">The same source renders as a web page, a slide deck and a handout,</w:t>
        </w:r>
      </w:ins>
      <w:ins w:id="16" w:author="PR Preview" w:date="2026-01-01T00:00:00Z">
        <w:r>
          <w:t xml:space="preserve"> </w:t>
        </w:r>
      </w:ins>
      <w:ins w:id="17" w:author="PR Preview" w:date="2026-01-01T00:00:00Z">
        <w:r>
          <w:t xml:space="preserve">and each format orders and breaks the content differently,</w:t>
        </w:r>
      </w:ins>
      <w:ins w:id="18" w:author="PR Preview" w:date="2026-01-01T00:00:00Z">
        <w:r>
          <w:t xml:space="preserve"> </w:t>
        </w:r>
      </w:ins>
      <w:ins w:id="19" w:author="PR Preview" w:date="2026-01-01T00:00:00Z">
        <w:r>
          <w:t xml:space="preserve">so</w:t>
        </w:r>
      </w:ins>
      <w:ins w:id="20" w:author="PR Preview" w:date="2026-01-01T00:00:00Z">
        <w:r>
          <w:t xml:space="preserve"> </w:t>
        </w:r>
      </w:ins>
      <w:ins w:id="21" w:author="PR Preview" w:date="2026-01-01T00:00:00Z">
        <w:r>
          <w:t xml:space="preserve">“above”</w:t>
        </w:r>
      </w:ins>
      <w:ins w:id="22" w:author="PR Preview" w:date="2026-01-01T00:00:00Z">
        <w:r>
          <w:t xml:space="preserve"> </w:t>
        </w:r>
      </w:ins>
      <w:ins w:id="23" w:author="PR Preview" w:date="2026-01-01T00:00:00Z">
        <w:r>
          <w:t xml:space="preserve">can point at nothing, or at the wrong thing.</w:t>
        </w:r>
      </w:ins>
      <w:ins w:id="24" w:author="PR Preview" w:date="2026-01-01T00:00:00Z">
        <w:r>
          <w:t xml:space="preserve"> </w:t>
        </w:r>
      </w:ins>
      <w:ins w:id="25" w:author="PR Preview" w:date="2026-01-01T00:00:00Z">
        <w:r>
          <w:t xml:space="preserve">Style guides advise</w:t>
        </w:r>
      </w:ins>
      <w:ins w:id="26" w:author="PR Preview" w:date="2026-01-01T00:00:00Z">
        <w:r>
          <w:t xml:space="preserve"> </w:t>
        </w:r>
      </w:ins>
      <w:ins w:id="27" w:author="PR Preview" w:date="2026-01-01T00:00:00Z">
        <w:r>
          <w:t xml:space="preserve">“earlier”</w:t>
        </w:r>
      </w:ins>
      <w:ins w:id="28" w:author="PR Preview" w:date="2026-01-01T00:00:00Z">
        <w:r>
          <w:t xml:space="preserve"> </w:t>
        </w:r>
      </w:ins>
      <w:ins w:id="29" w:author="PR Preview" w:date="2026-01-01T00:00:00Z">
        <w:r>
          <w:t xml:space="preserve">or</w:t>
        </w:r>
      </w:ins>
      <w:ins w:id="30" w:author="PR Preview" w:date="2026-01-01T00:00:00Z">
        <w:r>
          <w:t xml:space="preserve"> </w:t>
        </w:r>
      </w:ins>
      <w:ins w:id="31" w:author="PR Preview" w:date="2026-01-01T00:00:00Z">
        <w:r>
          <w:t xml:space="preserve">“preceding”</w:t>
        </w:r>
      </w:ins>
      <w:ins w:id="32" w:author="PR Preview" w:date="2026-01-01T00:00:00Z">
        <w:r>
          <w:t xml:space="preserve"> </w:t>
        </w:r>
      </w:ins>
      <w:ins w:id="33" w:author="PR Preview" w:date="2026-01-01T00:00:00Z">
        <w:r>
          <w:t xml:space="preserve">and</w:t>
        </w:r>
      </w:ins>
      <w:ins w:id="34" w:author="PR Preview" w:date="2026-01-01T00:00:00Z">
        <w:r>
          <w:t xml:space="preserve"> </w:t>
        </w:r>
      </w:ins>
      <w:ins w:id="35" w:author="PR Preview" w:date="2026-01-01T00:00:00Z">
        <w:r>
          <w:t xml:space="preserve">“later”</w:t>
        </w:r>
      </w:ins>
      <w:ins w:id="36" w:author="PR Preview" w:date="2026-01-01T00:00:00Z">
        <w:r>
          <w:t xml:space="preserve"> </w:t>
        </w:r>
      </w:ins>
      <w:ins w:id="37" w:author="PR Preview" w:date="2026-01-01T00:00:00Z">
        <w:r>
          <w:t xml:space="preserve">or</w:t>
        </w:r>
      </w:ins>
      <w:ins w:id="38" w:author="PR Preview" w:date="2026-01-01T00:00:00Z">
        <w:r>
          <w:t xml:space="preserve"> </w:t>
        </w:r>
      </w:ins>
      <w:ins w:id="39" w:author="PR Preview" w:date="2026-01-01T00:00:00Z">
        <w:r>
          <w:t xml:space="preserve">“following”</w:t>
        </w:r>
      </w:ins>
      <w:ins w:id="40" w:author="PR Preview" w:date="2026-01-01T00:00:00Z">
        <w:r>
          <w:t xml:space="preserve"> </w:t>
        </w:r>
      </w:ins>
      <w:ins w:id="41" w:author="PR Preview" w:date="2026-01-01T00:00:00Z">
        <w:r>
          <w:t xml:space="preserve">for a position in a document [</w:t>
        </w:r>
      </w:ins>
      <w:ins w:id="42" w:author="PR Preview" w:date="2026-01-01T00:00:00Z">
        <w:r>
          <w:t xml:space="preserve">Google (n.d.)</w:t>
        </w:r>
      </w:ins>
      <w:ins w:id="43" w:author="PR Preview" w:date="2026-01-01T00:00:00Z">
        <w:r>
          <w:t xml:space="preserve">, entry</w:t>
        </w:r>
      </w:ins>
      <w:ins w:id="44" w:author="PR Preview" w:date="2026-01-01T00:00:00Z">
        <w:r>
          <w:t xml:space="preserve"> </w:t>
        </w:r>
      </w:ins>
      <w:ins w:id="45" w:author="PR Preview" w:date="2026-01-01T00:00:00Z">
        <w:r>
          <w:t xml:space="preserve">“above”</w:t>
        </w:r>
      </w:ins>
      <w:ins w:id="46" w:author="PR Preview" w:date="2026-01-01T00:00:00Z">
        <w:r>
          <w:t xml:space="preserve">; entry</w:t>
        </w:r>
      </w:ins>
      <w:ins w:id="47" w:author="PR Preview" w:date="2026-01-01T00:00:00Z">
        <w:r>
          <w:t xml:space="preserve"> </w:t>
        </w:r>
      </w:ins>
      <w:ins w:id="48" w:author="PR Preview" w:date="2026-01-01T00:00:00Z">
        <w:r>
          <w:t xml:space="preserve">“below”</w:t>
        </w:r>
      </w:ins>
      <w:ins w:id="49" w:author="PR Preview" w:date="2026-01-01T00:00:00Z">
        <w:r>
          <w:t xml:space="preserve">].</w:t>
        </w:r>
      </w:ins>
      <w:ins w:id="50" w:author="PR Preview" w:date="2026-01-01T00:00:00Z">
        <w:r>
          <w:t xml:space="preserve"> </w:t>
        </w:r>
      </w:ins>
      <w:ins w:id="51" w:author="PR Preview" w:date="2026-01-01T00:00:00Z">
        <w:r>
          <w:t xml:space="preserve">Prefer the label of the result, figure, table or section,</w:t>
        </w:r>
      </w:ins>
      <w:ins w:id="52" w:author="PR Preview" w:date="2026-01-01T00:00:00Z">
        <w:r>
          <w:t xml:space="preserve"> </w:t>
        </w:r>
      </w:ins>
      <w:ins w:id="53" w:author="PR Preview" w:date="2026-01-01T00:00:00Z">
        <w:r>
          <w:t xml:space="preserve">because a label tells the reader what to find</w:t>
        </w:r>
      </w:ins>
      <w:ins w:id="54" w:author="PR Preview" w:date="2026-01-01T00:00:00Z">
        <w:r>
          <w:t xml:space="preserve"> </w:t>
        </w:r>
      </w:ins>
      <w:ins w:id="55" w:author="PR Preview" w:date="2026-01-01T00:00:00Z">
        <w:r>
          <w:t xml:space="preserve">and survives a reordering.</w:t>
        </w:r>
      </w:ins>
    </w:p>
    <w:bookmarkStart w:id="35" w:name="exm-position-words"/>
    <w:p>
      <w:pPr>
        <w:pStyle w:val="BodyText"/>
      </w:pPr>
      <w:ins w:id="56" w:author="PR Preview" w:date="2026-01-01T00:00:00Z">
        <w:r>
          <w:rPr>
            <w:b/>
            <w:bCs/>
          </w:rPr>
          <w:t xml:space="preserve">Example 3 (Replacing</w:t>
        </w:r>
      </w:ins>
      <w:ins w:id="57" w:author="PR Preview" w:date="2026-01-01T00:00:00Z">
        <w:r>
          <w:rPr>
            <w:b/>
            <w:bCs/>
          </w:rPr>
          <w:t xml:space="preserve"> </w:t>
        </w:r>
      </w:ins>
      <w:ins w:id="58" w:author="PR Preview" w:date="2026-01-01T00:00:00Z">
        <w:r>
          <w:rPr>
            <w:b/>
            <w:bCs/>
          </w:rPr>
          <w:t xml:space="preserve">“above”</w:t>
        </w:r>
      </w:ins>
      <w:ins w:id="59" w:author="PR Preview" w:date="2026-01-01T00:00:00Z">
        <w:r>
          <w:rPr>
            <w:b/>
            <w:bCs/>
          </w:rPr>
          <w:t xml:space="preserve"> </w:t>
        </w:r>
      </w:ins>
      <w:ins w:id="60" w:author="PR Preview" w:date="2026-01-01T00:00:00Z">
        <w:r>
          <w:rPr>
            <w:b/>
            <w:bCs/>
          </w:rPr>
          <w:t xml:space="preserve">with a label)</w:t>
        </w:r>
      </w:ins>
      <w:ins w:id="61" w:author="PR Preview" w:date="2026-01-01T00:00:00Z">
        <w:r>
          <w:t xml:space="preserve"> </w:t>
        </w:r>
      </w:ins>
      <w:ins w:id="62" w:author="PR Preview" w:date="2026-01-01T00:00:00Z">
        <w:r>
          <w:t xml:space="preserve"> </w:t>
        </w:r>
      </w:ins>
    </w:p>
    <w:p>
      <w:pPr>
        <w:pStyle w:val="BlockText"/>
      </w:pPr>
      <w:ins w:id="63" w:author="PR Preview" w:date="2026-01-01T00:00:00Z">
        <w:r>
          <w:t xml:space="preserve">❌ The next figure draws the fits behind the table above.</w:t>
        </w:r>
      </w:ins>
    </w:p>
    <w:p>
      <w:pPr>
        <w:pStyle w:val="BlockText"/>
      </w:pPr>
      <w:ins w:id="64" w:author="PR Preview" w:date="2026-01-01T00:00:00Z">
        <w:r>
          <w:t xml:space="preserve">✅ The next figure draws the fits behind Table 2.</w:t>
        </w:r>
      </w:ins>
    </w:p>
    <w:p>
      <w:pPr>
        <w:pStyle w:val="FirstParagraph"/>
      </w:pPr>
      <w:ins w:id="65" w:author="PR Preview" w:date="2026-01-01T00:00:00Z">
        <w:r>
          <w:t xml:space="preserve">The rewrite needs a label on the table,</w:t>
        </w:r>
      </w:ins>
      <w:ins w:id="66" w:author="PR Preview" w:date="2026-01-01T00:00:00Z">
        <w:r>
          <w:t xml:space="preserve"> </w:t>
        </w:r>
      </w:ins>
      <w:ins w:id="67" w:author="PR Preview" w:date="2026-01-01T00:00:00Z">
        <w:r>
          <w:t xml:space="preserve">so labeling it is part of the fix.</w:t>
        </w:r>
      </w:ins>
      <w:ins w:id="68" w:author="PR Preview" w:date="2026-01-01T00:00:00Z">
        <w:r>
          <w:t xml:space="preserve"> </w:t>
        </w:r>
      </w:ins>
      <w:ins w:id="69" w:author="PR Preview" w:date="2026-01-01T00:00:00Z">
        <w:r>
          <w:t xml:space="preserve">In Quarto, write the cross-reference to the label</w:t>
        </w:r>
      </w:ins>
      <w:ins w:id="70" w:author="PR Preview" w:date="2026-01-01T00:00:00Z">
        <w:r>
          <w:t xml:space="preserve"> </w:t>
        </w:r>
      </w:ins>
      <w:ins w:id="71" w:author="PR Preview" w:date="2026-01-01T00:00:00Z">
        <w:r>
          <w:t xml:space="preserve">so that the number follows the table when the page changes.</w:t>
        </w:r>
      </w:ins>
      <w:ins w:id="72" w:author="PR Preview" w:date="2026-01-01T00:00:00Z">
        <w:r>
          <w:t xml:space="preserve"> </w:t>
        </w:r>
      </w:ins>
      <w:ins w:id="73" w:author="PR Preview" w:date="2026-01-01T00:00:00Z">
        <w:r>
          <w:t xml:space="preserve">A comparison, such as</w:t>
        </w:r>
      </w:ins>
      <w:ins w:id="74" w:author="PR Preview" w:date="2026-01-01T00:00:00Z">
        <w:r>
          <w:t xml:space="preserve"> </w:t>
        </w:r>
      </w:ins>
      <w:ins w:id="75" w:author="PR Preview" w:date="2026-01-01T00:00:00Z">
        <w:r>
          <w:t xml:space="preserve">“a value above the threshold”</w:t>
        </w:r>
      </w:ins>
      <w:ins w:id="76" w:author="PR Preview" w:date="2026-01-01T00:00:00Z">
        <w:r>
          <w:t xml:space="preserve">,</w:t>
        </w:r>
      </w:ins>
      <w:ins w:id="77" w:author="PR Preview" w:date="2026-01-01T00:00:00Z">
        <w:r>
          <w:t xml:space="preserve"> </w:t>
        </w:r>
      </w:ins>
      <w:ins w:id="78" w:author="PR Preview" w:date="2026-01-01T00:00:00Z">
        <w:r>
          <w:t xml:space="preserve">does not refer to a position in the document and is fine.</w:t>
        </w:r>
      </w:ins>
    </w:p>
    <w:bookmarkEnd w:id="35"/>
    <w:bookmarkEnd w:id="36"/>
    <w:bookmarkStart w:id="37" w:name="X212ba9c0ec5aa092dffa1fb69c052daae98fcd9"/>
    <w:p>
      <w:pPr>
        <w:pStyle w:val="Heading2"/>
      </w:pPr>
      <w:ins w:id="79" w:author="PR Preview" w:date="2026-01-01T00:00:00Z">
        <w:r>
          <w:t xml:space="preserve">9 Leave out words that judge difficulty or add nothing</w:t>
        </w:r>
      </w:ins>
    </w:p>
    <w:p>
      <w:pPr>
        <w:pStyle w:val="FirstParagraph"/>
      </w:pPr>
      <w:ins w:id="80" w:author="PR Preview" w:date="2026-01-01T00:00:00Z">
        <w:r>
          <w:t xml:space="preserve">“Just”</w:t>
        </w:r>
      </w:ins>
      <w:ins w:id="81" w:author="PR Preview" w:date="2026-01-01T00:00:00Z">
        <w:r>
          <w:t xml:space="preserve"> </w:t>
        </w:r>
      </w:ins>
      <w:ins w:id="82" w:author="PR Preview" w:date="2026-01-01T00:00:00Z">
        <w:r>
          <w:t xml:space="preserve">and</w:t>
        </w:r>
      </w:ins>
      <w:ins w:id="83" w:author="PR Preview" w:date="2026-01-01T00:00:00Z">
        <w:r>
          <w:t xml:space="preserve"> </w:t>
        </w:r>
      </w:ins>
      <w:ins w:id="84" w:author="PR Preview" w:date="2026-01-01T00:00:00Z">
        <w:r>
          <w:t xml:space="preserve">“easy”</w:t>
        </w:r>
      </w:ins>
      <w:ins w:id="85" w:author="PR Preview" w:date="2026-01-01T00:00:00Z">
        <w:r>
          <w:t xml:space="preserve"> </w:t>
        </w:r>
      </w:ins>
      <w:ins w:id="86" w:author="PR Preview" w:date="2026-01-01T00:00:00Z">
        <w:r>
          <w:t xml:space="preserve">(</w:t>
        </w:r>
      </w:ins>
      <w:ins w:id="87" w:author="PR Preview" w:date="2026-01-01T00:00:00Z">
        <w:r>
          <w:t xml:space="preserve">“easily”</w:t>
        </w:r>
      </w:ins>
      <w:ins w:id="88" w:author="PR Preview" w:date="2026-01-01T00:00:00Z">
        <w:r>
          <w:t xml:space="preserve">) rarely carry meaning.</w:t>
        </w:r>
      </w:ins>
      <w:ins w:id="89" w:author="PR Preview" w:date="2026-01-01T00:00:00Z">
        <w:r>
          <w:t xml:space="preserve"> </w:t>
        </w:r>
      </w:ins>
      <w:ins w:id="90" w:author="PR Preview" w:date="2026-01-01T00:00:00Z">
        <w:r>
          <w:t xml:space="preserve">The Google style guide says</w:t>
        </w:r>
      </w:ins>
      <w:ins w:id="91" w:author="PR Preview" w:date="2026-01-01T00:00:00Z">
        <w:r>
          <w:t xml:space="preserve"> </w:t>
        </w:r>
      </w:ins>
      <w:ins w:id="92" w:author="PR Preview" w:date="2026-01-01T00:00:00Z">
        <w:r>
          <w:t xml:space="preserve">“just”</w:t>
        </w:r>
      </w:ins>
      <w:ins w:id="93" w:author="PR Preview" w:date="2026-01-01T00:00:00Z">
        <w:r>
          <w:t xml:space="preserve"> </w:t>
        </w:r>
      </w:ins>
      <w:ins w:id="94" w:author="PR Preview" w:date="2026-01-01T00:00:00Z">
        <w:r>
          <w:t xml:space="preserve">is</w:t>
        </w:r>
      </w:ins>
      <w:ins w:id="95" w:author="PR Preview" w:date="2026-01-01T00:00:00Z">
        <w:r>
          <w:t xml:space="preserve"> </w:t>
        </w:r>
      </w:ins>
      <w:ins w:id="96" w:author="PR Preview" w:date="2026-01-01T00:00:00Z">
        <w:r>
          <w:t xml:space="preserve">“a filler word that you can delete without affecting your meaning”</w:t>
        </w:r>
      </w:ins>
      <w:ins w:id="97" w:author="PR Preview" w:date="2026-01-01T00:00:00Z">
        <w:r>
          <w:t xml:space="preserve"> </w:t>
        </w:r>
      </w:ins>
      <w:ins w:id="98" w:author="PR Preview" w:date="2026-01-01T00:00:00Z">
        <w:r>
          <w:t xml:space="preserve">and says to try eliminating</w:t>
        </w:r>
      </w:ins>
      <w:ins w:id="99" w:author="PR Preview" w:date="2026-01-01T00:00:00Z">
        <w:r>
          <w:t xml:space="preserve"> </w:t>
        </w:r>
      </w:ins>
      <w:ins w:id="100" w:author="PR Preview" w:date="2026-01-01T00:00:00Z">
        <w:r>
          <w:t xml:space="preserve">“easy”</w:t>
        </w:r>
      </w:ins>
      <w:ins w:id="101" w:author="PR Preview" w:date="2026-01-01T00:00:00Z">
        <w:r>
          <w:t xml:space="preserve"> </w:t>
        </w:r>
      </w:ins>
      <w:ins w:id="102" w:author="PR Preview" w:date="2026-01-01T00:00:00Z">
        <w:r>
          <w:t xml:space="preserve">and</w:t>
        </w:r>
      </w:ins>
      <w:ins w:id="103" w:author="PR Preview" w:date="2026-01-01T00:00:00Z">
        <w:r>
          <w:t xml:space="preserve"> </w:t>
        </w:r>
      </w:ins>
      <w:ins w:id="104" w:author="PR Preview" w:date="2026-01-01T00:00:00Z">
        <w:r>
          <w:t xml:space="preserve">“easily”</w:t>
        </w:r>
      </w:ins>
      <w:ins w:id="105" w:author="PR Preview" w:date="2026-01-01T00:00:00Z">
        <w:r>
          <w:t xml:space="preserve"> </w:t>
        </w:r>
      </w:ins>
      <w:ins w:id="106" w:author="PR Preview" w:date="2026-01-01T00:00:00Z">
        <w:r>
          <w:t xml:space="preserve">“because usually the same meaning can be conveyed without”</w:t>
        </w:r>
      </w:ins>
      <w:ins w:id="107" w:author="PR Preview" w:date="2026-01-01T00:00:00Z">
        <w:r>
          <w:t xml:space="preserve"> </w:t>
        </w:r>
      </w:ins>
      <w:ins w:id="108" w:author="PR Preview" w:date="2026-01-01T00:00:00Z">
        <w:r>
          <w:t xml:space="preserve">them</w:t>
        </w:r>
      </w:ins>
      <w:ins w:id="109" w:author="PR Preview" w:date="2026-01-01T00:00:00Z">
        <w:r>
          <w:t xml:space="preserve"> </w:t>
        </w:r>
      </w:ins>
      <w:ins w:id="110" w:author="PR Preview" w:date="2026-01-01T00:00:00Z">
        <w:r>
          <w:t xml:space="preserve">(Google, n.d., entries</w:t>
        </w:r>
      </w:ins>
      <w:ins w:id="111" w:author="PR Preview" w:date="2026-01-01T00:00:00Z">
        <w:r>
          <w:t xml:space="preserve"> </w:t>
        </w:r>
      </w:ins>
      <w:ins w:id="112" w:author="PR Preview" w:date="2026-01-01T00:00:00Z">
        <w:r>
          <w:t xml:space="preserve">“just”</w:t>
        </w:r>
      </w:ins>
      <w:ins w:id="113" w:author="PR Preview" w:date="2026-01-01T00:00:00Z">
        <w:r>
          <w:t xml:space="preserve"> </w:t>
        </w:r>
      </w:ins>
      <w:ins w:id="114" w:author="PR Preview" w:date="2026-01-01T00:00:00Z">
        <w:r>
          <w:t xml:space="preserve">and</w:t>
        </w:r>
      </w:ins>
      <w:ins w:id="115" w:author="PR Preview" w:date="2026-01-01T00:00:00Z">
        <w:r>
          <w:t xml:space="preserve"> </w:t>
        </w:r>
      </w:ins>
      <w:ins w:id="116" w:author="PR Preview" w:date="2026-01-01T00:00:00Z">
        <w:r>
          <w:t xml:space="preserve">“easy, easily”</w:t>
        </w:r>
      </w:ins>
      <w:ins w:id="117" w:author="PR Preview" w:date="2026-01-01T00:00:00Z">
        <w:r>
          <w:t xml:space="preserve">)</w:t>
        </w:r>
      </w:ins>
      <w:ins w:id="118" w:author="PR Preview" w:date="2026-01-01T00:00:00Z">
        <w:r>
          <w:t xml:space="preserve">.</w:t>
        </w:r>
      </w:ins>
      <w:ins w:id="119" w:author="PR Preview" w:date="2026-01-01T00:00:00Z">
        <w:r>
          <w:t xml:space="preserve"> </w:t>
        </w:r>
      </w:ins>
      <w:ins w:id="120" w:author="PR Preview" w:date="2026-01-01T00:00:00Z">
        <w:r>
          <w:t xml:space="preserve">“Easy”</w:t>
        </w:r>
      </w:ins>
      <w:ins w:id="121" w:author="PR Preview" w:date="2026-01-01T00:00:00Z">
        <w:r>
          <w:t xml:space="preserve"> </w:t>
        </w:r>
      </w:ins>
      <w:ins w:id="122" w:author="PR Preview" w:date="2026-01-01T00:00:00Z">
        <w:r>
          <w:t xml:space="preserve">also judges the reader:</w:t>
        </w:r>
      </w:ins>
      <w:ins w:id="123" w:author="PR Preview" w:date="2026-01-01T00:00:00Z">
        <w:r>
          <w:t xml:space="preserve"> </w:t>
        </w:r>
      </w:ins>
      <w:ins w:id="124" w:author="PR Preview" w:date="2026-01-01T00:00:00Z">
        <w:r>
          <w:t xml:space="preserve">a reader who finds the step hard is told the difficulty is their own.</w:t>
        </w:r>
      </w:ins>
      <w:ins w:id="125" w:author="PR Preview" w:date="2026-01-01T00:00:00Z">
        <w:r>
          <w:t xml:space="preserve"> </w:t>
        </w:r>
      </w:ins>
      <w:hyperlink r:id="rId24">
        <w:ins w:id="126" w:author="PR Preview" w:date="2026-01-01T00:00:00Z">
          <w:r>
            <w:rPr>
              <w:rStyle w:val="Hyperlink"/>
            </w:rPr>
            <w:t xml:space="preserve">Do not substitute flippancy for support</w:t>
          </w:r>
        </w:ins>
      </w:hyperlink>
      <w:ins w:id="127" w:author="PR Preview" w:date="2026-01-01T00:00:00Z">
        <w:r>
          <w:t xml:space="preserve"> </w:t>
        </w:r>
      </w:ins>
      <w:ins w:id="128" w:author="PR Preview" w:date="2026-01-01T00:00:00Z">
        <w:r>
          <w:t xml:space="preserve">covers the same problem for</w:t>
        </w:r>
      </w:ins>
      <w:ins w:id="129" w:author="PR Preview" w:date="2026-01-01T00:00:00Z">
        <w:r>
          <w:t xml:space="preserve"> </w:t>
        </w:r>
      </w:ins>
      <w:ins w:id="130" w:author="PR Preview" w:date="2026-01-01T00:00:00Z">
        <w:r>
          <w:t xml:space="preserve">“obvious”</w:t>
        </w:r>
      </w:ins>
      <w:ins w:id="131" w:author="PR Preview" w:date="2026-01-01T00:00:00Z">
        <w:r>
          <w:t xml:space="preserve"> </w:t>
        </w:r>
      </w:ins>
      <w:ins w:id="132" w:author="PR Preview" w:date="2026-01-01T00:00:00Z">
        <w:r>
          <w:t xml:space="preserve">and</w:t>
        </w:r>
      </w:ins>
      <w:ins w:id="133" w:author="PR Preview" w:date="2026-01-01T00:00:00Z">
        <w:r>
          <w:t xml:space="preserve"> </w:t>
        </w:r>
      </w:ins>
      <w:ins w:id="134" w:author="PR Preview" w:date="2026-01-01T00:00:00Z">
        <w:r>
          <w:t xml:space="preserve">“clearly”</w:t>
        </w:r>
      </w:ins>
      <w:ins w:id="135" w:author="PR Preview" w:date="2026-01-01T00:00:00Z">
        <w:r>
          <w:t xml:space="preserve">.</w:t>
        </w:r>
      </w:ins>
    </w:p>
    <w:p>
      <w:pPr>
        <w:pStyle w:val="BodyText"/>
      </w:pPr>
      <w:ins w:id="136" w:author="PR Preview" w:date="2026-01-01T00:00:00Z">
        <w:r>
          <w:t xml:space="preserve">Keep the word when it carries meaning.</w:t>
        </w:r>
      </w:ins>
      <w:ins w:id="137" w:author="PR Preview" w:date="2026-01-01T00:00:00Z">
        <w:r>
          <w:t xml:space="preserve"> </w:t>
        </w:r>
      </w:ins>
      <w:ins w:id="138" w:author="PR Preview" w:date="2026-01-01T00:00:00Z">
        <w:r>
          <w:t xml:space="preserve">“Just before the loop ends”</w:t>
        </w:r>
      </w:ins>
      <w:ins w:id="139" w:author="PR Preview" w:date="2026-01-01T00:00:00Z">
        <w:r>
          <w:t xml:space="preserve"> </w:t>
        </w:r>
      </w:ins>
      <w:ins w:id="140" w:author="PR Preview" w:date="2026-01-01T00:00:00Z">
        <w:r>
          <w:t xml:space="preserve">states a position in time,</w:t>
        </w:r>
      </w:ins>
      <w:ins w:id="141" w:author="PR Preview" w:date="2026-01-01T00:00:00Z">
        <w:r>
          <w:t xml:space="preserve"> </w:t>
        </w:r>
      </w:ins>
      <w:ins w:id="142" w:author="PR Preview" w:date="2026-01-01T00:00:00Z">
        <w:r>
          <w:t xml:space="preserve">and deleting</w:t>
        </w:r>
      </w:ins>
      <w:ins w:id="143" w:author="PR Preview" w:date="2026-01-01T00:00:00Z">
        <w:r>
          <w:t xml:space="preserve"> </w:t>
        </w:r>
      </w:ins>
      <w:ins w:id="144" w:author="PR Preview" w:date="2026-01-01T00:00:00Z">
        <w:r>
          <w:t xml:space="preserve">“just”</w:t>
        </w:r>
      </w:ins>
      <w:ins w:id="145" w:author="PR Preview" w:date="2026-01-01T00:00:00Z">
        <w:r>
          <w:t xml:space="preserve"> </w:t>
        </w:r>
      </w:ins>
      <w:ins w:id="146" w:author="PR Preview" w:date="2026-01-01T00:00:00Z">
        <w:r>
          <w:t xml:space="preserve">changes it.</w:t>
        </w:r>
      </w:ins>
    </w:p>
    <w:bookmarkEnd w:id="37"/>
    <w:bookmarkStart w:id="39" w:name="X49b806fcb01140a547354f51de69b452814bc12"/>
    <w:p>
      <w:pPr>
        <w:pStyle w:val="Heading2"/>
      </w:pPr>
      <w:ins w:id="147" w:author="PR Preview" w:date="2026-01-01T00:00:00Z">
        <w:r>
          <w:t xml:space="preserve">10 Give a date or a version instead of a time-relative word</w:t>
        </w:r>
      </w:ins>
    </w:p>
    <w:p>
      <w:pPr>
        <w:pStyle w:val="FirstParagraph"/>
      </w:pPr>
      <w:ins w:id="148" w:author="PR Preview" w:date="2026-01-01T00:00:00Z">
        <w:r>
          <w:t xml:space="preserve">Do not write</w:t>
        </w:r>
      </w:ins>
      <w:ins w:id="149" w:author="PR Preview" w:date="2026-01-01T00:00:00Z">
        <w:r>
          <w:t xml:space="preserve"> </w:t>
        </w:r>
      </w:ins>
      <w:ins w:id="150" w:author="PR Preview" w:date="2026-01-01T00:00:00Z">
        <w:r>
          <w:t xml:space="preserve">“now”</w:t>
        </w:r>
      </w:ins>
      <w:ins w:id="151" w:author="PR Preview" w:date="2026-01-01T00:00:00Z">
        <w:r>
          <w:t xml:space="preserve">,</w:t>
        </w:r>
      </w:ins>
      <w:ins w:id="152" w:author="PR Preview" w:date="2026-01-01T00:00:00Z">
        <w:r>
          <w:t xml:space="preserve"> </w:t>
        </w:r>
      </w:ins>
      <w:ins w:id="153" w:author="PR Preview" w:date="2026-01-01T00:00:00Z">
        <w:r>
          <w:t xml:space="preserve">“new”</w:t>
        </w:r>
      </w:ins>
      <w:ins w:id="154" w:author="PR Preview" w:date="2026-01-01T00:00:00Z">
        <w:r>
          <w:t xml:space="preserve"> </w:t>
        </w:r>
      </w:ins>
      <w:ins w:id="155" w:author="PR Preview" w:date="2026-01-01T00:00:00Z">
        <w:r>
          <w:t xml:space="preserve">or</w:t>
        </w:r>
      </w:ins>
      <w:ins w:id="156" w:author="PR Preview" w:date="2026-01-01T00:00:00Z">
        <w:r>
          <w:t xml:space="preserve"> </w:t>
        </w:r>
      </w:ins>
      <w:ins w:id="157" w:author="PR Preview" w:date="2026-01-01T00:00:00Z">
        <w:r>
          <w:t xml:space="preserve">“currently”</w:t>
        </w:r>
      </w:ins>
      <w:ins w:id="158" w:author="PR Preview" w:date="2026-01-01T00:00:00Z">
        <w:r>
          <w:t xml:space="preserve"> </w:t>
        </w:r>
      </w:ins>
      <w:ins w:id="159" w:author="PR Preview" w:date="2026-01-01T00:00:00Z">
        <w:r>
          <w:t xml:space="preserve">for a state that will change.</w:t>
        </w:r>
      </w:ins>
      <w:ins w:id="160" w:author="PR Preview" w:date="2026-01-01T00:00:00Z">
        <w:r>
          <w:t xml:space="preserve"> </w:t>
        </w:r>
      </w:ins>
      <w:ins w:id="161" w:author="PR Preview" w:date="2026-01-01T00:00:00Z">
        <w:r>
          <w:t xml:space="preserve">The Google style guide says these words</w:t>
        </w:r>
      </w:ins>
      <w:ins w:id="162" w:author="PR Preview" w:date="2026-01-01T00:00:00Z">
        <w:r>
          <w:t xml:space="preserve"> </w:t>
        </w:r>
      </w:ins>
      <w:ins w:id="163" w:author="PR Preview" w:date="2026-01-01T00:00:00Z">
        <w:r>
          <w:t xml:space="preserve">“can render such documentation inaccurate, outdated, or unmeaningful”</w:t>
        </w:r>
      </w:ins>
      <w:ins w:id="164" w:author="PR Preview" w:date="2026-01-01T00:00:00Z">
        <w:r>
          <w:t xml:space="preserve"> </w:t>
        </w:r>
      </w:ins>
      <w:ins w:id="165" w:author="PR Preview" w:date="2026-01-01T00:00:00Z">
        <w:r>
          <w:t xml:space="preserve">(Google, n.d.,</w:t>
        </w:r>
      </w:ins>
      <w:ins w:id="166" w:author="PR Preview" w:date="2026-01-01T00:00:00Z">
        <w:r>
          <w:t xml:space="preserve"> </w:t>
        </w:r>
      </w:ins>
      <w:ins w:id="167" w:author="PR Preview" w:date="2026-01-01T00:00:00Z">
        <w:r>
          <w:t xml:space="preserve">“Timeless documentation”</w:t>
        </w:r>
      </w:ins>
      <w:ins w:id="168" w:author="PR Preview" w:date="2026-01-01T00:00:00Z">
        <w:r>
          <w:t xml:space="preserve">)</w:t>
        </w:r>
      </w:ins>
      <w:ins w:id="169" w:author="PR Preview" w:date="2026-01-01T00:00:00Z">
        <w:r>
          <w:t xml:space="preserve"> </w:t>
        </w:r>
      </w:ins>
      <w:ins w:id="170" w:author="PR Preview" w:date="2026-01-01T00:00:00Z">
        <w:r>
          <w:t xml:space="preserve">and says of</w:t>
        </w:r>
      </w:ins>
      <w:ins w:id="171" w:author="PR Preview" w:date="2026-01-01T00:00:00Z">
        <w:r>
          <w:t xml:space="preserve"> </w:t>
        </w:r>
      </w:ins>
      <w:ins w:id="172" w:author="PR Preview" w:date="2026-01-01T00:00:00Z">
        <w:r>
          <w:t xml:space="preserve">“currently”</w:t>
        </w:r>
      </w:ins>
      <w:ins w:id="173" w:author="PR Preview" w:date="2026-01-01T00:00:00Z">
        <w:r>
          <w:t xml:space="preserve">:</w:t>
        </w:r>
      </w:ins>
      <w:ins w:id="174" w:author="PR Preview" w:date="2026-01-01T00:00:00Z">
        <w:r>
          <w:t xml:space="preserve"> </w:t>
        </w:r>
      </w:ins>
      <w:ins w:id="175" w:author="PR Preview" w:date="2026-01-01T00:00:00Z">
        <w:r>
          <w:t xml:space="preserve">“Avoid because this word is implied”</w:t>
        </w:r>
      </w:ins>
      <w:ins w:id="176" w:author="PR Preview" w:date="2026-01-01T00:00:00Z">
        <w:r>
          <w:t xml:space="preserve"> </w:t>
        </w:r>
      </w:ins>
      <w:ins w:id="177" w:author="PR Preview" w:date="2026-01-01T00:00:00Z">
        <w:r>
          <w:t xml:space="preserve">(Google, n.d., entry</w:t>
        </w:r>
      </w:ins>
      <w:ins w:id="178" w:author="PR Preview" w:date="2026-01-01T00:00:00Z">
        <w:r>
          <w:t xml:space="preserve"> </w:t>
        </w:r>
      </w:ins>
      <w:ins w:id="179" w:author="PR Preview" w:date="2026-01-01T00:00:00Z">
        <w:r>
          <w:t xml:space="preserve">“currently”</w:t>
        </w:r>
      </w:ins>
      <w:ins w:id="180" w:author="PR Preview" w:date="2026-01-01T00:00:00Z">
        <w:r>
          <w:t xml:space="preserve">)</w:t>
        </w:r>
      </w:ins>
      <w:ins w:id="181" w:author="PR Preview" w:date="2026-01-01T00:00:00Z">
        <w:r>
          <w:t xml:space="preserve">.</w:t>
        </w:r>
      </w:ins>
      <w:ins w:id="182" w:author="PR Preview" w:date="2026-01-01T00:00:00Z">
        <w:r>
          <w:t xml:space="preserve"> </w:t>
        </w:r>
      </w:ins>
      <w:ins w:id="183" w:author="PR Preview" w:date="2026-01-01T00:00:00Z">
        <w:r>
          <w:t xml:space="preserve">Say which date, version or release the statement holds for.</w:t>
        </w:r>
      </w:ins>
    </w:p>
    <w:p>
      <w:pPr>
        <w:pStyle w:val="BodyText"/>
      </w:pPr>
      <w:ins w:id="184" w:author="PR Preview" w:date="2026-01-01T00:00:00Z">
        <w:r>
          <w:t xml:space="preserve">The guide does not list</w:t>
        </w:r>
      </w:ins>
      <w:ins w:id="185" w:author="PR Preview" w:date="2026-01-01T00:00:00Z">
        <w:r>
          <w:t xml:space="preserve"> </w:t>
        </w:r>
      </w:ins>
      <w:ins w:id="186" w:author="PR Preview" w:date="2026-01-01T00:00:00Z">
        <w:r>
          <w:t xml:space="preserve">“recently”</w:t>
        </w:r>
      </w:ins>
      <w:ins w:id="187" w:author="PR Preview" w:date="2026-01-01T00:00:00Z">
        <w:r>
          <w:t xml:space="preserve">,</w:t>
        </w:r>
      </w:ins>
      <w:ins w:id="188" w:author="PR Preview" w:date="2026-01-01T00:00:00Z">
        <w:r>
          <w:t xml:space="preserve"> </w:t>
        </w:r>
      </w:ins>
      <w:ins w:id="189" w:author="PR Preview" w:date="2026-01-01T00:00:00Z">
        <w:r>
          <w:t xml:space="preserve">but it fails the same way.</w:t>
        </w:r>
      </w:ins>
      <w:ins w:id="190" w:author="PR Preview" w:date="2026-01-01T00:00:00Z">
        <w:r>
          <w:t xml:space="preserve"> </w:t>
        </w:r>
      </w:ins>
      <w:ins w:id="191" w:author="PR Preview" w:date="2026-01-01T00:00:00Z">
        <w:r>
          <w:t xml:space="preserve">In course notes it also fails when pages reorder,</w:t>
        </w:r>
      </w:ins>
      <w:ins w:id="192" w:author="PR Preview" w:date="2026-01-01T00:00:00Z">
        <w:r>
          <w:t xml:space="preserve"> </w:t>
        </w:r>
      </w:ins>
      <w:ins w:id="193" w:author="PR Preview" w:date="2026-01-01T00:00:00Z">
        <w:r>
          <w:t xml:space="preserve">because</w:t>
        </w:r>
      </w:ins>
      <w:ins w:id="194" w:author="PR Preview" w:date="2026-01-01T00:00:00Z">
        <w:r>
          <w:t xml:space="preserve"> </w:t>
        </w:r>
      </w:ins>
      <w:ins w:id="195" w:author="PR Preview" w:date="2026-01-01T00:00:00Z">
        <w:r>
          <w:t xml:space="preserve">“recently”</w:t>
        </w:r>
      </w:ins>
      <w:ins w:id="196" w:author="PR Preview" w:date="2026-01-01T00:00:00Z">
        <w:r>
          <w:t xml:space="preserve"> </w:t>
        </w:r>
      </w:ins>
      <w:ins w:id="197" w:author="PR Preview" w:date="2026-01-01T00:00:00Z">
        <w:r>
          <w:t xml:space="preserve">assumed an order of lectures that the page does not fix.</w:t>
        </w:r>
      </w:ins>
    </w:p>
    <w:bookmarkStart w:id="38" w:name="exm-time-relative"/>
    <w:p>
      <w:pPr>
        <w:pStyle w:val="BodyText"/>
      </w:pPr>
      <w:ins w:id="198" w:author="PR Preview" w:date="2026-01-01T00:00:00Z">
        <w:r>
          <w:rPr>
            <w:b/>
            <w:bCs/>
          </w:rPr>
          <w:t xml:space="preserve">Example 4 (Replacing</w:t>
        </w:r>
      </w:ins>
      <w:ins w:id="199" w:author="PR Preview" w:date="2026-01-01T00:00:00Z">
        <w:r>
          <w:rPr>
            <w:b/>
            <w:bCs/>
          </w:rPr>
          <w:t xml:space="preserve"> </w:t>
        </w:r>
      </w:ins>
      <w:ins w:id="200" w:author="PR Preview" w:date="2026-01-01T00:00:00Z">
        <w:r>
          <w:rPr>
            <w:b/>
            <w:bCs/>
          </w:rPr>
          <w:t xml:space="preserve">“recently”</w:t>
        </w:r>
      </w:ins>
      <w:ins w:id="201" w:author="PR Preview" w:date="2026-01-01T00:00:00Z">
        <w:r>
          <w:rPr>
            <w:b/>
            <w:bCs/>
          </w:rPr>
          <w:t xml:space="preserve"> </w:t>
        </w:r>
      </w:ins>
      <w:ins w:id="202" w:author="PR Preview" w:date="2026-01-01T00:00:00Z">
        <w:r>
          <w:rPr>
            <w:b/>
            <w:bCs/>
          </w:rPr>
          <w:t xml:space="preserve">with a pointer)</w:t>
        </w:r>
      </w:ins>
      <w:ins w:id="203" w:author="PR Preview" w:date="2026-01-01T00:00:00Z">
        <w:r>
          <w:t xml:space="preserve"> </w:t>
        </w:r>
      </w:ins>
      <w:ins w:id="204" w:author="PR Preview" w:date="2026-01-01T00:00:00Z">
        <w:r>
          <w:t xml:space="preserve"> </w:t>
        </w:r>
      </w:ins>
    </w:p>
    <w:p>
      <w:pPr>
        <w:pStyle w:val="BlockText"/>
      </w:pPr>
      <w:ins w:id="205" w:author="PR Preview" w:date="2026-01-01T00:00:00Z">
        <w:r>
          <w:t xml:space="preserve">❌ This certainly does not mean all classifiers are equally good (we recently studied Bayes’ decision rule).</w:t>
        </w:r>
      </w:ins>
    </w:p>
    <w:p>
      <w:pPr>
        <w:pStyle w:val="BlockText"/>
      </w:pPr>
      <w:ins w:id="206" w:author="PR Preview" w:date="2026-01-01T00:00:00Z">
        <w:r>
          <w:t xml:space="preserve">✅ This certainly does not mean all classifiers are equally good (see Bayes’ decision rule in the chapter on classification).</w:t>
        </w:r>
      </w:ins>
    </w:p>
    <w:bookmarkEnd w:id="38"/>
    <w:bookmarkEnd w:id="39"/>
    <w:bookmarkStart w:id="45" w:name="minimize-unnecessary-jargon"/>
    <w:p>
      <w:pPr>
        <w:pStyle w:val="Heading2"/>
      </w:pPr>
      <w:ins w:id="207" w:author="PR Preview" w:date="2026-01-01T00:00:00Z">
        <w:r>
          <w:t xml:space="preserve">11 Minimize unnecessary jargon</w:t>
        </w:r>
      </w:ins>
    </w:p>
    <w:p>
      <w:pPr>
        <w:pStyle w:val="FirstParagraph"/>
      </w:pPr>
      <w:r>
        <w:t xml:space="preserve">Jargon is vocabulary specific to a field.</w:t>
      </w:r>
      <w:r>
        <w:t xml:space="preserve"> </w:t>
      </w:r>
      <w:r>
        <w:t xml:space="preserve">Some jargon is necessary:</w:t>
      </w:r>
      <w:r>
        <w:t xml:space="preserve"> </w:t>
      </w:r>
      <w:r>
        <w:t xml:space="preserve">a precise technical</w:t>
      </w:r>
      <w:r>
        <w:t xml:space="preserve"> </w:t>
      </w:r>
      <w:hyperlink r:id="rId18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can replace a long explanation,</w:t>
      </w:r>
      <w:r>
        <w:t xml:space="preserve"> </w:t>
      </w:r>
      <w:r>
        <w:t xml:space="preserve">and readers in the field expect it.</w:t>
      </w:r>
      <w:r>
        <w:t xml:space="preserve"> </w:t>
      </w:r>
      <w:r>
        <w:t xml:space="preserve">But jargon becomes a barrier when a normal word would work just as well,</w:t>
      </w:r>
      <w:r>
        <w:t xml:space="preserve"> </w:t>
      </w:r>
      <w:r>
        <w:t xml:space="preserve">or when you use a common word</w:t>
      </w:r>
      <w:r>
        <w:t xml:space="preserve"> </w:t>
      </w:r>
      <w:r>
        <w:t xml:space="preserve">with a special, field-specific meaning</w:t>
      </w:r>
      <w:r>
        <w:t xml:space="preserve"> </w:t>
      </w:r>
      <w:r>
        <w:t xml:space="preserve">without defining it.</w:t>
      </w:r>
    </w:p>
    <w:p>
      <w:pPr>
        <w:pStyle w:val="BodyText"/>
      </w:pPr>
      <w:r>
        <w:t xml:space="preserve">Prefer normal words used in their usual sense.</w:t>
      </w:r>
      <w:r>
        <w:t xml:space="preserve"> </w:t>
      </w:r>
      <w:r>
        <w:t xml:space="preserve">When you do need a technical term,</w:t>
      </w:r>
      <w:r>
        <w:t xml:space="preserve"> </w:t>
      </w:r>
      <w:r>
        <w:t xml:space="preserve">define it clearly at first use,</w:t>
      </w:r>
      <w:r>
        <w:t xml:space="preserve"> </w:t>
      </w:r>
      <w:r>
        <w:t xml:space="preserve">then keep using the same term</w:t>
      </w:r>
      <w:r>
        <w:t xml:space="preserve"> </w:t>
      </w:r>
      <w:r>
        <w:t xml:space="preserve">rather than switching between synonyms.</w:t>
      </w:r>
      <w:r>
        <w:t xml:space="preserve"> </w:t>
      </w:r>
      <w:r>
        <w:t xml:space="preserve">When the field itself uses several names for the concept,</w:t>
      </w:r>
      <w:r>
        <w:t xml:space="preserve"> </w:t>
      </w:r>
      <w:r>
        <w:t xml:space="preserve">list them where you define it</w:t>
      </w:r>
      <w:r>
        <w:t xml:space="preserve"> </w:t>
      </w:r>
      <w:r>
        <w:t xml:space="preserve">(see</w:t>
      </w:r>
      <w:r>
        <w:t xml:space="preserve"> </w:t>
      </w:r>
      <w:hyperlink r:id="rId40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41" w:name="exm-jargon"/>
    <w:p>
      <w:pPr>
        <w:pStyle w:val="BodyText"/>
      </w:pPr>
      <w:del w:id="208" w:author="PR Preview" w:date="2026-01-01T00:00:00Z">
        <w:r>
          <w:rPr>
            <w:b/>
            <w:bCs/>
          </w:rPr>
          <w:delText xml:space="preserve">Example 3 (Replacing unnecessary jargon)</w:delText>
        </w:r>
      </w:del>
      <w:del w:id="209" w:author="PR Preview" w:date="2026-01-01T00:00:00Z">
        <w:r>
          <w:delText xml:space="preserve"> </w:delText>
        </w:r>
      </w:del>
      <w:del w:id="210" w:author="PR Preview" w:date="2026-01-01T00:00:00Z">
        <w:r>
          <w:delText xml:space="preserve"> </w:delText>
        </w:r>
      </w:del>
    </w:p>
    <w:p>
      <w:pPr>
        <w:pStyle w:val="BodyText"/>
      </w:pPr>
      <w:ins w:id="211" w:author="PR Preview" w:date="2026-01-01T00:00:00Z">
        <w:r>
          <w:rPr>
            <w:b/>
            <w:bCs/>
          </w:rPr>
          <w:t xml:space="preserve">Example 5 (Replacing unnecessary jargon)</w:t>
        </w:r>
      </w:ins>
      <w:ins w:id="212" w:author="PR Preview" w:date="2026-01-01T00:00:00Z">
        <w:r>
          <w:t xml:space="preserve"> </w:t>
        </w:r>
      </w:ins>
      <w:ins w:id="213" w:author="PR Preview" w:date="2026-01-01T00:00:00Z">
        <w:r>
          <w:t xml:space="preserve"> </w:t>
        </w:r>
      </w:ins>
    </w:p>
    <w:p>
      <w:pPr>
        <w:pStyle w:val="BlockText"/>
      </w:pPr>
      <w:r>
        <w:t xml:space="preserve">❌ We leveraged a bespoke pipeline to operationalize the ingestion of heterogeneous data modalities.</w:t>
      </w:r>
    </w:p>
    <w:p>
      <w:pPr>
        <w:pStyle w:val="BlockText"/>
      </w:pPr>
      <w:r>
        <w:t xml:space="preserve">✅ We wrote a custom program to combine data from several sources.</w:t>
      </w:r>
    </w:p>
    <w:p>
      <w:pPr>
        <w:pStyle w:val="FirstParagraph"/>
      </w:pPr>
      <w:r>
        <w:t xml:space="preserve">The plain version is shorter,</w:t>
      </w:r>
      <w:r>
        <w:t xml:space="preserve"> </w:t>
      </w:r>
      <w:r>
        <w:t xml:space="preserve">and it states what was actually done.</w:t>
      </w:r>
    </w:p>
    <w:bookmarkEnd w:id="41"/>
    <w:p>
      <w:pPr>
        <w:pStyle w:val="BodyText"/>
      </w:pPr>
      <w:r>
        <w:t xml:space="preserve">For each technical word, ask whether it carries meaning</w:t>
      </w:r>
      <w:r>
        <w:t xml:space="preserve"> </w:t>
      </w:r>
      <w:r>
        <w:t xml:space="preserve">that a plainer word would lose.</w:t>
      </w:r>
      <w:r>
        <w:t xml:space="preserve"> </w:t>
      </w:r>
      <w:r>
        <w:t xml:space="preserve">If it does not, replace it with the plainer word.</w:t>
      </w:r>
      <w:r>
        <w:t xml:space="preserve"> </w:t>
      </w:r>
      <w:r>
        <w:t xml:space="preserve">If it does carry necessary meaning</w:t>
      </w:r>
      <w:r>
        <w:t xml:space="preserve"> </w:t>
      </w:r>
      <w:r>
        <w:t xml:space="preserve">but a reader outside your subfield would not understand it,</w:t>
      </w:r>
      <w:r>
        <w:t xml:space="preserve"> </w:t>
      </w:r>
      <w:r>
        <w:t xml:space="preserve">define it clearly at first use.</w:t>
      </w:r>
    </w:p>
    <w:bookmarkStart w:id="44" w:name="refs"/>
    <w:bookmarkStart w:id="43" w:name="ref-google2025style"/>
    <w:p>
      <w:pPr>
        <w:pStyle w:val="Bibliography"/>
      </w:pPr>
      <w:ins w:id="214" w:author="PR Preview" w:date="2026-01-01T00:00:00Z">
        <w:r>
          <w:t xml:space="preserve">Google. n.d.</w:t>
        </w:r>
      </w:ins>
      <w:ins w:id="215" w:author="PR Preview" w:date="2026-01-01T00:00:00Z">
        <w:r>
          <w:t xml:space="preserve"> </w:t>
        </w:r>
      </w:ins>
      <w:ins w:id="216" w:author="PR Preview" w:date="2026-01-01T00:00:00Z">
        <w:r>
          <w:rPr>
            <w:i/>
            <w:iCs/>
          </w:rPr>
          <w:t xml:space="preserve">Google Developer Documentation Style Guide</w:t>
        </w:r>
      </w:ins>
      <w:ins w:id="217" w:author="PR Preview" w:date="2026-01-01T00:00:00Z">
        <w:r>
          <w:t xml:space="preserve">. Web page.</w:t>
        </w:r>
      </w:ins>
      <w:ins w:id="218" w:author="PR Preview" w:date="2026-01-01T00:00:00Z">
        <w:r>
          <w:t xml:space="preserve"> </w:t>
        </w:r>
      </w:ins>
      <w:hyperlink r:id="rId42">
        <w:ins w:id="219" w:author="PR Preview" w:date="2026-01-01T00:00:00Z">
          <w:r>
            <w:rPr>
              <w:rStyle w:val="Hyperlink"/>
            </w:rPr>
            <w:t xml:space="preserve">https://developers.google.com/style</w:t>
          </w:r>
        </w:ins>
      </w:hyperlink>
      <w:ins w:id="220" w:author="PR Preview" w:date="2026-01-01T00:00:00Z">
        <w:r>
          <w:t xml:space="preserve">.</w:t>
        </w:r>
      </w:ins>
    </w:p>
    <w:bookmarkEnd w:id="43"/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1" Type="http://schemas.openxmlformats.org/officeDocument/2006/relationships/hyperlink" Target="avoid-cliches.qmd#def-cliche" TargetMode="External"/><Relationship Id="rId17" Type="http://schemas.openxmlformats.org/officeDocument/2006/relationships/hyperlink" Target="avoid-cliches.qmd#overused-vocabulary" TargetMode="External"/><Relationship Id="rId24" Type="http://schemas.openxmlformats.org/officeDocument/2006/relationships/hyperlink" Target="citations-evidence.qmd#do-not-substitute-flippancy-for-support" TargetMode="External"/><Relationship Id="rId28" Type="http://schemas.openxmlformats.org/officeDocument/2006/relationships/hyperlink" Target="defining-terms.qmd#def-population" TargetMode="External"/><Relationship Id="rId18" Type="http://schemas.openxmlformats.org/officeDocument/2006/relationships/hyperlink" Target="defining-terms.qmd#def-term" TargetMode="External"/><Relationship Id="rId40" Type="http://schemas.openxmlformats.org/officeDocument/2006/relationships/hyperlink" Target="defining-terms.qmd#guidelines-for-defining-terms" TargetMode="External"/><Relationship Id="rId12" Type="http://schemas.openxmlformats.org/officeDocument/2006/relationships/hyperlink" Target="https://anglish.org/wiki/Anglish" TargetMode="External"/><Relationship Id="rId14" Type="http://schemas.openxmlformats.org/officeDocument/2006/relationships/hyperlink" Target="https://bark-fa.github.io/Anglish-Translator/" TargetMode="External"/><Relationship Id="rId42" Type="http://schemas.openxmlformats.org/officeDocument/2006/relationships/hyperlink" Target="https://developers.google.com/style" TargetMode="External"/><Relationship Id="rId15" Type="http://schemas.openxmlformats.org/officeDocument/2006/relationships/hyperlink" Target="https://en-word.net/" TargetMode="External"/><Relationship Id="rId16" Type="http://schemas.openxmlformats.org/officeDocument/2006/relationships/hyperlink" Target="https://github.com/globalwordnet/english-wordnet" TargetMode="External"/><Relationship Id="rId23" Type="http://schemas.openxmlformats.org/officeDocument/2006/relationships/hyperlink" Target="https://morrison-lab.github.io/mds/calculus.html#def-linear-approximation" TargetMode="External"/><Relationship Id="rId22" Type="http://schemas.openxmlformats.org/officeDocument/2006/relationships/hyperlink" Target="https://morrison-lab.github.io/mds/functions.html#def-function" TargetMode="External"/><Relationship Id="rId20" Type="http://schemas.openxmlformats.org/officeDocument/2006/relationships/hyperlink" Target="inclusive-writing.qmd#use-literal-language" TargetMode="External"/></Relationships>
</file>

<file path=word/_rels/footnotes.xml.rels><?xml version='1.0' encoding='UTF-8' standalone='yes'?>
<Relationships xmlns="http://schemas.openxmlformats.org/package/2006/relationships"><Relationship Id="rId21" Type="http://schemas.openxmlformats.org/officeDocument/2006/relationships/hyperlink" Target="avoid-cliches.qmd#def-cliche" TargetMode="External"/><Relationship Id="rId17" Type="http://schemas.openxmlformats.org/officeDocument/2006/relationships/hyperlink" Target="avoid-cliches.qmd#overused-vocabulary" TargetMode="External"/><Relationship Id="rId24" Type="http://schemas.openxmlformats.org/officeDocument/2006/relationships/hyperlink" Target="citations-evidence.qmd#do-not-substitute-flippancy-for-support" TargetMode="External"/><Relationship Id="rId28" Type="http://schemas.openxmlformats.org/officeDocument/2006/relationships/hyperlink" Target="defining-terms.qmd#def-population" TargetMode="External"/><Relationship Id="rId18" Type="http://schemas.openxmlformats.org/officeDocument/2006/relationships/hyperlink" Target="defining-terms.qmd#def-term" TargetMode="External"/><Relationship Id="rId40" Type="http://schemas.openxmlformats.org/officeDocument/2006/relationships/hyperlink" Target="defining-terms.qmd#guidelines-for-defining-terms" TargetMode="External"/><Relationship Id="rId12" Type="http://schemas.openxmlformats.org/officeDocument/2006/relationships/hyperlink" Target="https://anglish.org/wiki/Anglish" TargetMode="External"/><Relationship Id="rId14" Type="http://schemas.openxmlformats.org/officeDocument/2006/relationships/hyperlink" Target="https://bark-fa.github.io/Anglish-Translator/" TargetMode="External"/><Relationship Id="rId42" Type="http://schemas.openxmlformats.org/officeDocument/2006/relationships/hyperlink" Target="https://developers.google.com/style" TargetMode="External"/><Relationship Id="rId15" Type="http://schemas.openxmlformats.org/officeDocument/2006/relationships/hyperlink" Target="https://en-word.net/" TargetMode="External"/><Relationship Id="rId16" Type="http://schemas.openxmlformats.org/officeDocument/2006/relationships/hyperlink" Target="https://github.com/globalwordnet/english-wordnet" TargetMode="External"/><Relationship Id="rId23" Type="http://schemas.openxmlformats.org/officeDocument/2006/relationships/hyperlink" Target="https://morrison-lab.github.io/mds/calculus.html#def-linear-approximation" TargetMode="External"/><Relationship Id="rId22" Type="http://schemas.openxmlformats.org/officeDocument/2006/relationships/hyperlink" Target="https://morrison-lab.github.io/mds/functions.html#def-function" TargetMode="External"/><Relationship Id="rId20" Type="http://schemas.openxmlformats.org/officeDocument/2006/relationships/hyperlink" Target="inclusive-writing.qmd#use-literal-languag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Word choice</dc:title>
  <dc:creator/>
  <cp:keywords/>
  <dcterms:created xsi:type="dcterms:W3CDTF">2026-10-29T20:24:53Z</dcterms:created>
  <dcterms:modified xsi:type="dcterms:W3CDTF">2026-10-29T20:24:53Z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13:19:48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