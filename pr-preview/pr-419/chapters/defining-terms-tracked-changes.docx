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14:28:33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6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Put only the defining equation in a definition, and state equivalences as results: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definition div displays one equation,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one that links the symbol of the defined</w:t>
        </w:r>
      </w:ins>
      <w:ins w:id="8" w:author="PR Preview" w:date="2026-01-01T00:00:00Z">
        <w:r>
          <w:t xml:space="preserve"> </w:t>
        </w:r>
      </w:ins>
      <w:hyperlink w:anchor="def-term">
        <w:ins w:id="9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to its definitional expression.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It does not display a chain of equal expressions,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it does not display an equivalent form.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 does not state that the defined concept is the same as, or equivalent to, another concept either.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State each equality between expressions, and each equivalence between concepts,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in its own result (a theorem, lemma, corollary or proposition) after the definition.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 example, define the residual</w:t>
        </w:r>
      </w:ins>
      <w:ins w:id="24" w:author="PR Preview" w:date="2026-01-01T00:00:00Z">
        <w:r>
          <w:t xml:space="preserve"> </w:t>
        </w:r>
      </w:ins>
      <w:hyperlink r:id="rId17">
        <w:ins w:id="2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at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as</w:t>
        </w:r>
      </w:ins>
      <w:ins w:id="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then state</w:t>
        </w:r>
      </w:ins>
      <w:ins w:id="3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as a result.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 definition that also shows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asserts a result without a statement or a proof,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the reader cannot tell which equality is the definition.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same holds for a sentence: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 definition that adds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“equivalently, the variance of the outcome given the covariates”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states a result, so it belongs in one.</w:t>
        </w:r>
      </w:ins>
    </w:p>
    <w:p>
      <w:pPr>
        <w:numPr>
          <w:ilvl w:val="0"/>
          <w:numId w:val="1001"/>
        </w:numPr>
      </w:pPr>
      <w:ins w:id="53" w:author="PR Preview" w:date="2026-01-01T00:00:00Z">
        <w:r>
          <w:rPr>
            <w:b/>
            <w:bCs/>
          </w:rPr>
          <w:t xml:space="preserve">Write both sides of a definition in the same notation: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symbol on the left names an object,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the right side expands that object’s own definition.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It does not describe the object in another way,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because the step from one description to the other is a result.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example, with the conditional expectation</w:t>
        </w:r>
      </w:ins>
      <w:ins w:id="64" w:author="PR Preview" w:date="2026-01-01T00:00:00Z">
        <w:r>
          <w:t xml:space="preserve"> </w:t>
        </w:r>
      </w:ins>
      <w:hyperlink r:id="rId16">
        <w:ins w:id="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6" w:author="PR Preview" w:date="2026-01-01T00:00:00Z">
        <w:r>
          <w:t xml:space="preserve"> </w:t>
        </w:r>
      </w:ins>
      <m:oMath>
        <m:r>
          <m:t>μ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its prediction error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define the residual risk as</w:t>
        </w:r>
      </w:ins>
      <w:ins w:id="73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not as</w:t>
        </w:r>
      </w:ins>
      <w:ins w:id="77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second form spells the function</w:t>
        </w:r>
      </w:ins>
      <w:ins w:id="81" w:author="PR Preview" w:date="2026-01-01T00:00:00Z">
        <w:r>
          <w:t xml:space="preserve"> </w:t>
        </w:r>
      </w:ins>
      <m:oMath>
        <m:r>
          <m:t>μ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out on the right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but names it on the left,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so a reader cannot tell whether the two sides describe the same object.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Derive the second form from the first in a proof.</w:t>
        </w:r>
      </w:ins>
    </w:p>
    <w:p>
      <w:pPr>
        <w:numPr>
          <w:ilvl w:val="0"/>
          <w:numId w:val="1001"/>
        </w:numPr>
      </w:pPr>
      <w:ins w:id="90" w:author="PR Preview" w:date="2026-01-01T00:00:00Z">
        <w:r>
          <w:rPr>
            <w:b/>
            <w:bCs/>
          </w:rPr>
          <w:t xml:space="preserve">Reuse the notation and the concept names of the result that introduces an object: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When an earlier theorem names an object,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every later definition about it uses the same symbols and the same concept.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Do not coin an alias symbol or a synonym</w:t>
        </w:r>
      </w:ins>
      <w:ins w:id="97" w:author="PR Preview" w:date="2026-01-01T00:00:00Z">
        <w:r>
          <w:t xml:space="preserve"> </w:t>
        </w:r>
      </w:ins>
      <w:hyperlink w:anchor="def-term">
        <w:ins w:id="98" w:author="PR Preview" w:date="2026-01-01T00:00:00Z">
          <w:r>
            <w:rPr>
              <w:rStyle w:val="Hyperlink"/>
            </w:rPr>
            <w:t xml:space="preserve">term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it.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example, a theorem that decomposes the squared-error risk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names the minimizing</w:t>
        </w:r>
      </w:ins>
      <w:ins w:id="105" w:author="PR Preview" w:date="2026-01-01T00:00:00Z">
        <w:r>
          <w:t xml:space="preserve"> </w:t>
        </w:r>
      </w:ins>
      <w:hyperlink r:id="rId16">
        <w:ins w:id="10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7" w:author="PR Preview" w:date="2026-01-01T00:00:00Z">
        <w:r>
          <w:t xml:space="preserve"> </w:t>
        </w:r>
      </w:ins>
      <m:oMath>
        <m:r>
          <m:t>μ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fixes the residual risk as the risk</w:t>
        </w:r>
      </w:ins>
      <w:ins w:id="11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 that function.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 definition that names the residual risk through a second symbol for the same function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leaves the reader to check that the two symbols denote one object.</w:t>
        </w:r>
      </w:ins>
    </w:p>
    <w:p>
      <w:pPr>
        <w:numPr>
          <w:ilvl w:val="0"/>
          <w:numId w:val="1001"/>
        </w:numPr>
      </w:pPr>
      <w:ins w:id="117" w:author="PR Preview" w:date="2026-01-01T00:00:00Z">
        <w:r>
          <w:rPr>
            <w:b/>
            <w:bCs/>
          </w:rPr>
          <w:t xml:space="preserve">Make a definition as concise as possible: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State the</w:t>
        </w:r>
      </w:ins>
      <w:ins w:id="120" w:author="PR Preview" w:date="2026-01-01T00:00:00Z">
        <w:r>
          <w:t xml:space="preserve"> </w:t>
        </w:r>
      </w:ins>
      <w:hyperlink w:anchor="def-term">
        <w:ins w:id="121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with the fewest words and symbols that fix it exactly.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Build on terms that are already defined, and link them,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instead of spelling out again what they mean.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example, define a mode of a distribution as an element of the</w:t>
        </w:r>
      </w:ins>
      <w:ins w:id="130" w:author="PR Preview" w:date="2026-01-01T00:00:00Z">
        <w:r>
          <w:t xml:space="preserve"> </w:t>
        </w:r>
      </w:ins>
      <w:hyperlink r:id="rId18">
        <w:ins w:id="131" w:author="PR Preview" w:date="2026-01-01T00:00:00Z">
          <w:r>
            <w:rPr>
              <w:rStyle w:val="Hyperlink"/>
            </w:rPr>
            <w:t xml:space="preserve">argmax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 its density or mass</w:t>
        </w:r>
      </w:ins>
      <w:ins w:id="134" w:author="PR Preview" w:date="2026-01-01T00:00:00Z">
        <w:r>
          <w:t xml:space="preserve"> </w:t>
        </w:r>
      </w:ins>
      <w:hyperlink r:id="rId16">
        <w:ins w:id="1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not by writing out the inequality that the argmax stands for.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inequality belongs in the definition of the argmax, which the reader can follow the link to.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 definition that restates a linked term is longer to read and drifts from the original if either changes.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4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5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6"/>
    <w:bookmarkStart w:id="33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7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7"/>
    <w:bookmarkStart w:id="28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8"/>
    <w:bookmarkStart w:id="29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9"/>
    <w:bookmarkStart w:id="30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0"/>
    <w:bookmarkStart w:id="31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1"/>
    <w:bookmarkStart w:id="32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2"/>
    <w:bookmarkEnd w:id="33"/>
    <w:bookmarkStart w:id="3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4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4"/>
    <w:bookmarkStart w:id="36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7"/>
    <w:bookmarkStart w:id="38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9"/>
    <w:bookmarkStart w:id="43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1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1"/>
    <w:bookmarkStart w:id="42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2"/>
    <w:bookmarkEnd w:id="43"/>
    <w:bookmarkStart w:id="44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4"/>
    <w:bookmarkStart w:id="45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5"/>
    <w:bookmarkStart w:id="53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7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7"/>
    <w:bookmarkStart w:id="52" w:name="example-pythagorean-theorem"/>
    <w:p>
      <w:pPr>
        <w:pStyle w:val="Heading3"/>
      </w:pPr>
      <w:r>
        <w:t xml:space="preserve">7.2 Example: Pythagorean theorem</w:t>
      </w:r>
    </w:p>
    <w:bookmarkStart w:id="48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8"/>
    <w:bookmarkStart w:id="49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0"/>
    <w:bookmarkStart w:id="51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1"/>
    <w:bookmarkEnd w:id="52"/>
    <w:bookmarkEnd w:id="53"/>
    <w:bookmarkStart w:id="62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6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6"/>
    <w:bookmarkStart w:id="5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7"/>
    <w:bookmarkStart w:id="5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8"/>
    <w:bookmarkStart w:id="59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0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0"/>
    <w:bookmarkStart w:id="61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4" Type="http://schemas.openxmlformats.org/officeDocument/2006/relationships/hyperlink" Target="https://morrison-lab.github.io/mds/algebra-exponentials.html#def-affine-function" TargetMode="External"/><Relationship Id="rId25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morrison-lab.github.io/pds/variance-covariance.html#def-variance" TargetMode="External"/><Relationship Id="rId46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mathematical-writing.qmd#make-the-prose-say-what-the-formula-says" TargetMode="External"/><Relationship Id="rId35" Type="http://schemas.openxmlformats.org/officeDocument/2006/relationships/hyperlink" Target="notation.qmd#def-fitted-value" TargetMode="External"/><Relationship Id="rId55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4" Type="http://schemas.openxmlformats.org/officeDocument/2006/relationships/hyperlink" Target="https://morrison-lab.github.io/mds/algebra-exponentials.html#def-affine-function" TargetMode="External"/><Relationship Id="rId25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morrison-lab.github.io/pds/variance-covariance.html#def-variance" TargetMode="External"/><Relationship Id="rId46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mathematical-writing.qmd#make-the-prose-say-what-the-formula-says" TargetMode="External"/><Relationship Id="rId35" Type="http://schemas.openxmlformats.org/officeDocument/2006/relationships/hyperlink" Target="notation.qmd#def-fitted-value" TargetMode="External"/><Relationship Id="rId55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2026-10-29T21:31:27Z</dcterms:created>
  <dcterms:modified xsi:type="dcterms:W3CDTF">2026-10-29T21:31:27Z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