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del w:id="1" w:author="PR Preview" w:date="2026-01-01T00:00:00Z">
        <w:r>
          <w:delText xml:space="preserve">Last modified: 2026-10-29 13:51:16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14:07:55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7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numPr>
          <w:ilvl w:val="0"/>
          <w:numId w:val="1001"/>
        </w:numPr>
      </w:pPr>
      <w:r>
        <w:t xml:space="preserve">Restate every result that a solution first derives in its own theorem-type div</w:t>
      </w:r>
      <w:r>
        <w:t xml:space="preserve"> </w:t>
      </w:r>
      <w:r>
        <w:t xml:space="preserve">(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) after the exercise (Ezra, 2026-10-29).</w:t>
      </w:r>
      <w:r>
        <w:t xml:space="preserve"> </w:t>
      </w:r>
      <w:r>
        <w:t xml:space="preserve">The solution shows the working,</w:t>
      </w:r>
      <w:r>
        <w:t xml:space="preserve"> </w:t>
      </w:r>
      <w:r>
        <w:t xml:space="preserve">and the theorem div states the result by itself, so a reader can find and cite it.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check-restated-results</w:t>
      </w:r>
      <w:r>
        <w:t xml:space="preserve"> </w:t>
      </w:r>
      <w:r>
        <w:t xml:space="preserve">workflow in</w:t>
      </w:r>
      <w:r>
        <w:t xml:space="preserve"> </w:t>
      </w:r>
      <w:hyperlink r:id="rId12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warns about a derivation solution that a pull request edits</w:t>
      </w:r>
      <w:r>
        <w:t xml:space="preserve"> </w:t>
      </w:r>
      <w:r>
        <w:t xml:space="preserve">and that no theorem-type div follows</w:t>
      </w:r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gha#1309</w:t>
        </w:r>
      </w:hyperlink>
      <w:r>
        <w:t xml:space="preserve">).</w:t>
      </w:r>
      <w:r>
        <w:t xml:space="preserve"> </w:t>
      </w:r>
      <w:r>
        <w:t xml:space="preserve">The check never sweeps existing content:</w:t>
      </w:r>
      <w:r>
        <w:t xml:space="preserve"> </w:t>
      </w:r>
      <w:r>
        <w:t xml:space="preserve">restate the result when you edit the passage anyway.</w:t>
      </w:r>
      <w:r>
        <w:t xml:space="preserve"> </w:t>
      </w:r>
      <w:r>
        <w:rPr>
          <w:rStyle w:val="VerbatimChar"/>
        </w:rPr>
        <w:t xml:space="preserve">&lt;!-- restated-ok: reason --&gt;</w:t>
      </w:r>
      <w:r>
        <w:t xml:space="preserve"> </w:t>
      </w:r>
      <w:r>
        <w:t xml:space="preserve">in the solution exempts a result that is stated elsewhere.</w:t>
      </w:r>
      <w:r>
        <w:t xml:space="preserve"> </w:t>
      </w:r>
      <w:r>
        <w:t xml:space="preserve">A restated theorem passes review only when it meets these four conditions: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The proof stands alone.</w:t>
      </w:r>
      <w:r>
        <w:t xml:space="preserve"> </w:t>
      </w:r>
      <w:r>
        <w:t xml:space="preserve">It derives the result step by step, or cites earlier results,</w:t>
      </w:r>
      <w:r>
        <w:t xml:space="preserve"> </w:t>
      </w:r>
      <w:r>
        <w:t xml:space="preserve">and does not only point back at the solution that first derived it.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The statement uses only defined symbols.</w:t>
      </w:r>
      <w:r>
        <w:t xml:space="preserve"> </w:t>
      </w:r>
      <w:r>
        <w:t xml:space="preserve">Every symbol in it is defined in the statement itself or in an earlier div.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The first use of each</w:t>
      </w:r>
      <w:r>
        <w:rPr>
          <w:b/>
          <w:bCs/>
        </w:rPr>
        <w:t xml:space="preserve"> </w:t>
      </w:r>
      <w:hyperlink r:id="rId14">
        <w:r>
          <w:rPr>
            <w:rStyle w:val="Hyperlink"/>
            <w:b/>
            <w:bCs/>
          </w:rPr>
          <w:t xml:space="preserve">term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linked</w:t>
      </w:r>
      <w:r>
        <w:t xml:space="preserve"> </w:t>
      </w:r>
      <w:r>
        <w:t xml:space="preserve">to the div that defines it.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Each source line holds one clause</w:t>
      </w:r>
      <w:r>
        <w:t xml:space="preserve">,</w:t>
      </w:r>
      <w:r>
        <w:t xml:space="preserve"> </w:t>
      </w:r>
      <w:r>
        <w:t xml:space="preserve">as the semantic line break rule requires.</w:t>
      </w:r>
    </w:p>
    <w:p>
      <w:pPr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Any exercise with several parts is split, however the parts are marked:</w:t>
      </w:r>
      <w:r>
        <w:t xml:space="preserve"> </w:t>
      </w:r>
      <w:r>
        <w:t xml:space="preserve">letters, numbers or bullets.</w:t>
      </w:r>
      <w:r>
        <w:t xml:space="preserve"> </w:t>
      </w:r>
      <w:r>
        <w:t xml:space="preserve">Put the shared setup in the first exercise,</w:t>
      </w:r>
      <w:r>
        <w:t xml:space="preserve"> </w:t>
      </w:r>
      <w:r>
        <w:t xml:space="preserve">and begin each later exercise by citing it, as in</w:t>
      </w:r>
      <w:r>
        <w:t xml:space="preserve"> </w:t>
      </w:r>
      <w:r>
        <w:t xml:space="preserve">“Make the assumptions of the first exercise.”</w:t>
      </w:r>
      <w:r>
        <w:t xml:space="preserve"> </w:t>
      </w:r>
      <w:r>
        <w:t xml:space="preserve">Later exercises can use earlier results through cross-references.</w:t>
      </w:r>
    </w:p>
    <w:p>
      <w:pPr>
        <w:numPr>
          <w:ilvl w:val="0"/>
          <w:numId w:val="1001"/>
        </w:numPr>
      </w:pPr>
      <w:r>
        <w:t xml:space="preserve">Split the solution the same way as its exercise (Ezra, 2026-10-28).</w:t>
      </w:r>
      <w:r>
        <w:t xml:space="preserve"> </w:t>
      </w:r>
      <w:r>
        <w:t xml:space="preserve">Each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of a split exercise answers only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t xml:space="preserve">takes its slug from that exercise (see the slug rule below),</w:t>
      </w:r>
      <w:r>
        <w:t xml:space="preserve"> </w:t>
      </w:r>
      <w:r>
        <w:t xml:space="preserve">and sits in its own subfile after its exercise.</w:t>
      </w:r>
      <w:r>
        <w:t xml:space="preserve"> </w:t>
      </w:r>
      <w:r>
        <w:t xml:space="preserve">This covers code: a lab solution puts each step’s code, output and figure in the solution of the exercise that asks for it,</w:t>
      </w:r>
      <w:r>
        <w:t xml:space="preserve"> </w:t>
      </w:r>
      <w:r>
        <w:t xml:space="preserve">not all in the first solution.</w:t>
      </w:r>
      <w:r>
        <w:t xml:space="preserve"> </w:t>
      </w:r>
      <w:r>
        <w:t xml:space="preserve">A solution does not label parts such as</w:t>
      </w:r>
      <w:r>
        <w:t xml:space="preserve"> </w:t>
      </w:r>
      <w:r>
        <w:t xml:space="preserve">“(b)”</w:t>
      </w:r>
      <w:r>
        <w:t xml:space="preserve"> </w:t>
      </w:r>
      <w:r>
        <w:t xml:space="preserve">or</w:t>
      </w:r>
      <w:r>
        <w:t xml:space="preserve"> </w:t>
      </w:r>
      <w:r>
        <w:t xml:space="preserve">“Part 2”</w:t>
      </w:r>
      <w:r>
        <w:t xml:space="preserve">,</w:t>
      </w:r>
      <w:r>
        <w:t xml:space="preserve"> </w:t>
      </w:r>
      <w:r>
        <w:t xml:space="preserve">and does not draw a figure that a later exercise asks for.</w:t>
      </w:r>
      <w:r>
        <w:t xml:space="preserve"> </w:t>
      </w:r>
      <w:r>
        <w:t xml:space="preserve">Code that a later part needs stays in the earliest solution that needs it,</w:t>
      </w:r>
      <w:r>
        <w:t xml:space="preserve"> </w:t>
      </w:r>
      <w:r>
        <w:t xml:space="preserve">because the page shares one session per language.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check-split-solutions</w:t>
      </w:r>
      <w:r>
        <w:t xml:space="preserve"> </w:t>
      </w:r>
      <w:r>
        <w:t xml:space="preserve">workflow in</w:t>
      </w:r>
      <w:r>
        <w:t xml:space="preserve"> </w:t>
      </w:r>
      <w:hyperlink r:id="rId12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enforces this</w:t>
      </w:r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gha#1290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t xml:space="preserve">Make each exercise ask for one thing (Ezra, 2026-10-27).</w:t>
      </w:r>
      <w:r>
        <w:t xml:space="preserve"> </w:t>
      </w:r>
      <w:r>
        <w:t xml:space="preserve">A prompt that says</w:t>
      </w:r>
      <w:r>
        <w:t xml:space="preserve"> </w:t>
      </w:r>
      <w:r>
        <w:t xml:space="preserve">“compute the slope, and compare it with the fitted value”</w:t>
      </w:r>
      <w:r>
        <w:t xml:space="preserve"> </w:t>
      </w:r>
      <w:r>
        <w:t xml:space="preserve"> </w:t>
      </w:r>
      <w:r>
        <w:t xml:space="preserve">asks for two things, so split it into two exercises,</w:t>
      </w:r>
      <w:r>
        <w:t xml:space="preserve"> </w:t>
      </w:r>
      <w:r>
        <w:t xml:space="preserve">each with its own solution.</w:t>
      </w:r>
      <w:r>
        <w:t xml:space="preserve"> </w:t>
      </w:r>
      <w:r>
        <w:t xml:space="preserve">Split a list item or step inside an exercise the same way,</w:t>
      </w:r>
      <w:r>
        <w:t xml:space="preserve"> </w:t>
      </w:r>
      <w:r>
        <w:t xml:space="preserve">into separate exercises.</w:t>
      </w:r>
      <w:r>
        <w:t xml:space="preserve"> </w:t>
      </w:r>
      <w:r>
        <w:t xml:space="preserve">Phrases such as</w:t>
      </w:r>
      <w:r>
        <w:t xml:space="preserve"> </w:t>
      </w:r>
      <w:r>
        <w:t xml:space="preserve">“and then”</w:t>
      </w:r>
      <w:r>
        <w:t xml:space="preserve">,</w:t>
      </w:r>
      <w:r>
        <w:t xml:space="preserve"> </w:t>
      </w:r>
      <w:r>
        <w:t xml:space="preserve">“and also”</w:t>
      </w:r>
      <w:r>
        <w:t xml:space="preserve">, and</w:t>
      </w:r>
      <w:r>
        <w:t xml:space="preserve"> </w:t>
      </w:r>
      <w:r>
        <w:t xml:space="preserve">“and compare”</w:t>
      </w:r>
      <w:r>
        <w:t xml:space="preserve"> </w:t>
      </w:r>
      <w:r>
        <w:t xml:space="preserve">mark a second ask.</w:t>
      </w:r>
    </w:p>
    <w:p>
      <w:pPr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p>
      <w:pPr>
        <w:numPr>
          <w:ilvl w:val="0"/>
          <w:numId w:val="1001"/>
        </w:numPr>
      </w:pPr>
      <w:r>
        <w:t xml:space="preserve">Give each exercise the background that its title implies, and say why the reader should care (Ezra, 2026-10-29).</w:t>
      </w:r>
      <w:r>
        <w:t xml:space="preserve"> </w:t>
      </w:r>
      <w:r>
        <w:t xml:space="preserve">Whatever the title tells the reader about the object, the body also says:</w:t>
      </w:r>
      <w:r>
        <w:t xml:space="preserve"> </w:t>
      </w:r>
      <w:r>
        <w:t xml:space="preserve">name the object, link its definition, and say where it arises and what it is used for.</w:t>
      </w:r>
      <w:r>
        <w:t xml:space="preserve"> </w:t>
      </w:r>
      <w:r>
        <w:t xml:space="preserve">For a title such as</w:t>
      </w:r>
      <w:r>
        <w:t xml:space="preserve"> </w:t>
      </w:r>
      <w:r>
        <w:t xml:space="preserve">“Maximizing a gamma-family kernel”</w:t>
      </w:r>
      <w:r>
        <w:t xml:space="preserve">,</w:t>
      </w:r>
      <w:r>
        <w:t xml:space="preserve"> </w:t>
      </w:r>
      <w:r>
        <w:t xml:space="preserve">the body says what a gamma distribution and its kernel are,</w:t>
      </w:r>
      <w:r>
        <w:t xml:space="preserve"> </w:t>
      </w:r>
      <w:r>
        <w:t xml:space="preserve">and that maximizing the kernel finds the mode without computing the normalizing constant.</w:t>
      </w:r>
      <w:r>
        <w:t xml:space="preserve"> </w:t>
      </w:r>
      <w:r>
        <w:t xml:space="preserve">A body that only restates the formula leaves a reader who skipped the title with a formula and no reason to care.</w:t>
      </w:r>
      <w:r>
        <w:t xml:space="preserve"> </w:t>
      </w:r>
      <w:r>
        <w:t xml:space="preserve">The first exercise of a split series carries the background,</w:t>
      </w:r>
      <w:r>
        <w:t xml:space="preserve"> </w:t>
      </w:r>
      <w:r>
        <w:t xml:space="preserve">and each later exercise begins by citing it, as the splitting rule above says.</w:t>
      </w:r>
    </w:p>
    <w:bookmarkStart w:id="16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  <w:r>
        <w:t xml:space="preserve"> 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6"/>
    <w:bookmarkEnd w:id="17"/>
    <w:bookmarkStart w:id="24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8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3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9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A div holds one</w:t>
      </w:r>
      <w:r>
        <w:t xml:space="preserve"> </w:t>
      </w:r>
      <w:hyperlink r:id="rId14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3"/>
        </w:numPr>
      </w:pPr>
      <w:ins w:id="3" w:author="PR Preview" w:date="2026-01-01T00:00:00Z">
        <w:r>
          <w:t xml:space="preserve">Extract a lemma wherever feasible.</w:t>
        </w:r>
      </w:ins>
      <w:ins w:id="4" w:author="PR Preview" w:date="2026-01-01T00:00:00Z">
        <w:r>
          <w:t xml:space="preserve"> </w:t>
        </w:r>
      </w:ins>
      <w:ins w:id="5" w:author="PR Preview" w:date="2026-01-01T00:00:00Z">
        <w:r>
          <w:t xml:space="preserve">When a proof, solution or example states a general fact that does not depend on its setting,</w:t>
        </w:r>
      </w:ins>
      <w:ins w:id="6" w:author="PR Preview" w:date="2026-01-01T00:00:00Z">
        <w:r>
          <w:t xml:space="preserve"> </w:t>
        </w:r>
      </w:ins>
      <w:ins w:id="7" w:author="PR Preview" w:date="2026-01-01T00:00:00Z">
        <w:r>
          <w:t xml:space="preserve">such as</w:t>
        </w:r>
      </w:ins>
      <w:ins w:id="8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Z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ins w:id="9" w:author="PR Preview" w:date="2026-01-01T00:00:00Z">
        <w:r>
          <w:t xml:space="preserve"> </w:t>
        </w:r>
      </w:ins>
      <w:ins w:id="10" w:author="PR Preview" w:date="2026-01-01T00:00:00Z">
        <w:r>
          <w:t xml:space="preserve">for any random variable</w:t>
        </w:r>
      </w:ins>
      <w:ins w:id="11" w:author="PR Preview" w:date="2026-01-01T00:00:00Z">
        <w:r>
          <w:t xml:space="preserve"> </w:t>
        </w:r>
      </w:ins>
      <m:oMath>
        <m:r>
          <m:t>Z</m:t>
        </m:r>
      </m:oMath>
      <w:ins w:id="12" w:author="PR Preview" w:date="2026-01-01T00:00:00Z">
        <w:r>
          <w:t xml:space="preserve">,</w:t>
        </w:r>
      </w:ins>
      <w:ins w:id="13" w:author="PR Preview" w:date="2026-01-01T00:00:00Z">
        <w:r>
          <w:t xml:space="preserve"> </w:t>
        </w:r>
      </w:ins>
      <w:ins w:id="14" w:author="PR Preview" w:date="2026-01-01T00:00:00Z">
        <w:r>
          <w:t xml:space="preserve">give the fact its own lemma div before its first use,</w:t>
        </w:r>
      </w:ins>
      <w:ins w:id="15" w:author="PR Preview" w:date="2026-01-01T00:00:00Z">
        <w:r>
          <w:t xml:space="preserve"> </w:t>
        </w:r>
      </w:ins>
      <w:ins w:id="16" w:author="PR Preview" w:date="2026-01-01T00:00:00Z">
        <w:r>
          <w:t xml:space="preserve">and link to it from each place that uses it.</w:t>
        </w:r>
      </w:ins>
      <w:ins w:id="17" w:author="PR Preview" w:date="2026-01-01T00:00:00Z">
        <w:r>
          <w:t xml:space="preserve"> </w:t>
        </w:r>
      </w:ins>
      <w:ins w:id="18" w:author="PR Preview" w:date="2026-01-01T00:00:00Z">
        <w:r>
          <w:t xml:space="preserve">Put the lemma on the prerequisite site that owns the topic</w:t>
        </w:r>
      </w:ins>
      <w:ins w:id="19" w:author="PR Preview" w:date="2026-01-01T00:00:00Z">
        <w:r>
          <w:t xml:space="preserve"> </w:t>
        </w:r>
      </w:ins>
      <w:ins w:id="20" w:author="PR Preview" w:date="2026-01-01T00:00:00Z">
        <w:r>
          <w:t xml:space="preserve">(</w:t>
        </w:r>
      </w:ins>
      <w:hyperlink r:id="rId20">
        <w:ins w:id="21" w:author="PR Preview" w:date="2026-01-01T00:00:00Z">
          <w:r>
            <w:rPr>
              <w:rStyle w:val="Hyperlink"/>
            </w:rPr>
            <w:t xml:space="preserve">mds</w:t>
          </w:r>
        </w:ins>
      </w:hyperlink>
      <w:ins w:id="22" w:author="PR Preview" w:date="2026-01-01T00:00:00Z">
        <w:r>
          <w:t xml:space="preserve">,</w:t>
        </w:r>
      </w:ins>
      <w:ins w:id="23" w:author="PR Preview" w:date="2026-01-01T00:00:00Z">
        <w:r>
          <w:t xml:space="preserve"> </w:t>
        </w:r>
      </w:ins>
      <w:hyperlink r:id="rId21">
        <w:ins w:id="24" w:author="PR Preview" w:date="2026-01-01T00:00:00Z">
          <w:r>
            <w:rPr>
              <w:rStyle w:val="Hyperlink"/>
            </w:rPr>
            <w:t xml:space="preserve">pds</w:t>
          </w:r>
        </w:ins>
      </w:hyperlink>
      <w:ins w:id="25" w:author="PR Preview" w:date="2026-01-01T00:00:00Z">
        <w:r>
          <w:t xml:space="preserve"> </w:t>
        </w:r>
      </w:ins>
      <w:ins w:id="26" w:author="PR Preview" w:date="2026-01-01T00:00:00Z">
        <w:r>
          <w:t xml:space="preserve">or</w:t>
        </w:r>
      </w:ins>
      <w:ins w:id="27" w:author="PR Preview" w:date="2026-01-01T00:00:00Z">
        <w:r>
          <w:t xml:space="preserve"> </w:t>
        </w:r>
      </w:ins>
      <w:hyperlink r:id="rId22">
        <w:ins w:id="28" w:author="PR Preview" w:date="2026-01-01T00:00:00Z">
          <w:r>
            <w:rPr>
              <w:rStyle w:val="Hyperlink"/>
            </w:rPr>
            <w:t xml:space="preserve">sds</w:t>
          </w:r>
        </w:ins>
      </w:hyperlink>
      <w:ins w:id="29" w:author="PR Preview" w:date="2026-01-01T00:00:00Z">
        <w:r>
          <w:t xml:space="preserve">),</w:t>
        </w:r>
      </w:ins>
      <w:ins w:id="30" w:author="PR Preview" w:date="2026-01-01T00:00:00Z">
        <w:r>
          <w:t xml:space="preserve"> </w:t>
        </w:r>
      </w:ins>
      <w:ins w:id="31" w:author="PR Preview" w:date="2026-01-01T00:00:00Z">
        <w:r>
          <w:t xml:space="preserve">not in the course page that needs it.</w:t>
        </w:r>
      </w:ins>
      <w:ins w:id="32" w:author="PR Preview" w:date="2026-01-01T00:00:00Z">
        <w:r>
          <w:t xml:space="preserve"> </w:t>
        </w:r>
      </w:ins>
      <w:ins w:id="33" w:author="PR Preview" w:date="2026-01-01T00:00:00Z">
        <w:r>
          <w:t xml:space="preserve">Extract a lemma from a passage when you edit that passage anyway,</w:t>
        </w:r>
      </w:ins>
      <w:ins w:id="34" w:author="PR Preview" w:date="2026-01-01T00:00:00Z">
        <w:r>
          <w:t xml:space="preserve"> </w:t>
        </w:r>
      </w:ins>
      <w:ins w:id="35" w:author="PR Preview" w:date="2026-01-01T00:00:00Z">
        <w:r>
          <w:t xml:space="preserve">and do not sweep existing content.</w:t>
        </w:r>
      </w:ins>
    </w:p>
    <w:p>
      <w:pPr>
        <w:pStyle w:val="Compact"/>
        <w:numPr>
          <w:ilvl w:val="0"/>
          <w:numId w:val="1003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23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23"/>
    <w:bookmarkEnd w:id="24"/>
    <w:bookmarkStart w:id="26" w:name="say-what-a-yes-or-no-answer-means"/>
    <w:p>
      <w:pPr>
        <w:pStyle w:val="Heading2"/>
      </w:pPr>
      <w:r>
        <w:t xml:space="preserve">3 Say what a yes-or-no answer means</w:t>
      </w:r>
    </w:p>
    <w:p>
      <w:pPr>
        <w:pStyle w:val="FirstParagraph"/>
      </w:pPr>
      <w:r>
        <w:t xml:space="preserve">Follow a</w:t>
      </w:r>
      <w:r>
        <w:t xml:space="preserve"> </w:t>
      </w:r>
      <w:r>
        <w:t xml:space="preserve">“Yes”</w:t>
      </w:r>
      <w:r>
        <w:t xml:space="preserve"> </w:t>
      </w:r>
      <w:r>
        <w:t xml:space="preserve">or</w:t>
      </w:r>
      <w:r>
        <w:t xml:space="preserve"> </w:t>
      </w:r>
      <w:r>
        <w:t xml:space="preserve">“No”</w:t>
      </w:r>
      <w:r>
        <w:t xml:space="preserve"> </w:t>
      </w:r>
      <w:r>
        <w:t xml:space="preserve">with what the answer means in the words of the question,</w:t>
      </w:r>
      <w:r>
        <w:t xml:space="preserve"> </w:t>
      </w:r>
      <w:r>
        <w:t xml:space="preserve">as in</w:t>
      </w:r>
      <w:r>
        <w:t xml:space="preserve"> </w:t>
      </w:r>
      <w:r>
        <w:t xml:space="preserve">“No: it’s not possible that the advanced network has a test error of 0.25,”</w:t>
      </w:r>
      <w:r>
        <w:t xml:space="preserve"> </w:t>
      </w:r>
      <w:r>
        <w:t xml:space="preserve">not a bare</w:t>
      </w:r>
      <w:r>
        <w:t xml:space="preserve"> </w:t>
      </w:r>
      <w:r>
        <w:t xml:space="preserve">“No.”</w:t>
      </w:r>
      <w:r>
        <w:t xml:space="preserve"> </w:t>
      </w:r>
      <w:r>
        <w:t xml:space="preserve">(Ezra, 2026-10-28).</w:t>
      </w:r>
      <w:r>
        <w:t xml:space="preserve"> </w:t>
      </w:r>
      <w:r>
        <w:t xml:space="preserve">A reader who sees only the first line then still knows what the answer claims,</w:t>
      </w:r>
      <w:r>
        <w:t xml:space="preserve"> </w:t>
      </w:r>
      <w:r>
        <w:t xml:space="preserve">and a bare</w:t>
      </w:r>
      <w:r>
        <w:t xml:space="preserve"> </w:t>
      </w:r>
      <w:r>
        <w:t xml:space="preserve">“No.”</w:t>
      </w:r>
      <w:r>
        <w:t xml:space="preserve"> </w:t>
      </w:r>
      <w:r>
        <w:t xml:space="preserve">leaves open what is being denied.</w:t>
      </w:r>
      <w:r>
        <w:t xml:space="preserve"> </w:t>
      </w:r>
      <w:r>
        <w:t xml:space="preserve">The rule covers solutions, worked examples and any other answer to a question.</w:t>
      </w:r>
    </w:p>
    <w:bookmarkStart w:id="25" w:name="exm-yes-no-conclusion"/>
    <w:p>
      <w:pPr>
        <w:pStyle w:val="BodyText"/>
      </w:pPr>
      <w:r>
        <w:rPr>
          <w:b/>
          <w:bCs/>
        </w:rPr>
        <w:t xml:space="preserve">Example 3 (Saying what a</w:t>
      </w:r>
      <w:r>
        <w:rPr>
          <w:b/>
          <w:bCs/>
        </w:rPr>
        <w:t xml:space="preserve"> </w:t>
      </w:r>
      <w:r>
        <w:rPr>
          <w:b/>
          <w:bCs/>
        </w:rPr>
        <w:t xml:space="preserve">“No”</w:t>
      </w:r>
      <w:r>
        <w:rPr>
          <w:b/>
          <w:bCs/>
        </w:rPr>
        <w:t xml:space="preserve"> </w:t>
      </w:r>
      <w:r>
        <w:rPr>
          <w:b/>
          <w:bCs/>
        </w:rPr>
        <w:t xml:space="preserve">means)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No. The irreducible error is a lower bound on the expected squared prediction error.</w:t>
      </w:r>
    </w:p>
    <w:p>
      <w:pPr>
        <w:pStyle w:val="BlockText"/>
      </w:pPr>
      <w:r>
        <w:t xml:space="preserve">✅ No: it’s not possible that the advanced network has a test error of 0.25.</w:t>
      </w:r>
      <w:r>
        <w:t xml:space="preserve"> </w:t>
      </w:r>
      <w:r>
        <w:t xml:space="preserve">The irreducible error is a lower bound on the expected squared prediction error.</w:t>
      </w:r>
    </w:p>
    <w:p>
      <w:pPr>
        <w:pStyle w:val="FirstParagraph"/>
      </w:pPr>
      <w:r>
        <w:t xml:space="preserve">The ✅ version states the conclusion in the question’s own words,</w:t>
      </w:r>
      <w:r>
        <w:t xml:space="preserve"> </w:t>
      </w:r>
      <w:r>
        <w:t xml:space="preserve">so the reasons that follow support a claim the reader has already seen.</w:t>
      </w:r>
    </w:p>
    <w:bookmarkEnd w:id="25"/>
    <w:bookmarkEnd w:id="26"/>
    <w:bookmarkStart w:id="27" w:name="Xcb2ea076bd2bdcde187ea355befd37150b69b89"/>
    <w:p>
      <w:pPr>
        <w:pStyle w:val="Heading2"/>
      </w:pPr>
      <w:r>
        <w:t xml:space="preserve">4 Give each question’s answer its own paragraph</w:t>
      </w:r>
    </w:p>
    <w:p>
      <w:pPr>
        <w:pStyle w:val="FirstParagraph"/>
      </w:pPr>
      <w:r>
        <w:t xml:space="preserve">When a prompt asks several questions, answer each one in its own paragraph, or in several paragraphs if it needs them</w:t>
      </w:r>
      <w:r>
        <w:t xml:space="preserve"> </w:t>
      </w:r>
      <w:r>
        <w:t xml:space="preserve">(Ezra, 2026-10-28).</w:t>
      </w:r>
      <w:r>
        <w:t xml:space="preserve"> </w:t>
      </w:r>
      <w:r>
        <w:t xml:space="preserve">A solution to</w:t>
      </w:r>
      <w:r>
        <w:t xml:space="preserve"> </w:t>
      </w:r>
      <w:r>
        <w:t xml:space="preserve">“Which model underfits, which overfits most, and which would you choose?”</w:t>
      </w:r>
      <w:r>
        <w:t xml:space="preserve"> </w:t>
      </w:r>
      <w:r>
        <w:t xml:space="preserve">has one paragraph for the underfitting model, one for the overfitting model and one for the choice.</w:t>
      </w:r>
      <w:r>
        <w:t xml:space="preserve"> </w:t>
      </w:r>
      <w:r>
        <w:t xml:space="preserve">A reader looking for one answer then finds it without reading the others.</w:t>
      </w:r>
      <w:r>
        <w:t xml:space="preserve"> </w:t>
      </w:r>
      <w:r>
        <w:t xml:space="preserve">No automated check enforces this rule, because a script cannot tell how many questions a prompt asks.</w:t>
      </w:r>
    </w:p>
    <w:bookmarkEnd w:id="27"/>
    <w:bookmarkStart w:id="30" w:name="give-each-defined-term-its-own-div"/>
    <w:p>
      <w:pPr>
        <w:pStyle w:val="Heading2"/>
      </w:pPr>
      <w:r>
        <w:t xml:space="preserve">5 Give each defined term its own div</w:t>
      </w:r>
    </w:p>
    <w:p>
      <w:pPr>
        <w:pStyle w:val="FirstParagraph"/>
      </w:pPr>
      <w:hyperlink r:id="rId2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4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4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4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</w:t>
      </w:r>
      <w:r>
        <w:t xml:space="preserve"> </w:t>
      </w:r>
      <w:hyperlink r:id="rId29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4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encounters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30"/>
    <w:bookmarkStart w:id="31" w:name="state-the-notation-and-its-alternatives"/>
    <w:p>
      <w:pPr>
        <w:pStyle w:val="Heading2"/>
      </w:pPr>
      <w:r>
        <w:t xml:space="preserve">6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encounter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31"/>
    <w:bookmarkStart w:id="33" w:name="Xac7e4ead54b12ccf6544491699a177b7d16fa22"/>
    <w:p>
      <w:pPr>
        <w:pStyle w:val="Heading2"/>
      </w:pPr>
      <w:r>
        <w:t xml:space="preserve">7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</w:t>
      </w:r>
      <w:r>
        <w:t xml:space="preserve"> </w:t>
      </w:r>
      <w:hyperlink r:id="rId3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33"/>
    <w:bookmarkStart w:id="34" w:name="reuse-one-written-version-of-each-result"/>
    <w:p>
      <w:pPr>
        <w:pStyle w:val="Heading2"/>
      </w:pPr>
      <w:r>
        <w:t xml:space="preserve">8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34"/>
    <w:bookmarkStart w:id="36" w:name="use-real-data-and-compute-every-number"/>
    <w:p>
      <w:pPr>
        <w:pStyle w:val="Heading2"/>
      </w:pPr>
      <w:r>
        <w:t xml:space="preserve">9 Use real data and compute every number</w:t>
      </w:r>
    </w:p>
    <w:p>
      <w:pPr>
        <w:pStyle w:val="Compact"/>
        <w:numPr>
          <w:ilvl w:val="0"/>
          <w:numId w:val="1005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5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5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5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35" w:name="exm-show-data-first"/>
    <w:p>
      <w:pPr>
        <w:pStyle w:val="FirstParagraph"/>
      </w:pPr>
      <w:r>
        <w:rPr>
          <w:b/>
          <w:bCs/>
        </w:rPr>
        <w:t xml:space="preserve">Example 4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35"/>
    <w:bookmarkEnd w:id="36"/>
    <w:bookmarkStart w:id="37" w:name="Xa214254a94aa6db868b5b9577007bf4e27699b1"/>
    <w:p>
      <w:pPr>
        <w:pStyle w:val="Heading2"/>
      </w:pPr>
      <w:r>
        <w:t xml:space="preserve">10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6"/>
        </w:numPr>
      </w:pPr>
      <w:r>
        <w:t xml:space="preserve">Keep a list or table of like items, such as courses, readings, channels or glossary</w:t>
      </w:r>
      <w:r>
        <w:t xml:space="preserve"> </w:t>
      </w:r>
      <w:hyperlink r:id="rId14">
        <w:r>
          <w:rPr>
            <w:rStyle w:val="Hyperlink"/>
          </w:rPr>
          <w:t xml:space="preserve">term</w:t>
        </w:r>
      </w:hyperlink>
      <w:r>
        <w:t xml:space="preserve">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6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6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6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6"/>
        </w:numPr>
      </w:pPr>
      <w:r>
        <w:t xml:space="preserve">A short list that no other page reads can stay as prose.</w:t>
      </w:r>
    </w:p>
    <w:bookmarkEnd w:id="37"/>
    <w:bookmarkStart w:id="42" w:name="show-each-idea-applied-and-in-a-figure"/>
    <w:p>
      <w:pPr>
        <w:pStyle w:val="Heading2"/>
      </w:pPr>
      <w:r>
        <w:t xml:space="preserve">11 Show each idea applied and in a figure</w:t>
      </w:r>
    </w:p>
    <w:p>
      <w:pPr>
        <w:pStyle w:val="Compact"/>
        <w:numPr>
          <w:ilvl w:val="0"/>
          <w:numId w:val="1007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7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38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7"/>
        </w:numPr>
      </w:pPr>
      <w:r>
        <w:t xml:space="preserve">Give nearly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 figure of its data, model or results (Ezra, 2026-10-23).</w:t>
      </w:r>
      <w:r>
        <w:t xml:space="preserve"> </w:t>
      </w:r>
      <w:r>
        <w:t xml:space="preserve">When an example has no figure, state the reason in that div.</w:t>
      </w:r>
      <w:r>
        <w:t xml:space="preserve"> </w:t>
      </w:r>
      <w:r>
        <w:t xml:space="preserve">Put the figure inside the div,</w:t>
      </w:r>
      <w:r>
        <w:t xml:space="preserve"> </w:t>
      </w:r>
      <w:r>
        <w:t xml:space="preserve">or include a subfile whose name ends in</w:t>
      </w:r>
      <w:r>
        <w:t xml:space="preserve"> </w:t>
      </w:r>
      <w:r>
        <w:rPr>
          <w:rStyle w:val="VerbatimChar"/>
        </w:rPr>
        <w:t xml:space="preserve">_fig</w:t>
      </w:r>
      <w:r>
        <w:t xml:space="preserve"> </w:t>
      </w:r>
      <w:r>
        <w:t xml:space="preserve">inside the div.</w:t>
      </w:r>
      <w:r>
        <w:t xml:space="preserve"> </w:t>
      </w:r>
      <w:r>
        <w:t xml:space="preserve">When an example has nothing to plot, such as a single number,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inside the div,</w:t>
      </w:r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 </w:t>
      </w:r>
      <w:r>
        <w:t xml:space="preserve">with why there is nothing to plot.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check-exm-figures</w:t>
      </w:r>
      <w:r>
        <w:t xml:space="preserve"> </w:t>
      </w:r>
      <w:r>
        <w:t xml:space="preserve">workflow in</w:t>
      </w:r>
      <w:r>
        <w:t xml:space="preserve"> </w:t>
      </w:r>
      <w:hyperlink r:id="rId12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example that has no figure and no</w:t>
      </w:r>
      <w:r>
        <w:t xml:space="preserve"> </w:t>
      </w:r>
      <w:r>
        <w:rPr>
          <w:rStyle w:val="VerbatimChar"/>
        </w:rPr>
        <w:t xml:space="preserve">no-figure</w:t>
      </w:r>
      <w:r>
        <w:t xml:space="preserve"> </w:t>
      </w:r>
      <w:r>
        <w:t xml:space="preserve">comment</w:t>
      </w:r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gha#1193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Give every div whose title mentions visualization</w:t>
      </w:r>
      <w:r>
        <w:t xml:space="preserve"> </w:t>
      </w:r>
      <w:r>
        <w:t xml:space="preserve">(</w:t>
      </w:r>
      <w:r>
        <w:rPr>
          <w:i/>
          <w:iCs/>
        </w:rPr>
        <w:t xml:space="preserve">visualize</w:t>
      </w:r>
      <w:r>
        <w:t xml:space="preserve">,</w:t>
      </w:r>
      <w:r>
        <w:t xml:space="preserve"> </w:t>
      </w:r>
      <w:r>
        <w:rPr>
          <w:i/>
          <w:iCs/>
        </w:rPr>
        <w:t xml:space="preserve">visualizing</w:t>
      </w:r>
      <w:r>
        <w:t xml:space="preserve">,</w:t>
      </w:r>
      <w:r>
        <w:t xml:space="preserve"> </w:t>
      </w:r>
      <w:r>
        <w:rPr>
          <w:i/>
          <w:iCs/>
        </w:rPr>
        <w:t xml:space="preserve">visualization</w:t>
      </w:r>
      <w:r>
        <w:t xml:space="preserve">) a corresponding figure (Ezra, 2026-10-26).</w:t>
      </w:r>
      <w:r>
        <w:t xml:space="preserve"> </w:t>
      </w:r>
      <w:r>
        <w:t xml:space="preserve">For an exercise, the figure may sit in the exercise or in its solution.</w:t>
      </w:r>
      <w:r>
        <w:t xml:space="preserve"> </w:t>
      </w:r>
      <w:r>
        <w:t xml:space="preserve">The rule also covers any div that asks for a picture:</w:t>
      </w:r>
      <w:r>
        <w:t xml:space="preserve"> </w:t>
      </w:r>
      <w:r>
        <w:t xml:space="preserve">a title or an exercise prompt that says</w:t>
      </w:r>
      <w:r>
        <w:t xml:space="preserve"> </w:t>
      </w:r>
      <w:r>
        <w:rPr>
          <w:i/>
          <w:iCs/>
        </w:rPr>
        <w:t xml:space="preserve">plot</w:t>
      </w:r>
      <w:r>
        <w:t xml:space="preserve">,</w:t>
      </w:r>
      <w:r>
        <w:t xml:space="preserve"> </w:t>
      </w:r>
      <w:r>
        <w:rPr>
          <w:i/>
          <w:iCs/>
        </w:rPr>
        <w:t xml:space="preserve">sketch</w:t>
      </w:r>
      <w:r>
        <w:t xml:space="preserve">,</w:t>
      </w:r>
      <w:r>
        <w:t xml:space="preserve"> </w:t>
      </w:r>
      <w:r>
        <w:rPr>
          <w:i/>
          <w:iCs/>
        </w:rPr>
        <w:t xml:space="preserve">draw</w:t>
      </w:r>
      <w:r>
        <w:t xml:space="preserve">,</w:t>
      </w:r>
      <w:r>
        <w:t xml:space="preserve"> </w:t>
      </w:r>
      <w:r>
        <w:rPr>
          <w:i/>
          <w:iCs/>
        </w:rPr>
        <w:t xml:space="preserve">diagram</w:t>
      </w:r>
      <w:r>
        <w:t xml:space="preserve">, or</w:t>
      </w:r>
      <w:r>
        <w:t xml:space="preserve"> </w:t>
      </w:r>
      <w:r>
        <w:rPr>
          <w:i/>
          <w:iCs/>
        </w:rPr>
        <w:t xml:space="preserve">contour</w:t>
      </w:r>
      <w:r>
        <w:t xml:space="preserve"> </w:t>
      </w:r>
      <w:r>
        <w:t xml:space="preserve">(in any inflection, such as</w:t>
      </w:r>
      <w:r>
        <w:t xml:space="preserve"> </w:t>
      </w:r>
      <w:r>
        <w:rPr>
          <w:i/>
          <w:iCs/>
        </w:rPr>
        <w:t xml:space="preserve">plotting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sketching</w:t>
      </w:r>
      <w:r>
        <w:t xml:space="preserve">),</w:t>
      </w:r>
      <w:r>
        <w:t xml:space="preserve"> </w:t>
      </w:r>
      <w:r>
        <w:t xml:space="preserve">or that asks the reader to mark points on a surface.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check-visualization-figures</w:t>
      </w:r>
      <w:r>
        <w:t xml:space="preserve"> </w:t>
      </w:r>
      <w:r>
        <w:t xml:space="preserve">workflow in</w:t>
      </w:r>
      <w:r>
        <w:t xml:space="preserve"> </w:t>
      </w:r>
      <w:hyperlink r:id="rId12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such div that has no figure in it or in its solution,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comment inside the div suppresses that report,</w:t>
      </w:r>
      <w:r>
        <w:t xml:space="preserve"> </w:t>
      </w:r>
      <w:r>
        <w:t xml:space="preserve">as it does for an example</w:t>
      </w:r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gha#1262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7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7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encounters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41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7"/>
        </w:numPr>
      </w:pPr>
      <w:r>
        <w:t xml:space="preserve">Make each figure follow the accessibility rules below.</w:t>
      </w:r>
    </w:p>
    <w:bookmarkEnd w:id="42"/>
    <w:bookmarkStart w:id="44" w:name="X7f95f8ec3b796fc99108c37bb45d62741b824c4"/>
    <w:p>
      <w:pPr>
        <w:pStyle w:val="Heading2"/>
      </w:pPr>
      <w:r>
        <w:t xml:space="preserve">12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8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8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8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8"/>
        </w:numPr>
      </w:pPr>
      <w:r>
        <w:t xml:space="preserve">A counterexample (see</w:t>
      </w:r>
      <w:r>
        <w:t xml:space="preserve"> </w:t>
      </w:r>
      <w:hyperlink r:id="rId28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Give the practice exercise its own slug and follow the numbering and slide-break rules above.</w:t>
      </w:r>
    </w:p>
    <w:bookmarkStart w:id="43" w:name="exm-practice-after-example"/>
    <w:p>
      <w:pPr>
        <w:pStyle w:val="FirstParagraph"/>
      </w:pPr>
      <w:r>
        <w:rPr>
          <w:b/>
          <w:bCs/>
        </w:rPr>
        <w:t xml:space="preserve">Example 5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43"/>
    <w:bookmarkEnd w:id="44"/>
    <w:bookmarkStart w:id="48" w:name="Xf27331f4c36c8d578e5fa29a37312484cc3343a"/>
    <w:p>
      <w:pPr>
        <w:pStyle w:val="Heading2"/>
      </w:pPr>
      <w:r>
        <w:t xml:space="preserve">13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9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9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Write the R code with</w:t>
      </w:r>
      <w:r>
        <w:t xml:space="preserve"> </w:t>
      </w:r>
      <w:hyperlink r:id="rId45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46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9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47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9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9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9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9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48"/>
    <w:bookmarkStart w:id="49" w:name="Xf53ecb3398b87b82ffd1a126dd02e87a65bb694"/>
    <w:p>
      <w:pPr>
        <w:pStyle w:val="Heading2"/>
      </w:pPr>
      <w:r>
        <w:t xml:space="preserve">14 Keep each step’s code in one chunk, and put parallel chunks in a language tabset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0"/>
        </w:numPr>
      </w:pPr>
      <w:r>
        <w:t xml:space="preserve">Put parallel versions of one computation in one language tabset, never one chunk after another.</w:t>
      </w:r>
      <w:r>
        <w:t xml:space="preserve"> </w:t>
      </w:r>
      <w:r>
        <w:t xml:space="preserve">A reader should see one language at a time.</w:t>
      </w:r>
    </w:p>
    <w:p>
      <w:pPr>
        <w:pStyle w:val="Compact"/>
        <w:numPr>
          <w:ilvl w:val="0"/>
          <w:numId w:val="1010"/>
        </w:numPr>
      </w:pPr>
      <w:r>
        <w:t xml:space="preserve">Write one chunk for each step of the computation.</w:t>
      </w:r>
      <w:r>
        <w:t xml:space="preserve"> </w:t>
      </w:r>
      <w:r>
        <w:t xml:space="preserve">A figure’s code is one chunk, even when it takes ten lines.</w:t>
      </w:r>
    </w:p>
    <w:p>
      <w:pPr>
        <w:pStyle w:val="Compact"/>
        <w:numPr>
          <w:ilvl w:val="0"/>
          <w:numId w:val="1010"/>
        </w:numPr>
      </w:pPr>
      <w:r>
        <w:t xml:space="preserve">Split a chunk only for a reason that the reader can see: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Own label or options</w:t>
      </w:r>
      <w:r>
        <w:t xml:space="preserve">: the second part needs its own label, caption or chunk options.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Separate output</w:t>
      </w:r>
      <w:r>
        <w:t xml:space="preserve">: the second part shows output that the first part should not.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Dependent prose</w:t>
      </w:r>
      <w:r>
        <w:t xml:space="preserve">: prose between the parts needs the first part’s output.</w:t>
      </w:r>
    </w:p>
    <w:p>
      <w:pPr>
        <w:pStyle w:val="Compact"/>
        <w:numPr>
          <w:ilvl w:val="0"/>
          <w:numId w:val="1010"/>
        </w:numPr>
      </w:pPr>
      <w:r>
        <w:t xml:space="preserve">Do not split a chunk to name its parts, or to keep it short.</w:t>
      </w:r>
      <w:r>
        <w:t xml:space="preserve"> </w:t>
      </w:r>
      <w:r>
        <w:t xml:space="preserve">Comments name the parts</w:t>
      </w:r>
      <w:r>
        <w:t xml:space="preserve"> </w:t>
      </w:r>
      <w:r>
        <w:t xml:space="preserve">(see</w:t>
      </w:r>
      <w:r>
        <w:t xml:space="preserve"> </w:t>
      </w:r>
      <w:hyperlink w:anchor="X7c0de8eaf50a5b2644eabf66f1f9b734b8a4a71">
        <w:r>
          <w:rPr>
            <w:rStyle w:val="Hyperlink"/>
          </w:rPr>
          <w:t xml:space="preserve">Comment every code chunk to say what and why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t xml:space="preserve">Give a chunk that only stores values for later code or inline code</w:t>
      </w:r>
      <w:r>
        <w:t xml:space="preserve"> </w:t>
      </w:r>
      <w:r>
        <w:rPr>
          <w:rStyle w:val="VerbatimChar"/>
        </w:rPr>
        <w:t xml:space="preserve">#| include: false</w:t>
      </w:r>
      <w:r>
        <w:t xml:space="preserve">.</w:t>
      </w:r>
      <w:r>
        <w:t xml:space="preserve"> </w:t>
      </w:r>
      <w:r>
        <w:t xml:space="preserve">When the chunk that computes those values is already hidden, merge the storing code into that chunk.</w:t>
      </w:r>
    </w:p>
    <w:p>
      <w:pPr>
        <w:pStyle w:val="Compact"/>
        <w:numPr>
          <w:ilvl w:val="0"/>
          <w:numId w:val="1010"/>
        </w:numPr>
      </w:pPr>
      <w:r>
        <w:t xml:space="preserve">Check for output that splits a chunk without a reason.</w:t>
      </w:r>
      <w:r>
        <w:t xml:space="preserve"> </w:t>
      </w:r>
      <w:r>
        <w:t xml:space="preserve">In Python, reticulate prints the value of each top-level call that returns something other than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and shows the chunk as one code block per printed value,</w:t>
      </w:r>
      <w:r>
        <w:t xml:space="preserve"> </w:t>
      </w:r>
      <w:r>
        <w:t xml:space="preserve">such as a</w:t>
      </w:r>
      <w:r>
        <w:t xml:space="preserve"> </w:t>
      </w:r>
      <w:r>
        <w:rPr>
          <w:rStyle w:val="VerbatimChar"/>
        </w:rPr>
        <w:t xml:space="preserve">&lt;matplotlib.lines.Line2D object at 0x...&gt;</w:t>
      </w:r>
      <w:r>
        <w:t xml:space="preserve"> </w:t>
      </w:r>
      <w:r>
        <w:t xml:space="preserve">line after every</w:t>
      </w:r>
      <w:r>
        <w:t xml:space="preserve"> </w:t>
      </w:r>
      <w:r>
        <w:rPr>
          <w:rStyle w:val="VerbatimChar"/>
        </w:rPr>
        <w:t xml:space="preserve">ax.plot(...)</w:t>
      </w:r>
      <w:r>
        <w:t xml:space="preserve">.</w:t>
      </w:r>
      <w:r>
        <w:t xml:space="preserve"> </w:t>
      </w:r>
      <w:r>
        <w:t xml:space="preserve">End each such call with a semicolon, or assign its value.</w:t>
      </w:r>
    </w:p>
    <w:bookmarkEnd w:id="49"/>
    <w:bookmarkStart w:id="58" w:name="present-r-results-with-modern-packages"/>
    <w:p>
      <w:pPr>
        <w:pStyle w:val="Heading2"/>
      </w:pPr>
      <w:r>
        <w:t xml:space="preserve">15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2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12"/>
        </w:numPr>
      </w:pPr>
      <w:r>
        <w:t xml:space="preserve">Show coefficient tables with</w:t>
      </w:r>
      <w:r>
        <w:t xml:space="preserve"> </w:t>
      </w:r>
      <w:hyperlink r:id="rId50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51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12"/>
        </w:numPr>
      </w:pPr>
      <w:r>
        <w:t xml:space="preserve">Draw figures with</w:t>
      </w:r>
      <w:r>
        <w:t xml:space="preserve"> </w:t>
      </w:r>
      <w:hyperlink r:id="rId52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Draw model plots with packages built on ggplot2:</w:t>
      </w:r>
      <w:r>
        <w:t xml:space="preserve"> </w:t>
      </w:r>
      <w:hyperlink r:id="rId53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54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55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12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56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Ezra’s</w:t>
      </w:r>
      <w:r>
        <w:t xml:space="preserve"> </w:t>
      </w:r>
      <w:hyperlink r:id="rId57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58"/>
    <w:bookmarkStart w:id="62" w:name="manipulate-data-with-dplyr-not-base-r"/>
    <w:p>
      <w:pPr>
        <w:pStyle w:val="Heading2"/>
      </w:pPr>
      <w:r>
        <w:t xml:space="preserve">16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3"/>
        </w:numPr>
      </w:pPr>
      <w:r>
        <w:t xml:space="preserve">Select columns with</w:t>
      </w:r>
      <w:r>
        <w:t xml:space="preserve"> </w:t>
      </w:r>
      <w:hyperlink r:id="rId59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Drop rows with missing values with</w:t>
      </w:r>
      <w:r>
        <w:t xml:space="preserve"> </w:t>
      </w:r>
      <w:hyperlink r:id="rId60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Build data frames with</w:t>
      </w:r>
      <w:r>
        <w:t xml:space="preserve"> </w:t>
      </w:r>
      <w:hyperlink r:id="rId61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Do not nest function calls.</w:t>
      </w:r>
      <w:r>
        <w:t xml:space="preserve"> 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3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62"/>
    <w:bookmarkStart w:id="64" w:name="X2bc6121e3a2f39a37d8a6591d77df16bd22bd0b"/>
    <w:p>
      <w:pPr>
        <w:pStyle w:val="Heading2"/>
      </w:pPr>
      <w:r>
        <w:t xml:space="preserve">17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4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63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4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64"/>
    <w:bookmarkStart w:id="65" w:name="X7c0de8eaf50a5b2644eabf66f1f9b734b8a4a71"/>
    <w:p>
      <w:pPr>
        <w:pStyle w:val="Heading2"/>
      </w:pPr>
      <w:r>
        <w:t xml:space="preserve">18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5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5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5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65"/>
    <w:bookmarkStart w:id="66" w:name="X94063c6448bea82c8f1e8d367c642bbe2eda89b"/>
    <w:p>
      <w:pPr>
        <w:pStyle w:val="Heading2"/>
      </w:pPr>
      <w:r>
        <w:t xml:space="preserve">19 Set</w:t>
      </w:r>
      <w:r>
        <w:t xml:space="preserve"> </w:t>
      </w:r>
      <w:r>
        <w:rPr>
          <w:rStyle w:val="VerbatimChar"/>
        </w:rPr>
        <w:t xml:space="preserve">code-fold</w:t>
      </w:r>
      <w:r>
        <w:t xml:space="preserve"> </w:t>
      </w:r>
      <w:r>
        <w:t xml:space="preserve">by what the code does and whether the prose mentions it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#| code-fold:</w:t>
      </w:r>
      <w:r>
        <w:t xml:space="preserve"> </w:t>
      </w:r>
      <w:r>
        <w:t xml:space="preserve">on each chunk by two questions:</w:t>
      </w:r>
      <w:r>
        <w:t xml:space="preserve"> </w:t>
      </w:r>
      <w:r>
        <w:t xml:space="preserve">does the prose mention the code,</w:t>
      </w:r>
      <w:r>
        <w:t xml:space="preserve"> </w:t>
      </w:r>
      <w:r>
        <w:t xml:space="preserve">and does the code produce output outside the chunk,</w:t>
      </w:r>
      <w:r>
        <w:t xml:space="preserve"> </w:t>
      </w:r>
      <w:r>
        <w:t xml:space="preserve">such as a figure, a table, or variables that inline expressions use?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#| code-fold: show</w:t>
      </w:r>
      <w:r>
        <w:t xml:space="preserve"> </w:t>
      </w:r>
      <w:r>
        <w:t xml:space="preserve">when the prose mentions the code and the code produces output outside the chunk:</w:t>
      </w:r>
      <w:r>
        <w:t xml:space="preserve"> </w:t>
      </w:r>
      <w:r>
        <w:t xml:space="preserve">a figure, a table, or variables that inline expressions use.</w:t>
      </w:r>
      <w:r>
        <w:t xml:space="preserve"> </w:t>
      </w:r>
      <w:r>
        <w:t xml:space="preserve">The code starts open, and a reader who wants to focus on the output can hide it.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when the prose does not mention the code.</w:t>
      </w:r>
      <w:r>
        <w:t xml:space="preserve"> </w:t>
      </w:r>
      <w:r>
        <w:t xml:space="preserve">This holds whether the code produces output outside the chunk or no output at all.</w:t>
      </w:r>
      <w:r>
        <w:t xml:space="preserve"> </w:t>
      </w:r>
      <w:r>
        <w:t xml:space="preserve">The code starts hidden, and a reader who wants it can open it.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#| code-fold: false</w:t>
      </w:r>
      <w:r>
        <w:t xml:space="preserve"> </w:t>
      </w:r>
      <w:r>
        <w:t xml:space="preserve">when the prose mentions the code and the code produces no output,</w:t>
      </w:r>
      <w:r>
        <w:t xml:space="preserve"> </w:t>
      </w:r>
      <w:r>
        <w:t xml:space="preserve">or only output that the chunk renders inside itself.</w:t>
      </w:r>
      <w:r>
        <w:t xml:space="preserve"> </w:t>
      </w:r>
      <w:r>
        <w:t xml:space="preserve">The code and its output stay together, with no toggle.</w:t>
      </w:r>
    </w:p>
    <w:p>
      <w:pPr>
        <w:pStyle w:val="FirstParagraph"/>
      </w:pPr>
      <w:r>
        <w:t xml:space="preserve">For example, a chunk that fits a model the text walks through and prints its coefficients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chunk that draws a figure the text discusses is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and a chunk that loads a package or builds an object that later chunks use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66"/>
    <w:bookmarkStart w:id="67" w:name="Xffa5a3357c8672d830c88e1e58a0ef107550647"/>
    <w:p>
      <w:pPr>
        <w:pStyle w:val="Heading2"/>
      </w:pPr>
      <w:r>
        <w:t xml:space="preserve">20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7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 </w:t>
      </w:r>
      <w:r>
        <w:t xml:space="preserve">A student encounters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7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  <w:r>
        <w:t xml:space="preserve"> </w:t>
      </w:r>
    </w:p>
    <w:p>
      <w:pPr>
        <w:pStyle w:val="Compact"/>
        <w:numPr>
          <w:ilvl w:val="0"/>
          <w:numId w:val="1017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7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67"/>
    <w:bookmarkStart w:id="68" w:name="make-figures-accessible"/>
    <w:p>
      <w:pPr>
        <w:pStyle w:val="Heading2"/>
      </w:pPr>
      <w:r>
        <w:t xml:space="preserve">21 Make figures accessible</w:t>
      </w:r>
    </w:p>
    <w:p>
      <w:pPr>
        <w:pStyle w:val="Compact"/>
        <w:numPr>
          <w:ilvl w:val="0"/>
          <w:numId w:val="1018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8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8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68"/>
    <w:bookmarkStart w:id="70" w:name="structure-slides-for-the-reader"/>
    <w:p>
      <w:pPr>
        <w:pStyle w:val="Heading2"/>
      </w:pPr>
      <w:r>
        <w:t xml:space="preserve">22 Structure slides for the reader</w:t>
      </w:r>
    </w:p>
    <w:p>
      <w:pPr>
        <w:pStyle w:val="Compact"/>
        <w:numPr>
          <w:ilvl w:val="0"/>
          <w:numId w:val="1019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9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9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9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9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9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9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70"/>
    <w:bookmarkStart w:id="72" w:name="X5f21f12cbfc4e3df5e838110af4e52db506fec1"/>
    <w:p>
      <w:pPr>
        <w:pStyle w:val="Heading2"/>
      </w:pPr>
      <w:r>
        <w:t xml:space="preserve">23 Give each concept in a note sheet its own row</w:t>
      </w:r>
    </w:p>
    <w:p>
      <w:pPr>
        <w:pStyle w:val="FirstParagraph"/>
      </w:pPr>
      <w:r>
        <w:t xml:space="preserve">A note sheet is a reference table of formulas with brief labels and no prose.</w:t>
      </w:r>
      <w:r>
        <w:t xml:space="preserve"> </w:t>
      </w:r>
      <w:r>
        <w:t xml:space="preserve">This is one case of</w:t>
      </w:r>
      <w:r>
        <w:t xml:space="preserve"> </w:t>
      </w:r>
      <w:hyperlink w:anchor="Xb68f5757ebba706c680e7c5ed557ac14973d7af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  <w:r>
        <w:t xml:space="preserve"> </w:t>
      </w:r>
      <w:r>
        <w:t xml:space="preserve">Give each concept its own row.</w:t>
      </w:r>
      <w:r>
        <w:t xml:space="preserve"> </w:t>
      </w:r>
      <w:r>
        <w:t xml:space="preserve">A row holds one formula and one short label.</w:t>
      </w:r>
    </w:p>
    <w:p>
      <w:pPr>
        <w:pStyle w:val="Compact"/>
        <w:numPr>
          <w:ilvl w:val="0"/>
          <w:numId w:val="1020"/>
        </w:numPr>
      </w:pPr>
      <w:r>
        <w:t xml:space="preserve">Never put two definitions in one row.</w:t>
      </w:r>
    </w:p>
    <w:p>
      <w:pPr>
        <w:pStyle w:val="Compact"/>
        <w:numPr>
          <w:ilvl w:val="0"/>
          <w:numId w:val="1020"/>
        </w:numPr>
      </w:pPr>
      <w:r>
        <w:t xml:space="preserve">Never merge rows to save space.</w:t>
      </w:r>
      <w:r>
        <w:t xml:space="preserve"> </w:t>
      </w:r>
      <w:r>
        <w:t xml:space="preserve">Find the room another way, such as a smaller table font or a second table beside the first.</w:t>
      </w:r>
    </w:p>
    <w:p>
      <w:pPr>
        <w:pStyle w:val="Compact"/>
        <w:numPr>
          <w:ilvl w:val="0"/>
          <w:numId w:val="1020"/>
        </w:numPr>
      </w:pPr>
      <w:r>
        <w:t xml:space="preserve">Never put notation or assumptions inside a label.</w:t>
      </w:r>
      <w:r>
        <w:t xml:space="preserve"> </w:t>
      </w:r>
      <w:r>
        <w:t xml:space="preserve">Give each assumption its own row, and state the notation once in its own row.</w:t>
      </w:r>
    </w:p>
    <w:p>
      <w:pPr>
        <w:pStyle w:val="Compact"/>
        <w:numPr>
          <w:ilvl w:val="0"/>
          <w:numId w:val="1020"/>
        </w:numPr>
      </w:pPr>
      <w:r>
        <w:t xml:space="preserve">Write each formula in its most compact form,</w:t>
      </w:r>
      <w:r>
        <w:t xml:space="preserve"> </w:t>
      </w:r>
      <w:r>
        <w:t xml:space="preserve">built from pieces that have their own rows</w:t>
      </w:r>
      <w:r>
        <w:t xml:space="preserve"> </w:t>
      </w:r>
      <w:r>
        <w:t xml:space="preserve">(see</w:t>
      </w:r>
      <w:r>
        <w:t xml:space="preserve"> </w:t>
      </w:r>
      <w:hyperlink r:id="rId19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FirstParagraph"/>
      </w:pPr>
      <w:r>
        <w:t xml:space="preserve">The same rule applies to every other reference table, such as a table of notation.</w:t>
      </w:r>
    </w:p>
    <w:bookmarkStart w:id="71" w:name="exm-note-sheet-rows"/>
    <w:p>
      <w:pPr>
        <w:pStyle w:val="BodyText"/>
      </w:pPr>
      <w:r>
        <w:rPr>
          <w:b/>
          <w:bCs/>
        </w:rPr>
        <w:t xml:space="preserve">Example 6 (Splitting a merged row)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Row:</w:t>
      </w:r>
      <w:r>
        <w:t xml:space="preserve"> </w:t>
      </w:r>
      <w:r>
        <w:rPr>
          <w:rStyle w:val="VerbatimChar"/>
        </w:rPr>
        <w:t xml:space="preserve">Dot product, sample mean</w:t>
      </w:r>
      <w:r>
        <w:t xml:space="preserve">, with both formulas in one cell.</w:t>
      </w:r>
    </w:p>
    <w:p>
      <w:pPr>
        <w:pStyle w:val="BlockText"/>
      </w:pPr>
      <w:r>
        <w:t xml:space="preserve">✅ Rows:</w:t>
      </w:r>
      <w:r>
        <w:t xml:space="preserve"> </w:t>
      </w:r>
      <w:r>
        <w:rPr>
          <w:rStyle w:val="VerbatimChar"/>
        </w:rPr>
        <w:t xml:space="preserve">Dot product</w:t>
      </w:r>
      <w:r>
        <w:t xml:space="preserve"> </w:t>
      </w:r>
      <w:r>
        <w:t xml:space="preserve">with its formula, then</w:t>
      </w:r>
      <w:r>
        <w:t xml:space="preserve"> </w:t>
      </w:r>
      <w:r>
        <w:rPr>
          <w:rStyle w:val="VerbatimChar"/>
        </w:rPr>
        <w:t xml:space="preserve">Sample mean</w:t>
      </w:r>
      <w:r>
        <w:t xml:space="preserve"> </w:t>
      </w:r>
      <w:r>
        <w:t xml:space="preserve">with its formula.</w:t>
      </w:r>
    </w:p>
    <w:p>
      <w:pPr>
        <w:pStyle w:val="FirstParagraph"/>
      </w:pPr>
      <w:r>
        <w:t xml:space="preserve">The ❌ row makes the reader find where one concept ends and the next begins.</w:t>
      </w:r>
      <w:r>
        <w:t xml:space="preserve"> </w:t>
      </w:r>
      <w:r>
        <w:t xml:space="preserve">The ✅ rows let the reader find one formula by one label.</w:t>
      </w:r>
    </w:p>
    <w:bookmarkEnd w:id="71"/>
    <w:bookmarkEnd w:id="72"/>
    <w:bookmarkStart w:id="73" w:name="talk-about-the-ideas-not-the-notes"/>
    <w:p>
      <w:pPr>
        <w:pStyle w:val="Heading2"/>
      </w:pPr>
      <w:r>
        <w:t xml:space="preserve">24 Talk about the ideas, not the notes</w:t>
      </w:r>
    </w:p>
    <w:p>
      <w:pPr>
        <w:pStyle w:val="FirstParagraph"/>
      </w:pPr>
      <w:r>
        <w:t xml:space="preserve">When a</w:t>
      </w:r>
      <w:r>
        <w:t xml:space="preserve"> </w:t>
      </w:r>
      <w:hyperlink r:id="rId14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21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21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73"/>
    <w:bookmarkStart w:id="75" w:name="write-grading-rubrics-as-checklists"/>
    <w:p>
      <w:pPr>
        <w:pStyle w:val="Heading2"/>
      </w:pPr>
      <w:r>
        <w:t xml:space="preserve">25 Write grading rubrics as checklists</w:t>
      </w:r>
    </w:p>
    <w:p>
      <w:pPr>
        <w:pStyle w:val="FirstParagraph"/>
      </w:pPr>
      <w:r>
        <w:t xml:space="preserve">Structure the rubric for most STEM questions as a checklist</w:t>
      </w:r>
      <w:r>
        <w:t xml:space="preserve"> </w:t>
      </w:r>
      <w:r>
        <w:t xml:space="preserve">(Ezra, 2026-10-26).</w:t>
      </w:r>
      <w:r>
        <w:t xml:space="preserve"> </w:t>
      </w:r>
      <w:r>
        <w:t xml:space="preserve">A grader then marks each item as earned or not,</w:t>
      </w:r>
      <w:r>
        <w:t xml:space="preserve"> </w:t>
      </w:r>
      <w:r>
        <w:t xml:space="preserve">and the points are the sum of the earned items.</w:t>
      </w:r>
      <w:r>
        <w:t xml:space="preserve"> </w:t>
      </w:r>
      <w:r>
        <w:t xml:space="preserve">A rubric written as a paragraph makes the grader reconstruct the items,</w:t>
      </w:r>
      <w:r>
        <w:t xml:space="preserve"> </w:t>
      </w:r>
      <w:r>
        <w:t xml:space="preserve">and two graders reconstruct different items.</w:t>
      </w:r>
    </w:p>
    <w:p>
      <w:pPr>
        <w:pStyle w:val="Compact"/>
        <w:numPr>
          <w:ilvl w:val="0"/>
          <w:numId w:val="1022"/>
        </w:numPr>
      </w:pPr>
      <w:r>
        <w:t xml:space="preserve">Write one checklist item per observable criterion,</w:t>
      </w:r>
      <w:r>
        <w:t xml:space="preserve"> </w:t>
      </w:r>
      <w:r>
        <w:t xml:space="preserve">and put its points first.</w:t>
      </w:r>
    </w:p>
    <w:p>
      <w:pPr>
        <w:pStyle w:val="Compact"/>
        <w:numPr>
          <w:ilvl w:val="0"/>
          <w:numId w:val="1022"/>
        </w:numPr>
      </w:pPr>
      <w:r>
        <w:t xml:space="preserve">Make the points of the items sum to the question’s points,</w:t>
      </w:r>
      <w:r>
        <w:t xml:space="preserve"> </w:t>
      </w:r>
      <w:r>
        <w:t xml:space="preserve">and state that total in the line that introduces the checklist.</w:t>
      </w:r>
    </w:p>
    <w:p>
      <w:pPr>
        <w:pStyle w:val="Compact"/>
        <w:numPr>
          <w:ilvl w:val="0"/>
          <w:numId w:val="1022"/>
        </w:numPr>
      </w:pPr>
      <w:r>
        <w:t xml:space="preserve">Write each item so that it is either met or not met.</w:t>
      </w:r>
      <w:r>
        <w:t xml:space="preserve"> </w:t>
      </w:r>
      <w:r>
        <w:t xml:space="preserve">Name the answer or the evidence that meets the criterion, as in</w:t>
      </w:r>
      <w:r>
        <w:t xml:space="preserve"> </w:t>
      </w:r>
      <w:r>
        <w:t xml:space="preserve">“cites the gap between training and CV MSE”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List an acceptable alternative answer as a sub-bullet without points</w:t>
      </w:r>
      <w:r>
        <w:t xml:space="preserve"> </w:t>
      </w:r>
      <w:r>
        <w:t xml:space="preserve">under the item it also satisfies,</w:t>
      </w:r>
      <w:r>
        <w:t xml:space="preserve"> </w:t>
      </w:r>
      <w:r>
        <w:t xml:space="preserve">so the items still sum to the question’s points.</w:t>
      </w:r>
      <w:r>
        <w:t xml:space="preserve"> </w:t>
      </w:r>
      <w:r>
        <w:t xml:space="preserve">Do not put the alternative in a separate paragraph.</w:t>
      </w:r>
    </w:p>
    <w:p>
      <w:pPr>
        <w:pStyle w:val="Compact"/>
        <w:numPr>
          <w:ilvl w:val="0"/>
          <w:numId w:val="1022"/>
        </w:numPr>
      </w:pPr>
      <w:r>
        <w:t xml:space="preserve">Keep the rubric in the solution, after the answer,</w:t>
      </w:r>
      <w:r>
        <w:t xml:space="preserve"> </w:t>
      </w:r>
      <w:r>
        <w:t xml:space="preserve">so a course that withholds solutions from students withholds the rubric too.</w:t>
      </w:r>
    </w:p>
    <w:p>
      <w:pPr>
        <w:pStyle w:val="Compact"/>
        <w:numPr>
          <w:ilvl w:val="0"/>
          <w:numId w:val="1022"/>
        </w:numPr>
      </w:pPr>
      <w:r>
        <w:t xml:space="preserve">Use another structure when a question has no separable criteria,</w:t>
      </w:r>
      <w:r>
        <w:t xml:space="preserve"> </w:t>
      </w:r>
      <w:r>
        <w:t xml:space="preserve">such as a single holistic judgment of a proof’s rigor.</w:t>
      </w:r>
    </w:p>
    <w:bookmarkStart w:id="74" w:name="exm-rubric-checklist"/>
    <w:p>
      <w:pPr>
        <w:pStyle w:val="FirstParagraph"/>
      </w:pPr>
      <w:r>
        <w:rPr>
          <w:b/>
          <w:bCs/>
        </w:rPr>
        <w:t xml:space="preserve">Example 7 (A rubric as a checklist)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Grading (6 points): two for</w:t>
      </w:r>
      <w:r>
        <w:t xml:space="preserve"> </w:t>
      </w:r>
      <m:oMath>
        <m:limLow>
          <m:e>
            <m:r>
              <m:t>r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one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r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three for</w:t>
      </w:r>
      <w:r>
        <w:t xml:space="preserve"> </w:t>
      </w:r>
      <w:r>
        <w:t xml:space="preserve">“orthogonal”</w:t>
      </w:r>
      <w:r>
        <w:t xml:space="preserve"> </w:t>
      </w:r>
      <w:r>
        <w:t xml:space="preserve">with its link to the normal equation.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Grading (6 points):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2 points: gives $\vresid = \tp{</w:t>
      </w:r>
      <w:r>
        <w:rPr>
          <w:rStyle w:val="CommentTok"/>
        </w:rPr>
        <w:t xml:space="preserve">[</w:t>
      </w:r>
      <w:r>
        <w:rPr>
          <w:rStyle w:val="OtherTok"/>
        </w:rPr>
        <w:t xml:space="preserve">-1, -1, 1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}$.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1 point: computes $\dprod{\vx}{\vresid} = 0$.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3 points: says $\vresid$ is orthogonal to $\vx$</w:t>
      </w:r>
      <w:r>
        <w:br/>
      </w:r>
      <w:r>
        <w:rPr>
          <w:rStyle w:val="NormalTok"/>
        </w:rPr>
        <w:t xml:space="preserve">  and links this orthogonality to the normal equation.</w:t>
      </w:r>
    </w:p>
    <w:p>
      <w:pPr>
        <w:pStyle w:val="FirstParagraph"/>
      </w:pPr>
      <w:r>
        <w:t xml:space="preserve">The checklist shows the grader each item to mark</w:t>
      </w:r>
      <w:r>
        <w:t xml:space="preserve"> </w:t>
      </w:r>
      <w:r>
        <w:t xml:space="preserve">and lets a script check that the points sum to the total.</w:t>
      </w:r>
    </w:p>
    <w:bookmarkEnd w:id="74"/>
    <w:bookmarkEnd w:id="75"/>
    <w:bookmarkStart w:id="79" w:name="Xcb579568ef754486ebde8b41ba4528bdf380eec"/>
    <w:p>
      <w:pPr>
        <w:pStyle w:val="Heading2"/>
      </w:pPr>
      <w:r>
        <w:t xml:space="preserve">26 Credit other courses without summarizing them</w:t>
      </w:r>
    </w:p>
    <w:p>
      <w:pPr>
        <w:pStyle w:val="Compact"/>
        <w:numPr>
          <w:ilvl w:val="0"/>
          <w:numId w:val="1023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76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23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7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23"/>
        </w:numPr>
      </w:pPr>
      <w:r>
        <w:t xml:space="preserve">Title a section by its topic, not by its author or course.</w:t>
      </w:r>
      <w:r>
        <w:t xml:space="preserve"> </w:t>
      </w:r>
      <w:hyperlink r:id="rId78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23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79"/>
    <w:bookmarkStart w:id="88" w:name="rules-that-apply-to-all-writing"/>
    <w:p>
      <w:pPr>
        <w:pStyle w:val="Heading2"/>
      </w:pPr>
      <w:r>
        <w:t xml:space="preserve">27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24"/>
        </w:numPr>
      </w:pPr>
      <w:hyperlink r:id="rId80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r:id="rId81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24"/>
        </w:numPr>
      </w:pPr>
      <w:hyperlink r:id="rId82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r:id="rId83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24"/>
        </w:numPr>
      </w:pPr>
      <w:hyperlink r:id="rId84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87" w:name="refs"/>
    <w:bookmarkStart w:id="86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85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86"/>
    <w:bookmarkEnd w:id="87"/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84" Type="http://schemas.openxmlformats.org/officeDocument/2006/relationships/hyperlink" Target="avoid-cliches.qmd" TargetMode="External"/><Relationship Id="rId76" Type="http://schemas.openxmlformats.org/officeDocument/2006/relationships/hyperlink" Target="citations-evidence.qmd#adapting-another-courses-material" TargetMode="External"/><Relationship Id="rId78" Type="http://schemas.openxmlformats.org/officeDocument/2006/relationships/hyperlink" Target="citations-evidence.qmd#put-the-content-first" TargetMode="External"/><Relationship Id="rId77" Type="http://schemas.openxmlformats.org/officeDocument/2006/relationships/hyperlink" Target="citations-evidence.qmd#quote-the-original" TargetMode="External"/><Relationship Id="rId80" Type="http://schemas.openxmlformats.org/officeDocument/2006/relationships/hyperlink" Target="conciseness.qmd#lead-with-the-subject" TargetMode="External"/><Relationship Id="rId69" Type="http://schemas.openxmlformats.org/officeDocument/2006/relationships/hyperlink" Target="conciseness.qmd#put-lists-in-bullet-points" TargetMode="External"/><Relationship Id="rId14" Type="http://schemas.openxmlformats.org/officeDocument/2006/relationships/hyperlink" Target="defining-terms.qmd#def-term" TargetMode="External"/><Relationship Id="rId32" Type="http://schemas.openxmlformats.org/officeDocument/2006/relationships/hyperlink" Target="defining-terms.qmd#def-variance-expression-and-prose" TargetMode="External"/><Relationship Id="rId28" Type="http://schemas.openxmlformats.org/officeDocument/2006/relationships/hyperlink" Target="defining-terms.qmd#guidelines-for-defining-terms" TargetMode="External"/><Relationship Id="rId81" Type="http://schemas.openxmlformats.org/officeDocument/2006/relationships/hyperlink" Target="grammar.qmd#demonstrative-pronouns" TargetMode="External"/><Relationship Id="rId56" Type="http://schemas.openxmlformats.org/officeDocument/2006/relationships/hyperlink" Target="https://cran.r-project.org/package=broom" TargetMode="External"/><Relationship Id="rId51" Type="http://schemas.openxmlformats.org/officeDocument/2006/relationships/hyperlink" Target="https://cran.r-project.org/package=gtsummary" TargetMode="External"/><Relationship Id="rId85" Type="http://schemas.openxmlformats.org/officeDocument/2006/relationships/hyperlink" Target="https://doi.org/10.1073/pnas.1319030111" TargetMode="External"/><Relationship Id="rId59" Type="http://schemas.openxmlformats.org/officeDocument/2006/relationships/hyperlink" Target="https://dplyr.tidyverse.org/" TargetMode="External"/><Relationship Id="rId50" Type="http://schemas.openxmlformats.org/officeDocument/2006/relationships/hyperlink" Target="https://easystats.github.io/parameters/" TargetMode="External"/><Relationship Id="rId55" Type="http://schemas.openxmlformats.org/officeDocument/2006/relationships/hyperlink" Target="https://easystats.github.io/performance/" TargetMode="External"/><Relationship Id="rId18" Type="http://schemas.openxmlformats.org/officeDocument/2006/relationships/hyperlink" Target="https://en.wikipedia.org/wiki/Modular_programming" TargetMode="External"/><Relationship Id="rId52" Type="http://schemas.openxmlformats.org/officeDocument/2006/relationships/hyperlink" Target="https://ggplot2.tidyverse.org/" TargetMode="External"/><Relationship Id="rId46" Type="http://schemas.openxmlformats.org/officeDocument/2006/relationships/hyperlink" Target="https://github.com/Morrison-Lab/ISLR-tidymodels-labs" TargetMode="External"/><Relationship Id="rId38" Type="http://schemas.openxmlformats.org/officeDocument/2006/relationships/hyperlink" Target="https://github.com/Morrison-Lab/ai-config/pull/4386" TargetMode="External"/><Relationship Id="rId12" Type="http://schemas.openxmlformats.org/officeDocument/2006/relationships/hyperlink" Target="https://github.com/Morrison-Lab/gha" TargetMode="External"/><Relationship Id="rId39" Type="http://schemas.openxmlformats.org/officeDocument/2006/relationships/hyperlink" Target="https://github.com/Morrison-Lab/gha/issues/1193" TargetMode="External"/><Relationship Id="rId15" Type="http://schemas.openxmlformats.org/officeDocument/2006/relationships/hyperlink" Target="https://github.com/Morrison-Lab/gha/issues/1290" TargetMode="External"/><Relationship Id="rId13" Type="http://schemas.openxmlformats.org/officeDocument/2006/relationships/hyperlink" Target="https://github.com/Morrison-Lab/gha/issues/1309" TargetMode="External"/><Relationship Id="rId40" Type="http://schemas.openxmlformats.org/officeDocument/2006/relationships/hyperlink" Target="https://github.com/Morrison-Lab/gha/pull/1262" TargetMode="External"/><Relationship Id="rId57" Type="http://schemas.openxmlformats.org/officeDocument/2006/relationships/hyperlink" Target="https://github.com/d-morrison/rme" TargetMode="External"/><Relationship Id="rId47" Type="http://schemas.openxmlformats.org/officeDocument/2006/relationships/hyperlink" Target="https://github.com/intro-stat-learning/ISLP_labs" TargetMode="External"/><Relationship Id="rId63" Type="http://schemas.openxmlformats.org/officeDocument/2006/relationships/hyperlink" Target="https://github.com/quarto-ext/include-code-files" TargetMode="External"/><Relationship Id="rId20" Type="http://schemas.openxmlformats.org/officeDocument/2006/relationships/hyperlink" Target="https://morrison-lab.github.io/mds/" TargetMode="External"/><Relationship Id="rId29" Type="http://schemas.openxmlformats.org/officeDocument/2006/relationships/hyperlink" Target="https://morrison-lab.github.io/mds/functions.html#def-function" TargetMode="External"/><Relationship Id="rId21" Type="http://schemas.openxmlformats.org/officeDocument/2006/relationships/hyperlink" Target="https://morrison-lab.github.io/pds/" TargetMode="External"/><Relationship Id="rId22" Type="http://schemas.openxmlformats.org/officeDocument/2006/relationships/hyperlink" Target="https://morrison-lab.github.io/sds/" TargetMode="External"/><Relationship Id="rId54" Type="http://schemas.openxmlformats.org/officeDocument/2006/relationships/hyperlink" Target="https://strengejacke.github.io/ggeffects/" TargetMode="External"/><Relationship Id="rId53" Type="http://schemas.openxmlformats.org/officeDocument/2006/relationships/hyperlink" Target="https://strengejacke.github.io/sjPlot/" TargetMode="External"/><Relationship Id="rId61" Type="http://schemas.openxmlformats.org/officeDocument/2006/relationships/hyperlink" Target="https://tibble.tidyverse.org/" TargetMode="External"/><Relationship Id="rId60" Type="http://schemas.openxmlformats.org/officeDocument/2006/relationships/hyperlink" Target="https://tidyr.tidyverse.org/" TargetMode="External"/><Relationship Id="rId45" Type="http://schemas.openxmlformats.org/officeDocument/2006/relationships/hyperlink" Target="https://www.tidymodels.org/" TargetMode="External"/><Relationship Id="rId19" Type="http://schemas.openxmlformats.org/officeDocument/2006/relationships/hyperlink" Target="notation.qmd#making-expressions-concise" TargetMode="External"/><Relationship Id="rId41" Type="http://schemas.openxmlformats.org/officeDocument/2006/relationships/hyperlink" Target="paper-organization.qmd#figures-and-tables" TargetMode="External"/><Relationship Id="rId83" Type="http://schemas.openxmlformats.org/officeDocument/2006/relationships/hyperlink" Target="word-choice.qmd#avoid-vague-and-metaphorical-language" TargetMode="External"/><Relationship Id="rId82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84" Type="http://schemas.openxmlformats.org/officeDocument/2006/relationships/hyperlink" Target="avoid-cliches.qmd" TargetMode="External"/><Relationship Id="rId76" Type="http://schemas.openxmlformats.org/officeDocument/2006/relationships/hyperlink" Target="citations-evidence.qmd#adapting-another-courses-material" TargetMode="External"/><Relationship Id="rId78" Type="http://schemas.openxmlformats.org/officeDocument/2006/relationships/hyperlink" Target="citations-evidence.qmd#put-the-content-first" TargetMode="External"/><Relationship Id="rId77" Type="http://schemas.openxmlformats.org/officeDocument/2006/relationships/hyperlink" Target="citations-evidence.qmd#quote-the-original" TargetMode="External"/><Relationship Id="rId80" Type="http://schemas.openxmlformats.org/officeDocument/2006/relationships/hyperlink" Target="conciseness.qmd#lead-with-the-subject" TargetMode="External"/><Relationship Id="rId69" Type="http://schemas.openxmlformats.org/officeDocument/2006/relationships/hyperlink" Target="conciseness.qmd#put-lists-in-bullet-points" TargetMode="External"/><Relationship Id="rId14" Type="http://schemas.openxmlformats.org/officeDocument/2006/relationships/hyperlink" Target="defining-terms.qmd#def-term" TargetMode="External"/><Relationship Id="rId32" Type="http://schemas.openxmlformats.org/officeDocument/2006/relationships/hyperlink" Target="defining-terms.qmd#def-variance-expression-and-prose" TargetMode="External"/><Relationship Id="rId28" Type="http://schemas.openxmlformats.org/officeDocument/2006/relationships/hyperlink" Target="defining-terms.qmd#guidelines-for-defining-terms" TargetMode="External"/><Relationship Id="rId81" Type="http://schemas.openxmlformats.org/officeDocument/2006/relationships/hyperlink" Target="grammar.qmd#demonstrative-pronouns" TargetMode="External"/><Relationship Id="rId56" Type="http://schemas.openxmlformats.org/officeDocument/2006/relationships/hyperlink" Target="https://cran.r-project.org/package=broom" TargetMode="External"/><Relationship Id="rId51" Type="http://schemas.openxmlformats.org/officeDocument/2006/relationships/hyperlink" Target="https://cran.r-project.org/package=gtsummary" TargetMode="External"/><Relationship Id="rId85" Type="http://schemas.openxmlformats.org/officeDocument/2006/relationships/hyperlink" Target="https://doi.org/10.1073/pnas.1319030111" TargetMode="External"/><Relationship Id="rId59" Type="http://schemas.openxmlformats.org/officeDocument/2006/relationships/hyperlink" Target="https://dplyr.tidyverse.org/" TargetMode="External"/><Relationship Id="rId50" Type="http://schemas.openxmlformats.org/officeDocument/2006/relationships/hyperlink" Target="https://easystats.github.io/parameters/" TargetMode="External"/><Relationship Id="rId55" Type="http://schemas.openxmlformats.org/officeDocument/2006/relationships/hyperlink" Target="https://easystats.github.io/performance/" TargetMode="External"/><Relationship Id="rId18" Type="http://schemas.openxmlformats.org/officeDocument/2006/relationships/hyperlink" Target="https://en.wikipedia.org/wiki/Modular_programming" TargetMode="External"/><Relationship Id="rId52" Type="http://schemas.openxmlformats.org/officeDocument/2006/relationships/hyperlink" Target="https://ggplot2.tidyverse.org/" TargetMode="External"/><Relationship Id="rId46" Type="http://schemas.openxmlformats.org/officeDocument/2006/relationships/hyperlink" Target="https://github.com/Morrison-Lab/ISLR-tidymodels-labs" TargetMode="External"/><Relationship Id="rId38" Type="http://schemas.openxmlformats.org/officeDocument/2006/relationships/hyperlink" Target="https://github.com/Morrison-Lab/ai-config/pull/4386" TargetMode="External"/><Relationship Id="rId12" Type="http://schemas.openxmlformats.org/officeDocument/2006/relationships/hyperlink" Target="https://github.com/Morrison-Lab/gha" TargetMode="External"/><Relationship Id="rId39" Type="http://schemas.openxmlformats.org/officeDocument/2006/relationships/hyperlink" Target="https://github.com/Morrison-Lab/gha/issues/1193" TargetMode="External"/><Relationship Id="rId15" Type="http://schemas.openxmlformats.org/officeDocument/2006/relationships/hyperlink" Target="https://github.com/Morrison-Lab/gha/issues/1290" TargetMode="External"/><Relationship Id="rId13" Type="http://schemas.openxmlformats.org/officeDocument/2006/relationships/hyperlink" Target="https://github.com/Morrison-Lab/gha/issues/1309" TargetMode="External"/><Relationship Id="rId40" Type="http://schemas.openxmlformats.org/officeDocument/2006/relationships/hyperlink" Target="https://github.com/Morrison-Lab/gha/pull/1262" TargetMode="External"/><Relationship Id="rId57" Type="http://schemas.openxmlformats.org/officeDocument/2006/relationships/hyperlink" Target="https://github.com/d-morrison/rme" TargetMode="External"/><Relationship Id="rId47" Type="http://schemas.openxmlformats.org/officeDocument/2006/relationships/hyperlink" Target="https://github.com/intro-stat-learning/ISLP_labs" TargetMode="External"/><Relationship Id="rId63" Type="http://schemas.openxmlformats.org/officeDocument/2006/relationships/hyperlink" Target="https://github.com/quarto-ext/include-code-files" TargetMode="External"/><Relationship Id="rId20" Type="http://schemas.openxmlformats.org/officeDocument/2006/relationships/hyperlink" Target="https://morrison-lab.github.io/mds/" TargetMode="External"/><Relationship Id="rId29" Type="http://schemas.openxmlformats.org/officeDocument/2006/relationships/hyperlink" Target="https://morrison-lab.github.io/mds/functions.html#def-function" TargetMode="External"/><Relationship Id="rId21" Type="http://schemas.openxmlformats.org/officeDocument/2006/relationships/hyperlink" Target="https://morrison-lab.github.io/pds/" TargetMode="External"/><Relationship Id="rId22" Type="http://schemas.openxmlformats.org/officeDocument/2006/relationships/hyperlink" Target="https://morrison-lab.github.io/sds/" TargetMode="External"/><Relationship Id="rId54" Type="http://schemas.openxmlformats.org/officeDocument/2006/relationships/hyperlink" Target="https://strengejacke.github.io/ggeffects/" TargetMode="External"/><Relationship Id="rId53" Type="http://schemas.openxmlformats.org/officeDocument/2006/relationships/hyperlink" Target="https://strengejacke.github.io/sjPlot/" TargetMode="External"/><Relationship Id="rId61" Type="http://schemas.openxmlformats.org/officeDocument/2006/relationships/hyperlink" Target="https://tibble.tidyverse.org/" TargetMode="External"/><Relationship Id="rId60" Type="http://schemas.openxmlformats.org/officeDocument/2006/relationships/hyperlink" Target="https://tidyr.tidyverse.org/" TargetMode="External"/><Relationship Id="rId45" Type="http://schemas.openxmlformats.org/officeDocument/2006/relationships/hyperlink" Target="https://www.tidymodels.org/" TargetMode="External"/><Relationship Id="rId19" Type="http://schemas.openxmlformats.org/officeDocument/2006/relationships/hyperlink" Target="notation.qmd#making-expressions-concise" TargetMode="External"/><Relationship Id="rId41" Type="http://schemas.openxmlformats.org/officeDocument/2006/relationships/hyperlink" Target="paper-organization.qmd#figures-and-tables" TargetMode="External"/><Relationship Id="rId83" Type="http://schemas.openxmlformats.org/officeDocument/2006/relationships/hyperlink" Target="word-choice.qmd#avoid-vague-and-metaphorical-language" TargetMode="External"/><Relationship Id="rId82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2026-10-29T21:14:01Z</dcterms:created>
  <dcterms:modified xsi:type="dcterms:W3CDTF">2026-10-29T21:14:01Z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14:07:55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