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14:35:32 (PDT)</w:delText>
        </w:r>
      </w:del>
    </w:p>
    <w:p>
      <w:pPr>
        <w:pStyle w:val="Date"/>
      </w:pPr>
      <w:ins w:id="2" w:author="PR Preview" w:date="2026-01-01T00:00:00Z">
        <w:r>
          <w:t xml:space="preserve">Last modified: 2026-10-29 14:36:23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2026-10-29T21:40:59Z</dcterms:created>
  <dcterms:modified xsi:type="dcterms:W3CDTF">2026-10-29T21:40:59Z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14:36:23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