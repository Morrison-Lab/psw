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del w:id="1" w:author="PR Preview" w:date="2026-01-01T00:00:00Z">
        <w:r>
          <w:delText xml:space="preserve">Last modified: 2026-10-29 14:29:08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14:29:02 (PDT)</w:t>
        </w:r>
      </w:ins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should have an explicit,</w:t>
      </w:r>
      <w:r>
        <w:t xml:space="preserve"> </w:t>
      </w:r>
      <w:r>
        <w:t xml:space="preserve">concise definition before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26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</w:t>
      </w:r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new symbol by its most direct, literal meaning, and derive its other forms:</w:t>
      </w:r>
      <w:r>
        <w:t xml:space="preserve"> </w:t>
      </w:r>
      <w:r>
        <w:t xml:space="preserve">Define a shorthand symbol directly from the objects it summarizes,</w:t>
      </w:r>
      <w:r>
        <w:t xml:space="preserve"> </w:t>
      </w:r>
      <w:r>
        <w:t xml:space="preserve">then prove any equivalent form as a result.</w:t>
      </w:r>
      <w:r>
        <w:t xml:space="preserve"> </w:t>
      </w:r>
      <w:r>
        <w:t xml:space="preserve">For example, with deviations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from the</w:t>
      </w:r>
      <w:r>
        <w:t xml:space="preserve"> </w:t>
      </w:r>
      <w:hyperlink w:anchor="def-population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define the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the deviations 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δ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then show that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Defining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states a result in place of the meaning,</w:t>
      </w:r>
      <w:r>
        <w:t xml:space="preserve"> </w:t>
      </w:r>
      <w:r>
        <w:t xml:space="preserve">and hides that the symbol is a mean of the deviations.</w:t>
      </w:r>
    </w:p>
    <w:p>
      <w:pPr>
        <w:numPr>
          <w:ilvl w:val="0"/>
          <w:numId w:val="1001"/>
        </w:numPr>
      </w:pPr>
      <w:ins w:id="3" w:author="PR Preview" w:date="2026-01-01T00:00:00Z">
        <w:r>
          <w:rPr>
            <w:b/>
            <w:bCs/>
          </w:rPr>
          <w:t xml:space="preserve">Put only the defining equation in a definition, and state equivalences as results:</w:t>
        </w:r>
      </w:ins>
      <w:ins w:id="4" w:author="PR Preview" w:date="2026-01-01T00:00:00Z">
        <w:r>
          <w:t xml:space="preserve"> </w:t>
        </w:r>
      </w:ins>
      <w:ins w:id="5" w:author="PR Preview" w:date="2026-01-01T00:00:00Z">
        <w:r>
          <w:t xml:space="preserve">A definition div displays one equation,</w:t>
        </w:r>
      </w:ins>
      <w:ins w:id="6" w:author="PR Preview" w:date="2026-01-01T00:00:00Z">
        <w:r>
          <w:t xml:space="preserve"> </w:t>
        </w:r>
      </w:ins>
      <w:ins w:id="7" w:author="PR Preview" w:date="2026-01-01T00:00:00Z">
        <w:r>
          <w:t xml:space="preserve">the one that links the symbol of the defined</w:t>
        </w:r>
      </w:ins>
      <w:ins w:id="8" w:author="PR Preview" w:date="2026-01-01T00:00:00Z">
        <w:r>
          <w:t xml:space="preserve"> </w:t>
        </w:r>
      </w:ins>
      <w:hyperlink w:anchor="def-term">
        <w:ins w:id="9" w:author="PR Preview" w:date="2026-01-01T00:00:00Z">
          <w:r>
            <w:rPr>
              <w:rStyle w:val="Hyperlink"/>
            </w:rPr>
            <w:t xml:space="preserve">term</w:t>
          </w:r>
        </w:ins>
      </w:hyperlink>
      <w:ins w:id="10" w:author="PR Preview" w:date="2026-01-01T00:00:00Z">
        <w:r>
          <w:t xml:space="preserve"> </w:t>
        </w:r>
      </w:ins>
      <w:ins w:id="11" w:author="PR Preview" w:date="2026-01-01T00:00:00Z">
        <w:r>
          <w:t xml:space="preserve">to its definitional expression.</w:t>
        </w:r>
      </w:ins>
      <w:ins w:id="12" w:author="PR Preview" w:date="2026-01-01T00:00:00Z">
        <w:r>
          <w:t xml:space="preserve"> </w:t>
        </w:r>
      </w:ins>
      <w:ins w:id="13" w:author="PR Preview" w:date="2026-01-01T00:00:00Z">
        <w:r>
          <w:t xml:space="preserve">It does not display a chain of equal expressions,</w:t>
        </w:r>
      </w:ins>
      <w:ins w:id="14" w:author="PR Preview" w:date="2026-01-01T00:00:00Z">
        <w:r>
          <w:t xml:space="preserve"> </w:t>
        </w:r>
      </w:ins>
      <w:ins w:id="15" w:author="PR Preview" w:date="2026-01-01T00:00:00Z">
        <w:r>
          <w:t xml:space="preserve">and it does not display an equivalent form.</w:t>
        </w:r>
      </w:ins>
      <w:ins w:id="16" w:author="PR Preview" w:date="2026-01-01T00:00:00Z">
        <w:r>
          <w:t xml:space="preserve"> </w:t>
        </w:r>
      </w:ins>
      <w:ins w:id="17" w:author="PR Preview" w:date="2026-01-01T00:00:00Z">
        <w:r>
          <w:t xml:space="preserve">It does not state that the defined concept is the same as, or equivalent to, another concept either.</w:t>
        </w:r>
      </w:ins>
      <w:ins w:id="18" w:author="PR Preview" w:date="2026-01-01T00:00:00Z">
        <w:r>
          <w:t xml:space="preserve"> </w:t>
        </w:r>
      </w:ins>
      <w:ins w:id="19" w:author="PR Preview" w:date="2026-01-01T00:00:00Z">
        <w:r>
          <w:t xml:space="preserve">State each equality between expressions, and each equivalence between concepts,</w:t>
        </w:r>
      </w:ins>
      <w:ins w:id="20" w:author="PR Preview" w:date="2026-01-01T00:00:00Z">
        <w:r>
          <w:t xml:space="preserve"> </w:t>
        </w:r>
      </w:ins>
      <w:ins w:id="21" w:author="PR Preview" w:date="2026-01-01T00:00:00Z">
        <w:r>
          <w:t xml:space="preserve">in its own result (a theorem, lemma, corollary or proposition) after the definition.</w:t>
        </w:r>
      </w:ins>
      <w:ins w:id="22" w:author="PR Preview" w:date="2026-01-01T00:00:00Z">
        <w:r>
          <w:t xml:space="preserve"> </w:t>
        </w:r>
      </w:ins>
      <w:ins w:id="23" w:author="PR Preview" w:date="2026-01-01T00:00:00Z">
        <w:r>
          <w:t xml:space="preserve">For example, define the residual</w:t>
        </w:r>
      </w:ins>
      <w:ins w:id="24" w:author="PR Preview" w:date="2026-01-01T00:00:00Z">
        <w:r>
          <w:t xml:space="preserve"> </w:t>
        </w:r>
      </w:ins>
      <w:hyperlink r:id="rId17">
        <w:ins w:id="25" w:author="PR Preview" w:date="2026-01-01T00:00:00Z">
          <w:r>
            <w:rPr>
              <w:rStyle w:val="Hyperlink"/>
            </w:rPr>
            <w:t xml:space="preserve">variance</w:t>
          </w:r>
        </w:ins>
      </w:hyperlink>
      <w:ins w:id="26" w:author="PR Preview" w:date="2026-01-01T00:00:00Z">
        <w:r>
          <w:t xml:space="preserve"> </w:t>
        </w:r>
      </w:ins>
      <w:ins w:id="27" w:author="PR Preview" w:date="2026-01-01T00:00:00Z">
        <w:r>
          <w:t xml:space="preserve">at</w:t>
        </w:r>
      </w:ins>
      <w:ins w:id="28" w:author="PR Preview" w:date="2026-01-01T00:00:00Z">
        <w:r>
          <w:t xml:space="preserve"> </w:t>
        </w:r>
      </w:ins>
      <m:oMath>
        <m:r>
          <m:t>x</m:t>
        </m:r>
      </m:oMath>
      <w:ins w:id="29" w:author="PR Preview" w:date="2026-01-01T00:00:00Z">
        <w:r>
          <w:t xml:space="preserve"> </w:t>
        </w:r>
      </w:ins>
      <w:ins w:id="30" w:author="PR Preview" w:date="2026-01-01T00:00:00Z">
        <w:r>
          <w:t xml:space="preserve">as</w:t>
        </w:r>
      </w:ins>
      <w:ins w:id="31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ins w:id="32" w:author="PR Preview" w:date="2026-01-01T00:00:00Z">
        <w:r>
          <w:t xml:space="preserve">,</w:t>
        </w:r>
      </w:ins>
      <w:ins w:id="33" w:author="PR Preview" w:date="2026-01-01T00:00:00Z">
        <w:r>
          <w:t xml:space="preserve"> </w:t>
        </w:r>
      </w:ins>
      <w:ins w:id="34" w:author="PR Preview" w:date="2026-01-01T00:00:00Z">
        <w:r>
          <w:t xml:space="preserve">then state</w:t>
        </w:r>
      </w:ins>
      <w:ins w:id="35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ins w:id="36" w:author="PR Preview" w:date="2026-01-01T00:00:00Z">
        <w:r>
          <w:t xml:space="preserve"> </w:t>
        </w:r>
      </w:ins>
      <w:ins w:id="37" w:author="PR Preview" w:date="2026-01-01T00:00:00Z">
        <w:r>
          <w:t xml:space="preserve">as a result.</w:t>
        </w:r>
      </w:ins>
      <w:ins w:id="38" w:author="PR Preview" w:date="2026-01-01T00:00:00Z">
        <w:r>
          <w:t xml:space="preserve"> </w:t>
        </w:r>
      </w:ins>
      <w:ins w:id="39" w:author="PR Preview" w:date="2026-01-01T00:00:00Z">
        <w:r>
          <w:t xml:space="preserve">A definition that also shows</w:t>
        </w:r>
      </w:ins>
      <w:ins w:id="40" w:author="PR Preview" w:date="2026-01-01T00:00:00Z">
        <w:r>
          <w:t xml:space="preserve"> </w:t>
        </w:r>
      </w:ins>
      <m:oMath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ins w:id="41" w:author="PR Preview" w:date="2026-01-01T00:00:00Z">
        <w:r>
          <w:t xml:space="preserve"> </w:t>
        </w:r>
      </w:ins>
      <w:ins w:id="42" w:author="PR Preview" w:date="2026-01-01T00:00:00Z">
        <w:r>
          <w:t xml:space="preserve">asserts a result without a statement or a proof,</w:t>
        </w:r>
      </w:ins>
      <w:ins w:id="43" w:author="PR Preview" w:date="2026-01-01T00:00:00Z">
        <w:r>
          <w:t xml:space="preserve"> </w:t>
        </w:r>
      </w:ins>
      <w:ins w:id="44" w:author="PR Preview" w:date="2026-01-01T00:00:00Z">
        <w:r>
          <w:t xml:space="preserve">and the reader cannot tell which equality is the definition.</w:t>
        </w:r>
      </w:ins>
      <w:ins w:id="45" w:author="PR Preview" w:date="2026-01-01T00:00:00Z">
        <w:r>
          <w:t xml:space="preserve"> </w:t>
        </w:r>
      </w:ins>
      <w:ins w:id="46" w:author="PR Preview" w:date="2026-01-01T00:00:00Z">
        <w:r>
          <w:t xml:space="preserve">The same holds for a sentence:</w:t>
        </w:r>
      </w:ins>
      <w:ins w:id="47" w:author="PR Preview" w:date="2026-01-01T00:00:00Z">
        <w:r>
          <w:t xml:space="preserve"> </w:t>
        </w:r>
      </w:ins>
      <w:ins w:id="48" w:author="PR Preview" w:date="2026-01-01T00:00:00Z">
        <w:r>
          <w:t xml:space="preserve">a definition that adds</w:t>
        </w:r>
      </w:ins>
      <w:ins w:id="49" w:author="PR Preview" w:date="2026-01-01T00:00:00Z">
        <w:r>
          <w:t xml:space="preserve"> </w:t>
        </w:r>
      </w:ins>
      <w:ins w:id="50" w:author="PR Preview" w:date="2026-01-01T00:00:00Z">
        <w:r>
          <w:t xml:space="preserve">“equivalently, the variance of the outcome given the covariates”</w:t>
        </w:r>
      </w:ins>
      <w:ins w:id="51" w:author="PR Preview" w:date="2026-01-01T00:00:00Z">
        <w:r>
          <w:t xml:space="preserve"> </w:t>
        </w:r>
      </w:ins>
      <w:ins w:id="52" w:author="PR Preview" w:date="2026-01-01T00:00:00Z">
        <w:r>
          <w:t xml:space="preserve">states a result, so it belongs in one.</w:t>
        </w:r>
      </w:ins>
    </w:p>
    <w:p>
      <w:pPr>
        <w:numPr>
          <w:ilvl w:val="0"/>
          <w:numId w:val="1001"/>
        </w:numPr>
      </w:pPr>
      <w:ins w:id="53" w:author="PR Preview" w:date="2026-01-01T00:00:00Z">
        <w:r>
          <w:rPr>
            <w:b/>
            <w:bCs/>
          </w:rPr>
          <w:t xml:space="preserve">Write both sides of a definition in the same notation:</w:t>
        </w:r>
      </w:ins>
      <w:ins w:id="54" w:author="PR Preview" w:date="2026-01-01T00:00:00Z">
        <w:r>
          <w:t xml:space="preserve"> </w:t>
        </w:r>
      </w:ins>
      <w:ins w:id="55" w:author="PR Preview" w:date="2026-01-01T00:00:00Z">
        <w:r>
          <w:t xml:space="preserve">The symbol on the left names an object,</w:t>
        </w:r>
      </w:ins>
      <w:ins w:id="56" w:author="PR Preview" w:date="2026-01-01T00:00:00Z">
        <w:r>
          <w:t xml:space="preserve"> </w:t>
        </w:r>
      </w:ins>
      <w:ins w:id="57" w:author="PR Preview" w:date="2026-01-01T00:00:00Z">
        <w:r>
          <w:t xml:space="preserve">and the right side expands that object’s own definition.</w:t>
        </w:r>
      </w:ins>
      <w:ins w:id="58" w:author="PR Preview" w:date="2026-01-01T00:00:00Z">
        <w:r>
          <w:t xml:space="preserve"> </w:t>
        </w:r>
      </w:ins>
      <w:ins w:id="59" w:author="PR Preview" w:date="2026-01-01T00:00:00Z">
        <w:r>
          <w:t xml:space="preserve">It does not describe the object in another way,</w:t>
        </w:r>
      </w:ins>
      <w:ins w:id="60" w:author="PR Preview" w:date="2026-01-01T00:00:00Z">
        <w:r>
          <w:t xml:space="preserve"> </w:t>
        </w:r>
      </w:ins>
      <w:ins w:id="61" w:author="PR Preview" w:date="2026-01-01T00:00:00Z">
        <w:r>
          <w:t xml:space="preserve">because the step from one description to the other is a result.</w:t>
        </w:r>
      </w:ins>
      <w:ins w:id="62" w:author="PR Preview" w:date="2026-01-01T00:00:00Z">
        <w:r>
          <w:t xml:space="preserve"> </w:t>
        </w:r>
      </w:ins>
      <w:ins w:id="63" w:author="PR Preview" w:date="2026-01-01T00:00:00Z">
        <w:r>
          <w:t xml:space="preserve">For example, with the conditional expectation</w:t>
        </w:r>
      </w:ins>
      <w:ins w:id="64" w:author="PR Preview" w:date="2026-01-01T00:00:00Z">
        <w:r>
          <w:t xml:space="preserve"> </w:t>
        </w:r>
      </w:ins>
      <w:hyperlink r:id="rId16">
        <w:ins w:id="65" w:author="PR Preview" w:date="2026-01-01T00:00:00Z">
          <w:r>
            <w:rPr>
              <w:rStyle w:val="Hyperlink"/>
            </w:rPr>
            <w:t xml:space="preserve">function</w:t>
          </w:r>
        </w:ins>
      </w:hyperlink>
      <w:ins w:id="66" w:author="PR Preview" w:date="2026-01-01T00:00:00Z">
        <w:r>
          <w:t xml:space="preserve"> </w:t>
        </w:r>
      </w:ins>
      <m:oMath>
        <m:r>
          <m:t>μ</m:t>
        </m:r>
      </m:oMath>
      <w:ins w:id="67" w:author="PR Preview" w:date="2026-01-01T00:00:00Z">
        <w:r>
          <w:t xml:space="preserve"> </w:t>
        </w:r>
      </w:ins>
      <w:ins w:id="68" w:author="PR Preview" w:date="2026-01-01T00:00:00Z">
        <w:r>
          <w:t xml:space="preserve">and its prediction error</w:t>
        </w:r>
      </w:ins>
      <w:ins w:id="69" w:author="PR Preview" w:date="2026-01-01T00:00:00Z">
        <w:r>
          <w:t xml:space="preserve"> </w:t>
        </w:r>
      </w:ins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</m:e>
        </m:d>
        <m:r>
          <m:t>​</m:t>
        </m:r>
      </m:oMath>
      <w:ins w:id="70" w:author="PR Preview" w:date="2026-01-01T00:00:00Z">
        <w:r>
          <w:t xml:space="preserve">,</w:t>
        </w:r>
      </w:ins>
      <w:ins w:id="71" w:author="PR Preview" w:date="2026-01-01T00:00:00Z">
        <w:r>
          <w:t xml:space="preserve"> </w:t>
        </w:r>
      </w:ins>
      <w:ins w:id="72" w:author="PR Preview" w:date="2026-01-01T00:00:00Z">
        <w:r>
          <w:t xml:space="preserve">define the residual risk as</w:t>
        </w:r>
      </w:ins>
      <w:ins w:id="73" w:author="PR Preview" w:date="2026-01-01T00:00:00Z">
        <w:r>
          <w:t xml:space="preserve"> </w:t>
        </w:r>
      </w:ins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ε</m:t>
                        </m:r>
                      </m:e>
                      <m:sub>
                        <m:r>
                          <m:rPr>
                            <m:nor/>
                            <m:sty m:val="p"/>
                          </m:rPr>
                          <m:t>pred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μ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ins w:id="74" w:author="PR Preview" w:date="2026-01-01T00:00:00Z">
        <w:r>
          <w:t xml:space="preserve">,</w:t>
        </w:r>
      </w:ins>
      <w:ins w:id="75" w:author="PR Preview" w:date="2026-01-01T00:00:00Z">
        <w:r>
          <w:t xml:space="preserve"> </w:t>
        </w:r>
      </w:ins>
      <w:ins w:id="76" w:author="PR Preview" w:date="2026-01-01T00:00:00Z">
        <w:r>
          <w:t xml:space="preserve">not as</w:t>
        </w:r>
      </w:ins>
      <w:ins w:id="77" w:author="PR Preview" w:date="2026-01-01T00:00:00Z">
        <w:r>
          <w:t xml:space="preserve"> </w:t>
        </w:r>
      </w:ins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ins w:id="78" w:author="PR Preview" w:date="2026-01-01T00:00:00Z">
        <w:r>
          <w:t xml:space="preserve">.</w:t>
        </w:r>
      </w:ins>
      <w:ins w:id="79" w:author="PR Preview" w:date="2026-01-01T00:00:00Z">
        <w:r>
          <w:t xml:space="preserve"> </w:t>
        </w:r>
      </w:ins>
      <w:ins w:id="80" w:author="PR Preview" w:date="2026-01-01T00:00:00Z">
        <w:r>
          <w:t xml:space="preserve">The second form spells the function</w:t>
        </w:r>
      </w:ins>
      <w:ins w:id="81" w:author="PR Preview" w:date="2026-01-01T00:00:00Z">
        <w:r>
          <w:t xml:space="preserve"> </w:t>
        </w:r>
      </w:ins>
      <m:oMath>
        <m:r>
          <m:t>μ</m:t>
        </m:r>
      </m:oMath>
      <w:ins w:id="82" w:author="PR Preview" w:date="2026-01-01T00:00:00Z">
        <w:r>
          <w:t xml:space="preserve"> </w:t>
        </w:r>
      </w:ins>
      <w:ins w:id="83" w:author="PR Preview" w:date="2026-01-01T00:00:00Z">
        <w:r>
          <w:t xml:space="preserve">out on the right</w:t>
        </w:r>
      </w:ins>
      <w:ins w:id="84" w:author="PR Preview" w:date="2026-01-01T00:00:00Z">
        <w:r>
          <w:t xml:space="preserve"> </w:t>
        </w:r>
      </w:ins>
      <w:ins w:id="85" w:author="PR Preview" w:date="2026-01-01T00:00:00Z">
        <w:r>
          <w:t xml:space="preserve">but names it on the left,</w:t>
        </w:r>
      </w:ins>
      <w:ins w:id="86" w:author="PR Preview" w:date="2026-01-01T00:00:00Z">
        <w:r>
          <w:t xml:space="preserve"> </w:t>
        </w:r>
      </w:ins>
      <w:ins w:id="87" w:author="PR Preview" w:date="2026-01-01T00:00:00Z">
        <w:r>
          <w:t xml:space="preserve">so a reader cannot tell whether the two sides describe the same object.</w:t>
        </w:r>
      </w:ins>
      <w:ins w:id="88" w:author="PR Preview" w:date="2026-01-01T00:00:00Z">
        <w:r>
          <w:t xml:space="preserve"> </w:t>
        </w:r>
      </w:ins>
      <w:ins w:id="89" w:author="PR Preview" w:date="2026-01-01T00:00:00Z">
        <w:r>
          <w:t xml:space="preserve">Derive the second form from the first in a proof.</w:t>
        </w:r>
      </w:ins>
    </w:p>
    <w:p>
      <w:pPr>
        <w:numPr>
          <w:ilvl w:val="0"/>
          <w:numId w:val="1001"/>
        </w:numPr>
      </w:pPr>
      <w:ins w:id="90" w:author="PR Preview" w:date="2026-01-01T00:00:00Z">
        <w:r>
          <w:rPr>
            <w:b/>
            <w:bCs/>
          </w:rPr>
          <w:t xml:space="preserve">Reuse the notation and the concept names of the result that introduces an object:</w:t>
        </w:r>
      </w:ins>
      <w:ins w:id="91" w:author="PR Preview" w:date="2026-01-01T00:00:00Z">
        <w:r>
          <w:t xml:space="preserve"> </w:t>
        </w:r>
      </w:ins>
      <w:ins w:id="92" w:author="PR Preview" w:date="2026-01-01T00:00:00Z">
        <w:r>
          <w:t xml:space="preserve">When an earlier theorem names an object,</w:t>
        </w:r>
      </w:ins>
      <w:ins w:id="93" w:author="PR Preview" w:date="2026-01-01T00:00:00Z">
        <w:r>
          <w:t xml:space="preserve"> </w:t>
        </w:r>
      </w:ins>
      <w:ins w:id="94" w:author="PR Preview" w:date="2026-01-01T00:00:00Z">
        <w:r>
          <w:t xml:space="preserve">every later definition about it uses the same symbols and the same concept.</w:t>
        </w:r>
      </w:ins>
      <w:ins w:id="95" w:author="PR Preview" w:date="2026-01-01T00:00:00Z">
        <w:r>
          <w:t xml:space="preserve"> </w:t>
        </w:r>
      </w:ins>
      <w:ins w:id="96" w:author="PR Preview" w:date="2026-01-01T00:00:00Z">
        <w:r>
          <w:t xml:space="preserve">Do not coin an alias symbol or a synonym</w:t>
        </w:r>
      </w:ins>
      <w:ins w:id="97" w:author="PR Preview" w:date="2026-01-01T00:00:00Z">
        <w:r>
          <w:t xml:space="preserve"> </w:t>
        </w:r>
      </w:ins>
      <w:hyperlink w:anchor="def-term">
        <w:ins w:id="98" w:author="PR Preview" w:date="2026-01-01T00:00:00Z">
          <w:r>
            <w:rPr>
              <w:rStyle w:val="Hyperlink"/>
            </w:rPr>
            <w:t xml:space="preserve">term</w:t>
          </w:r>
        </w:ins>
      </w:hyperlink>
      <w:ins w:id="99" w:author="PR Preview" w:date="2026-01-01T00:00:00Z">
        <w:r>
          <w:t xml:space="preserve"> </w:t>
        </w:r>
      </w:ins>
      <w:ins w:id="100" w:author="PR Preview" w:date="2026-01-01T00:00:00Z">
        <w:r>
          <w:t xml:space="preserve">for it.</w:t>
        </w:r>
      </w:ins>
      <w:ins w:id="101" w:author="PR Preview" w:date="2026-01-01T00:00:00Z">
        <w:r>
          <w:t xml:space="preserve"> </w:t>
        </w:r>
      </w:ins>
      <w:ins w:id="102" w:author="PR Preview" w:date="2026-01-01T00:00:00Z">
        <w:r>
          <w:t xml:space="preserve">For example, a theorem that decomposes the squared-error risk</w:t>
        </w:r>
      </w:ins>
      <w:ins w:id="103" w:author="PR Preview" w:date="2026-01-01T00:00:00Z">
        <w:r>
          <w:t xml:space="preserve"> </w:t>
        </w:r>
      </w:ins>
      <w:ins w:id="104" w:author="PR Preview" w:date="2026-01-01T00:00:00Z">
        <w:r>
          <w:t xml:space="preserve">and names the minimizing</w:t>
        </w:r>
      </w:ins>
      <w:ins w:id="105" w:author="PR Preview" w:date="2026-01-01T00:00:00Z">
        <w:r>
          <w:t xml:space="preserve"> </w:t>
        </w:r>
      </w:ins>
      <w:hyperlink r:id="rId16">
        <w:ins w:id="106" w:author="PR Preview" w:date="2026-01-01T00:00:00Z">
          <w:r>
            <w:rPr>
              <w:rStyle w:val="Hyperlink"/>
            </w:rPr>
            <w:t xml:space="preserve">function</w:t>
          </w:r>
        </w:ins>
      </w:hyperlink>
      <w:ins w:id="107" w:author="PR Preview" w:date="2026-01-01T00:00:00Z">
        <w:r>
          <w:t xml:space="preserve"> </w:t>
        </w:r>
      </w:ins>
      <m:oMath>
        <m:r>
          <m:t>μ</m:t>
        </m:r>
      </m:oMath>
      <w:ins w:id="108" w:author="PR Preview" w:date="2026-01-01T00:00:00Z">
        <w:r>
          <w:t xml:space="preserve"> </w:t>
        </w:r>
      </w:ins>
      <w:ins w:id="109" w:author="PR Preview" w:date="2026-01-01T00:00:00Z">
        <w:r>
          <w:t xml:space="preserve">fixes the residual risk as the risk</w:t>
        </w:r>
      </w:ins>
      <w:ins w:id="110" w:author="PR Preview" w:date="2026-01-01T00:00:00Z">
        <w:r>
          <w:t xml:space="preserve"> </w:t>
        </w:r>
      </w:ins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</m:e>
        </m:d>
        <m:r>
          <m:t>​</m:t>
        </m:r>
      </m:oMath>
      <w:ins w:id="111" w:author="PR Preview" w:date="2026-01-01T00:00:00Z">
        <w:r>
          <w:t xml:space="preserve"> </w:t>
        </w:r>
      </w:ins>
      <w:ins w:id="112" w:author="PR Preview" w:date="2026-01-01T00:00:00Z">
        <w:r>
          <w:t xml:space="preserve">of that function.</w:t>
        </w:r>
      </w:ins>
      <w:ins w:id="113" w:author="PR Preview" w:date="2026-01-01T00:00:00Z">
        <w:r>
          <w:t xml:space="preserve"> </w:t>
        </w:r>
      </w:ins>
      <w:ins w:id="114" w:author="PR Preview" w:date="2026-01-01T00:00:00Z">
        <w:r>
          <w:t xml:space="preserve">A definition that names the residual risk through a second symbol for the same function</w:t>
        </w:r>
      </w:ins>
      <w:ins w:id="115" w:author="PR Preview" w:date="2026-01-01T00:00:00Z">
        <w:r>
          <w:t xml:space="preserve"> </w:t>
        </w:r>
      </w:ins>
      <w:ins w:id="116" w:author="PR Preview" w:date="2026-01-01T00:00:00Z">
        <w:r>
          <w:t xml:space="preserve">leaves the reader to check that the two symbols denote one object.</w:t>
        </w:r>
      </w:ins>
    </w:p>
    <w:p>
      <w:pPr>
        <w:numPr>
          <w:ilvl w:val="0"/>
          <w:numId w:val="1001"/>
        </w:numPr>
      </w:pPr>
      <w:ins w:id="117" w:author="PR Preview" w:date="2026-01-01T00:00:00Z">
        <w:r>
          <w:rPr>
            <w:b/>
            <w:bCs/>
          </w:rPr>
          <w:t xml:space="preserve">Make a definition as concise as possible:</w:t>
        </w:r>
      </w:ins>
      <w:ins w:id="118" w:author="PR Preview" w:date="2026-01-01T00:00:00Z">
        <w:r>
          <w:t xml:space="preserve"> </w:t>
        </w:r>
      </w:ins>
      <w:ins w:id="119" w:author="PR Preview" w:date="2026-01-01T00:00:00Z">
        <w:r>
          <w:t xml:space="preserve">State the</w:t>
        </w:r>
      </w:ins>
      <w:ins w:id="120" w:author="PR Preview" w:date="2026-01-01T00:00:00Z">
        <w:r>
          <w:t xml:space="preserve"> </w:t>
        </w:r>
      </w:ins>
      <w:hyperlink w:anchor="def-term">
        <w:ins w:id="121" w:author="PR Preview" w:date="2026-01-01T00:00:00Z">
          <w:r>
            <w:rPr>
              <w:rStyle w:val="Hyperlink"/>
            </w:rPr>
            <w:t xml:space="preserve">term</w:t>
          </w:r>
        </w:ins>
      </w:hyperlink>
      <w:ins w:id="122" w:author="PR Preview" w:date="2026-01-01T00:00:00Z">
        <w:r>
          <w:t xml:space="preserve"> </w:t>
        </w:r>
      </w:ins>
      <w:ins w:id="123" w:author="PR Preview" w:date="2026-01-01T00:00:00Z">
        <w:r>
          <w:t xml:space="preserve">with the fewest words and symbols that fix it exactly.</w:t>
        </w:r>
      </w:ins>
      <w:ins w:id="124" w:author="PR Preview" w:date="2026-01-01T00:00:00Z">
        <w:r>
          <w:t xml:space="preserve"> </w:t>
        </w:r>
      </w:ins>
      <w:ins w:id="125" w:author="PR Preview" w:date="2026-01-01T00:00:00Z">
        <w:r>
          <w:t xml:space="preserve">Build on terms that are already defined, and link them,</w:t>
        </w:r>
      </w:ins>
      <w:ins w:id="126" w:author="PR Preview" w:date="2026-01-01T00:00:00Z">
        <w:r>
          <w:t xml:space="preserve"> </w:t>
        </w:r>
      </w:ins>
      <w:ins w:id="127" w:author="PR Preview" w:date="2026-01-01T00:00:00Z">
        <w:r>
          <w:t xml:space="preserve">instead of spelling out again what they mean.</w:t>
        </w:r>
      </w:ins>
      <w:ins w:id="128" w:author="PR Preview" w:date="2026-01-01T00:00:00Z">
        <w:r>
          <w:t xml:space="preserve"> </w:t>
        </w:r>
      </w:ins>
      <w:ins w:id="129" w:author="PR Preview" w:date="2026-01-01T00:00:00Z">
        <w:r>
          <w:t xml:space="preserve">For example, define a mode of a distribution as an element of the</w:t>
        </w:r>
      </w:ins>
      <w:ins w:id="130" w:author="PR Preview" w:date="2026-01-01T00:00:00Z">
        <w:r>
          <w:t xml:space="preserve"> </w:t>
        </w:r>
      </w:ins>
      <w:hyperlink r:id="rId18">
        <w:ins w:id="131" w:author="PR Preview" w:date="2026-01-01T00:00:00Z">
          <w:r>
            <w:rPr>
              <w:rStyle w:val="Hyperlink"/>
            </w:rPr>
            <w:t xml:space="preserve">argmax</w:t>
          </w:r>
        </w:ins>
      </w:hyperlink>
      <w:ins w:id="132" w:author="PR Preview" w:date="2026-01-01T00:00:00Z">
        <w:r>
          <w:t xml:space="preserve"> </w:t>
        </w:r>
      </w:ins>
      <w:ins w:id="133" w:author="PR Preview" w:date="2026-01-01T00:00:00Z">
        <w:r>
          <w:t xml:space="preserve">of its density or mass</w:t>
        </w:r>
      </w:ins>
      <w:ins w:id="134" w:author="PR Preview" w:date="2026-01-01T00:00:00Z">
        <w:r>
          <w:t xml:space="preserve"> </w:t>
        </w:r>
      </w:ins>
      <w:hyperlink r:id="rId16">
        <w:ins w:id="135" w:author="PR Preview" w:date="2026-01-01T00:00:00Z">
          <w:r>
            <w:rPr>
              <w:rStyle w:val="Hyperlink"/>
            </w:rPr>
            <w:t xml:space="preserve">function</w:t>
          </w:r>
        </w:ins>
      </w:hyperlink>
      <w:ins w:id="136" w:author="PR Preview" w:date="2026-01-01T00:00:00Z">
        <w:r>
          <w:t xml:space="preserve">,</w:t>
        </w:r>
      </w:ins>
      <w:ins w:id="137" w:author="PR Preview" w:date="2026-01-01T00:00:00Z">
        <w:r>
          <w:t xml:space="preserve"> </w:t>
        </w:r>
      </w:ins>
      <w:ins w:id="138" w:author="PR Preview" w:date="2026-01-01T00:00:00Z">
        <w:r>
          <w:t xml:space="preserve">not by writing out the inequality that the argmax stands for.</w:t>
        </w:r>
      </w:ins>
      <w:ins w:id="139" w:author="PR Preview" w:date="2026-01-01T00:00:00Z">
        <w:r>
          <w:t xml:space="preserve"> </w:t>
        </w:r>
      </w:ins>
      <w:ins w:id="140" w:author="PR Preview" w:date="2026-01-01T00:00:00Z">
        <w:r>
          <w:t xml:space="preserve">The inequality belongs in the definition of the argmax, which the reader can follow the link to.</w:t>
        </w:r>
      </w:ins>
      <w:ins w:id="141" w:author="PR Preview" w:date="2026-01-01T00:00:00Z">
        <w:r>
          <w:t xml:space="preserve"> </w:t>
        </w:r>
      </w:ins>
      <w:ins w:id="142" w:author="PR Preview" w:date="2026-01-01T00:00:00Z">
        <w:r>
          <w:t xml:space="preserve">A definition that restates a linked term is longer to read and drifts from the original if either changes.</w:t>
        </w:r>
      </w:ins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term directly, not as a modification of another term:</w:t>
      </w:r>
      <w:r>
        <w:t xml:space="preserve"> </w:t>
      </w:r>
      <w:r>
        <w:t xml:space="preserve">State what the term is, in its own words and symbols.</w:t>
      </w:r>
      <w:r>
        <w:t xml:space="preserve"> </w:t>
      </w:r>
      <w:r>
        <w:t xml:space="preserve">Do not make the reader recall a different term</w:t>
      </w:r>
      <w:r>
        <w:t xml:space="preserve"> </w:t>
      </w:r>
      <w:r>
        <w:t xml:space="preserve">and then apply a list of changes to it.</w:t>
      </w:r>
      <w:r>
        <w:t xml:space="preserve"> </w:t>
      </w:r>
      <w:r>
        <w:t xml:space="preserve">For example, define the expected prediction error</w:t>
      </w:r>
      <w:r>
        <w:t xml:space="preserve"> </w:t>
      </w:r>
      <w:r>
        <w:t xml:space="preserve">as the population mean of the squared prediction error</w:t>
      </w:r>
      <w:r>
        <w:t xml:space="preserve"> </w:t>
      </w:r>
      <w:r>
        <w:t xml:space="preserve">over training sets and new observations,</w:t>
      </w:r>
      <w:r>
        <w:t xml:space="preserve"> </w:t>
      </w:r>
      <w:r>
        <w:t xml:space="preserve">rather than as</w:t>
      </w:r>
      <w:r>
        <w:t xml:space="preserve"> </w:t>
      </w:r>
      <w:r>
        <w:t xml:space="preserve">“the sample mean squared error of predictions,</w:t>
      </w:r>
      <w:r>
        <w:t xml:space="preserve"> </w:t>
      </w:r>
      <w:r>
        <w:t xml:space="preserve">with the average over observations replaced by an expectation”</w:t>
      </w:r>
      <w:r>
        <w:t xml:space="preserve">.</w:t>
      </w:r>
      <w:r>
        <w:t xml:space="preserve"> </w:t>
      </w:r>
      <w:r>
        <w:t xml:space="preserve">The second wording makes the reader build a term</w:t>
      </w:r>
      <w:r>
        <w:t xml:space="preserve"> </w:t>
      </w:r>
      <w:r>
        <w:t xml:space="preserve">that the definition then discards.</w:t>
      </w:r>
      <w:r>
        <w:t xml:space="preserve"> </w:t>
      </w:r>
      <w:r>
        <w:t xml:space="preserve">Link a related term when it helps,</w:t>
      </w:r>
      <w:r>
        <w:t xml:space="preserve"> </w:t>
      </w:r>
      <w:r>
        <w:t xml:space="preserve">and relate the two in an example or a remark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encounters.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of a term before the first definition, theorem or passage that relies on it,</w:t>
      </w:r>
      <w:r>
        <w:t xml:space="preserve"> </w:t>
      </w:r>
      <w:r>
        <w:t xml:space="preserve">so that every link to a definition points backward rather than forward</w:t>
      </w:r>
      <w:r>
        <w:t xml:space="preserve"> </w:t>
      </w:r>
      <w:r>
        <w:t xml:space="preserve">(see</w:t>
      </w:r>
      <w:r>
        <w:t xml:space="preserve"> </w:t>
      </w:r>
      <w:hyperlink r:id="rId19">
        <w:r>
          <w:rPr>
            <w:rStyle w:val="Hyperlink"/>
          </w:rPr>
          <w:t xml:space="preserve">Avoid forward references</w:t>
        </w:r>
      </w:hyperlink>
      <w:r>
        <w:t xml:space="preserve">).</w:t>
      </w:r>
      <w:r>
        <w:t xml:space="preserve"> </w:t>
      </w:r>
      <w:r>
        <w:t xml:space="preserve">When a definition or theorem uses a term whose definition comes later in the document,</w:t>
      </w:r>
      <w:r>
        <w:t xml:space="preserve"> </w:t>
      </w:r>
      <w:r>
        <w:t xml:space="preserve">reorder the content so the definition comes first;</w:t>
      </w:r>
      <w:r>
        <w:t xml:space="preserve"> </w:t>
      </w:r>
      <w:r>
        <w:t xml:space="preserve">do not remove the hyperlink to hide the forward reference.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every key term a formal definition in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#def-</w:t>
      </w:r>
      <w:r>
        <w:rPr>
          <w:b/>
          <w:bCs/>
        </w:rPr>
        <w:t xml:space="preserve"> </w:t>
      </w:r>
      <w:r>
        <w:rPr>
          <w:b/>
          <w:bCs/>
        </w:rPr>
        <w:t xml:space="preserve">div:</w:t>
      </w:r>
      <w:r>
        <w:t xml:space="preserve"> </w:t>
      </w:r>
      <w:r>
        <w:t xml:space="preserve">A term that the document relies on needs its own definition div,</w:t>
      </w:r>
      <w:r>
        <w:t xml:space="preserve"> </w:t>
      </w:r>
      <w:r>
        <w:t xml:space="preserve">even if an exercise, a solution, an example or a sentence of prose</w:t>
      </w:r>
      <w:r>
        <w:t xml:space="preserve"> </w:t>
      </w:r>
      <w:r>
        <w:t xml:space="preserve">has already explained it.</w:t>
      </w:r>
      <w:r>
        <w:t xml:space="preserve"> </w:t>
      </w:r>
      <w:r>
        <w:t xml:space="preserve">An explanation inside an exercise or solution cannot be linked to as a definition,</w:t>
      </w:r>
      <w:r>
        <w:t xml:space="preserve"> </w:t>
      </w:r>
      <w:r>
        <w:t xml:space="preserve">and a student who skips the exercise never sees it.</w:t>
      </w:r>
      <w:r>
        <w:t xml:space="preserve"> </w:t>
      </w:r>
      <w:r>
        <w:t xml:space="preserve">Find the gaps by listing the terms the document uses,</w:t>
      </w:r>
      <w:r>
        <w:t xml:space="preserve"> </w:t>
      </w:r>
      <w:r>
        <w:t xml:space="preserve">such as the bolded phrases and the terms in section titles,</w:t>
      </w:r>
      <w:r>
        <w:t xml:space="preserve"> </w:t>
      </w:r>
      <w:r>
        <w:t xml:space="preserve">and checking that each one has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or a link to the page that has one.</w:t>
      </w:r>
      <w:r>
        <w:t xml:space="preserve"> </w:t>
      </w:r>
      <w:r>
        <w:t xml:space="preserve">This extends</w:t>
      </w:r>
      <w:r>
        <w:t xml:space="preserve"> </w:t>
      </w:r>
      <w:r>
        <w:rPr>
          <w:i/>
          <w:iCs/>
        </w:rPr>
        <w:t xml:space="preserve">Give each term its own definition block</w:t>
      </w:r>
      <w:r>
        <w:t xml:space="preserve"> </w:t>
      </w:r>
      <w:r>
        <w:t xml:space="preserve">below</w:t>
      </w:r>
      <w:r>
        <w:t xml:space="preserve"> </w:t>
      </w:r>
      <w:r>
        <w:t xml:space="preserve">from terms defined in passing to terms explained only in exercises.</w:t>
      </w:r>
      <w:r>
        <w:t xml:space="preserve"> </w:t>
      </w:r>
      <w:r>
        <w:t xml:space="preserve">For example, if</w:t>
      </w:r>
      <w:r>
        <w:t xml:space="preserve"> </w:t>
      </w:r>
      <w:r>
        <w:t xml:space="preserve">“loss function”</w:t>
      </w:r>
      <w:r>
        <w:t xml:space="preserve"> </w:t>
      </w:r>
      <w:r>
        <w:t xml:space="preserve">first appears in an exercise</w:t>
      </w:r>
      <w:r>
        <w:t xml:space="preserve"> </w:t>
      </w:r>
      <w:r>
        <w:t xml:space="preserve">that asks students to compute one,</w:t>
      </w:r>
      <w:r>
        <w:t xml:space="preserve"> </w:t>
      </w:r>
      <w:r>
        <w:t xml:space="preserve">add a</w:t>
      </w:r>
      <w:r>
        <w:t xml:space="preserve"> </w:t>
      </w:r>
      <w:r>
        <w:rPr>
          <w:rStyle w:val="VerbatimChar"/>
        </w:rPr>
        <w:t xml:space="preserve">#def-loss-function</w:t>
      </w:r>
      <w:r>
        <w:t xml:space="preserve"> </w:t>
      </w:r>
      <w:r>
        <w:t xml:space="preserve">div before the exercise,</w:t>
      </w:r>
      <w:r>
        <w:t xml:space="preserve"> </w:t>
      </w:r>
      <w:r>
        <w:t xml:space="preserve">and link the exercise’s mentions to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Pair each technical term with its mathematical symbol:</w:t>
      </w:r>
      <w:r>
        <w:t xml:space="preserve"> </w:t>
      </w:r>
      <w:r>
        <w:t xml:space="preserve">Whenever a definition, an example or a list names a quantity in words,</w:t>
      </w:r>
      <w:r>
        <w:t xml:space="preserve"> </w:t>
      </w:r>
      <w:r>
        <w:t xml:space="preserve">write its symbol beside the name.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slope”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squares”</w:t>
      </w:r>
      <w:r>
        <w:t xml:space="preserve"> </w:t>
      </w:r>
      <w:r>
        <w:t xml:space="preserve">alone.</w:t>
      </w:r>
      <w:r>
        <w:t xml:space="preserve"> </w:t>
      </w:r>
      <w:r>
        <w:t xml:space="preserve">The words tell the reader what the quantity means,</w:t>
      </w:r>
      <w:r>
        <w:t xml:space="preserve"> </w:t>
      </w:r>
      <w:r>
        <w:t xml:space="preserve">and the symbol tells the reader which letters stand for it in the equations that follow.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a definition a symbol only when the object recurs in formulas:</w:t>
      </w:r>
      <w:r>
        <w:t xml:space="preserve"> </w:t>
      </w:r>
      <w:r>
        <w:t xml:space="preserve">Introduce a new symbol or macro for a defined term</w:t>
      </w:r>
      <w:r>
        <w:t xml:space="preserve"> </w:t>
      </w:r>
      <w:r>
        <w:t xml:space="preserve">when the term appears in at least two formulas.</w:t>
      </w:r>
      <w:r>
        <w:t xml:space="preserve"> </w:t>
      </w:r>
      <w:r>
        <w:t xml:space="preserve">A term that appears only in words, such as</w:t>
      </w:r>
      <w:r>
        <w:t xml:space="preserve"> </w:t>
      </w:r>
      <w:r>
        <w:t xml:space="preserve">“pairwise disjoint”</w:t>
      </w:r>
      <w:r>
        <w:t xml:space="preserve">,</w:t>
      </w:r>
      <w:r>
        <w:t xml:space="preserve"> </w:t>
      </w:r>
      <w:r>
        <w:t xml:space="preserve">needs no symbol.</w:t>
      </w:r>
      <w:r>
        <w:t xml:space="preserve"> </w:t>
      </w:r>
      <w:r>
        <w:t xml:space="preserve">A term that recurs in formulas, such as a level set, needs one,</w:t>
      </w:r>
      <w:r>
        <w:t xml:space="preserve"> </w:t>
      </w:r>
      <w:r>
        <w:t xml:space="preserve">so the reader sees the same object written the same way each time.</w:t>
      </w:r>
      <w:r>
        <w:t xml:space="preserve"> </w:t>
      </w:r>
      <w:r>
        <w:t xml:space="preserve">Define the symbol by the term’s most literal meaning,</w:t>
      </w:r>
      <w:r>
        <w:t xml:space="preserve"> </w:t>
      </w:r>
      <w:r>
        <w:t xml:space="preserve">such as the preimage of a single value for a level set.</w:t>
      </w:r>
      <w:r>
        <w:t xml:space="preserve"> </w:t>
      </w:r>
      <w:r>
        <w:t xml:space="preserve">No check can decide this rule,</w:t>
      </w:r>
      <w:r>
        <w:t xml:space="preserve"> </w:t>
      </w:r>
      <w:r>
        <w:t xml:space="preserve">because whether a term</w:t>
      </w:r>
      <w:r>
        <w:t xml:space="preserve"> </w:t>
      </w:r>
      <w:r>
        <w:t xml:space="preserve">“recurs”</w:t>
      </w:r>
      <w:r>
        <w:t xml:space="preserve"> </w:t>
      </w:r>
      <w:r>
        <w:t xml:space="preserve">depends on how the notes use it,</w:t>
      </w:r>
      <w:r>
        <w:t xml:space="preserve"> </w:t>
      </w:r>
      <w:r>
        <w:t xml:space="preserve">so a reviewer judges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and link every technical term at its first use in each div:</w:t>
      </w:r>
      <w:r>
        <w:t xml:space="preserve"> </w:t>
      </w:r>
      <w:r>
        <w:t xml:space="preserve">Inside a definition, theorem, example or other div,</w:t>
      </w:r>
      <w:r>
        <w:t xml:space="preserve"> </w:t>
      </w:r>
      <w:r>
        <w:t xml:space="preserve">link a technical term to its formal definition the first time it appears in that div.</w:t>
      </w:r>
      <w:r>
        <w:t xml:space="preserve"> </w:t>
      </w:r>
      <w:r>
        <w:t xml:space="preserve">Outside divs, link it the first time it appears in each prose passage.</w:t>
      </w:r>
      <w:r>
        <w:t xml:space="preserve"> </w:t>
      </w:r>
      <w:r>
        <w:t xml:space="preserve">A link in an earlier div does not carry over,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Link once per div or passage, not at every mention.</w:t>
      </w:r>
      <w:r>
        <w:t xml:space="preserve"> </w:t>
      </w:r>
      <w:r>
        <w:t xml:space="preserve">If the term has no formal definition yet,</w:t>
      </w:r>
      <w:r>
        <w:t xml:space="preserve"> </w:t>
      </w:r>
      <w:r>
        <w:t xml:space="preserve">write the definition in its own definition div,</w:t>
      </w:r>
      <w:r>
        <w:t xml:space="preserve"> </w:t>
      </w:r>
      <w:r>
        <w:t xml:space="preserve">then link to it.</w:t>
      </w:r>
      <w:r>
        <w:t xml:space="preserve"> </w:t>
      </w:r>
      <w:r>
        <w:t xml:space="preserve">Never define a term inline inside another div,</w:t>
      </w:r>
      <w:r>
        <w:t xml:space="preserve"> </w:t>
      </w:r>
      <w:r>
        <w:t xml:space="preserve">because an inline definition cannot be linked to from anywhere else.</w:t>
      </w:r>
      <w:r>
        <w:t xml:space="preserve"> </w:t>
      </w:r>
      <w:r>
        <w:t xml:space="preserve">In a series of related documents, such as course notes,</w:t>
      </w:r>
      <w:r>
        <w:t xml:space="preserve"> </w:t>
      </w:r>
      <w:r>
        <w:t xml:space="preserve">first look for a definition in an earlier document</w:t>
      </w:r>
      <w:r>
        <w:t xml:space="preserve"> </w:t>
      </w:r>
      <w:r>
        <w:t xml:space="preserve">and link to it if one exists.</w:t>
      </w:r>
      <w:r>
        <w:t xml:space="preserve"> </w:t>
      </w:r>
      <w:r>
        <w:t xml:space="preserve">Otherwise write the definition in the earliest document that needs the term.</w:t>
      </w:r>
      <w:r>
        <w:t xml:space="preserve"> </w:t>
      </w:r>
      <w:r>
        <w:t xml:space="preserve">A passage is the prose outside divs between one heading and the next,</w:t>
      </w:r>
      <w:r>
        <w:t xml:space="preserve"> </w:t>
      </w:r>
      <w:r>
        <w:t xml:space="preserve">and each div counts separately from the passage around it</w:t>
      </w:r>
      <w:r>
        <w:t xml:space="preserve"> </w:t>
      </w:r>
      <w:r>
        <w:t xml:space="preserve">and from every other div.</w:t>
      </w:r>
      <w:r>
        <w:t xml:space="preserve"> </w:t>
      </w:r>
      <w:r>
        <w:t xml:space="preserve">For example, if a div defines noise as the outcome minus the</w:t>
      </w:r>
      <w:r>
        <w:t xml:space="preserve"> </w:t>
      </w:r>
      <w:r>
        <w:t xml:space="preserve">“true function”</w:t>
      </w:r>
      <w:r>
        <w:t xml:space="preserve">,</w:t>
      </w:r>
      <w:r>
        <w:t xml:space="preserve"> </w:t>
      </w:r>
      <w:r>
        <w:t xml:space="preserve">link the term as</w:t>
      </w:r>
      <w:r>
        <w:t xml:space="preserve"> </w:t>
      </w:r>
      <w:r>
        <w:rPr>
          <w:rStyle w:val="VerbatimChar"/>
        </w:rPr>
        <w:t xml:space="preserve">[true function](#def-true-function)</w:t>
      </w:r>
      <w:r>
        <w:t xml:space="preserve">,</w:t>
      </w:r>
      <w:r>
        <w:t xml:space="preserve"> </w:t>
      </w:r>
      <w:r>
        <w:t xml:space="preserve">and first add a definition div with that ID if the document lacks one.</w:t>
      </w:r>
      <w:r>
        <w:t xml:space="preserve"> </w:t>
      </w:r>
      <w:r>
        <w:t xml:space="preserve">A counterexample: the definition of noise links</w:t>
      </w:r>
      <w:r>
        <w:t xml:space="preserve"> </w:t>
      </w:r>
      <w:r>
        <w:t xml:space="preserve">“mean”</w:t>
      </w:r>
      <w:r>
        <w:t xml:space="preserve">.</w:t>
      </w:r>
      <w:r>
        <w:t xml:space="preserve"> </w:t>
      </w:r>
      <w:r>
        <w:t xml:space="preserve">The example block after it also uses</w:t>
      </w:r>
      <w:r>
        <w:t xml:space="preserve"> </w:t>
      </w:r>
      <w:r>
        <w:t xml:space="preserve">“mean”</w:t>
      </w:r>
      <w:r>
        <w:t xml:space="preserve">,</w:t>
      </w:r>
      <w:r>
        <w:t xml:space="preserve"> </w:t>
      </w:r>
      <w:r>
        <w:t xml:space="preserve">but without a link, wrongly assuming the earlier link carries over.</w:t>
      </w:r>
      <w:r>
        <w:t xml:space="preserve"> </w:t>
      </w:r>
      <w:r>
        <w:t xml:space="preserve">The example block should link</w:t>
      </w:r>
      <w:r>
        <w:t xml:space="preserve"> </w:t>
      </w:r>
      <w:r>
        <w:t xml:space="preserve">“mean”</w:t>
      </w:r>
      <w:r>
        <w:t xml:space="preserve"> </w:t>
      </w:r>
      <w:r>
        <w:t xml:space="preserve">at its own first use.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Link the longest defined phrase:</w:t>
      </w:r>
      <w:r>
        <w:t xml:space="preserve"> </w:t>
      </w:r>
      <w:r>
        <w:t xml:space="preserve">When a longer phrase has its own definition,</w:t>
      </w:r>
      <w:r>
        <w:t xml:space="preserve"> </w:t>
      </w:r>
      <w:r>
        <w:t xml:space="preserve">link the whole phrase to that definition,</w:t>
      </w:r>
      <w:r>
        <w:t xml:space="preserve"> </w:t>
      </w:r>
      <w:r>
        <w:t xml:space="preserve">not a shorter term inside it.</w:t>
      </w:r>
      <w:r>
        <w:t xml:space="preserve"> </w:t>
      </w:r>
      <w:r>
        <w:t xml:space="preserve">For example, link</w:t>
      </w:r>
      <w:r>
        <w:t xml:space="preserve"> </w:t>
      </w:r>
      <w:r>
        <w:rPr>
          <w:rStyle w:val="VerbatimChar"/>
        </w:rPr>
        <w:t xml:space="preserve">[logistic regression](#def-logistic-regression)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“logistic</w:t>
      </w:r>
      <w:r>
        <w:t xml:space="preserve"> </w:t>
      </w:r>
      <w:r>
        <w:rPr>
          <w:rStyle w:val="VerbatimChar"/>
        </w:rPr>
        <w:t xml:space="preserve">[regression](#def-regression)</w:t>
      </w:r>
      <w:r>
        <w:t xml:space="preserve">”</w:t>
      </w:r>
      <w:r>
        <w:t xml:space="preserve">.</w:t>
      </w:r>
      <w:r>
        <w:t xml:space="preserve"> </w:t>
      </w:r>
      <w:r>
        <w:t xml:space="preserve">The shorter term names a different concept,</w:t>
      </w:r>
      <w:r>
        <w:t xml:space="preserve"> </w:t>
      </w:r>
      <w:r>
        <w:t xml:space="preserve">so linking it sends the reader to the wrong definition.</w:t>
      </w:r>
      <w:r>
        <w:t xml:space="preserve"> </w:t>
      </w:r>
      <w:r>
        <w:t xml:space="preserve">Link the shorter term only where it stands alone.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check-term-links</w:t>
      </w:r>
      <w:r>
        <w:t xml:space="preserve"> </w:t>
      </w:r>
      <w:r>
        <w:t xml:space="preserve">check in</w:t>
      </w:r>
      <w:r>
        <w:t xml:space="preserve"> </w:t>
      </w:r>
      <w:hyperlink r:id="rId20">
        <w:r>
          <w:rPr>
            <w:rStyle w:val="Hyperlink"/>
          </w:rPr>
          <w:t xml:space="preserve">gha</w:t>
        </w:r>
      </w:hyperlink>
      <w:r>
        <w:t xml:space="preserve"> </w:t>
      </w:r>
      <w:r>
        <w:t xml:space="preserve">flags a partial link.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Link the term where the sentence uses it, not in a parenthetical list:</w:t>
      </w:r>
      <w:r>
        <w:t xml:space="preserve"> </w:t>
      </w:r>
      <w:r>
        <w:t xml:space="preserve"> </w:t>
      </w:r>
      <w:r>
        <w:t xml:space="preserve">Write the name as a link inside the sentence that needs it.</w:t>
      </w:r>
      <w:r>
        <w:t xml:space="preserve"> </w:t>
      </w:r>
      <w:r>
        <w:t xml:space="preserve">Do not name the concepts in the sentence and then list their definitions in a parenthetical after it.</w:t>
      </w:r>
      <w:r>
        <w:t xml:space="preserve"> </w:t>
      </w:r>
      <w:r>
        <w:t xml:space="preserve">For example, write</w:t>
      </w:r>
      <w:r>
        <w:t xml:space="preserve"> </w:t>
      </w:r>
      <w:r>
        <w:rPr>
          <w:rStyle w:val="VerbatimChar"/>
        </w:rPr>
        <w:t xml:space="preserve">the expected squared prediction error is the sum of the squared [bias](#def-bias), the [variance](#def-variance), and the [residual variance](#def-residual-variance)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rPr>
          <w:rStyle w:val="VerbatimChar"/>
        </w:rPr>
        <w:t xml:space="preserve">the expected squared prediction error is the sum of the squared bias, the variance, and the residual variance (definitions: [bias](#def-bias), [variance](#def-variance), [residual variance](#def-residual-variance))</w:t>
      </w:r>
      <w:r>
        <w:t xml:space="preserve">.</w:t>
      </w:r>
      <w:r>
        <w:t xml:space="preserve"> </w:t>
      </w:r>
      <w:r>
        <w:t xml:space="preserve">The parenthetical makes the reader read each term twice,</w:t>
      </w:r>
      <w:r>
        <w:t xml:space="preserve"> </w:t>
      </w:r>
      <w:r>
        <w:t xml:space="preserve">and it separates the link from the place where the term does its work.</w:t>
      </w:r>
      <w:r>
        <w:t xml:space="preserve"> </w:t>
      </w:r>
      <w:r>
        <w:t xml:space="preserve">If a term sits inside math, where a link cannot go,</w:t>
      </w:r>
      <w:r>
        <w:t xml:space="preserve"> </w:t>
      </w:r>
      <w:r>
        <w:t xml:space="preserve">name the term in words in the sentence and link those words.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check-quarto-prose</w:t>
      </w:r>
      <w:r>
        <w:t xml:space="preserve"> </w:t>
      </w:r>
      <w:r>
        <w:t xml:space="preserve">check in</w:t>
      </w:r>
      <w:r>
        <w:t xml:space="preserve"> </w:t>
      </w:r>
      <w:hyperlink r:id="rId21">
        <w:r>
          <w:rPr>
            <w:rStyle w:val="Hyperlink"/>
          </w:rPr>
          <w:t xml:space="preserve">gha</w:t>
        </w:r>
      </w:hyperlink>
      <w:r>
        <w:t xml:space="preserve"> </w:t>
      </w:r>
      <w:r>
        <w:t xml:space="preserve">flags a parenthetical that opens with</w:t>
      </w:r>
      <w:r>
        <w:t xml:space="preserve"> </w:t>
      </w:r>
      <w:r>
        <w:rPr>
          <w:rStyle w:val="VerbatimChar"/>
        </w:rPr>
        <w:t xml:space="preserve">(definition: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(definitions: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Do not presuppose what the reader has not encountered:</w:t>
      </w:r>
      <w:r>
        <w:t xml:space="preserve"> </w:t>
      </w:r>
      <w:r>
        <w:t xml:space="preserve">A definite noun phrase, one that starts with</w:t>
      </w:r>
      <w:r>
        <w:t xml:space="preserve"> </w:t>
      </w:r>
      <w:r>
        <w:t xml:space="preserve">“the”</w:t>
      </w:r>
      <w:r>
        <w:t xml:space="preserve">,</w:t>
      </w:r>
      <w:r>
        <w:t xml:space="preserve"> </w:t>
      </w:r>
      <w:r>
        <w:t xml:space="preserve">presupposes that the reader already knows what it refers to.</w:t>
      </w:r>
      <w:r>
        <w:t xml:space="preserve"> </w:t>
      </w:r>
      <w:r>
        <w:t xml:space="preserve">“Fit a line to the synthetic data”</w:t>
      </w:r>
      <w:r>
        <w:t xml:space="preserve"> </w:t>
      </w:r>
      <w:r>
        <w:t xml:space="preserve">is unjustified</w:t>
      </w:r>
      <w:r>
        <w:t xml:space="preserve"> </w:t>
      </w:r>
      <w:r>
        <w:t xml:space="preserve">if no earlier sentence has said which data these are, or where they came from.</w:t>
      </w:r>
      <w:r>
        <w:t xml:space="preserve"> </w:t>
      </w:r>
      <w:r>
        <w:t xml:space="preserve">Check each</w:t>
      </w:r>
      <w:r>
        <w:t xml:space="preserve"> </w:t>
      </w:r>
      <w:r>
        <w:t xml:space="preserve">“the …”</w:t>
      </w:r>
      <w:r>
        <w:t xml:space="preserve"> </w:t>
      </w:r>
      <w:r>
        <w:t xml:space="preserve">phrase for a referent the reader has already seen.</w:t>
      </w:r>
      <w:r>
        <w:t xml:space="preserve"> </w:t>
      </w:r>
      <w:r>
        <w:t xml:space="preserve">If there is none, introduce the referent first,</w:t>
      </w:r>
      <w:r>
        <w:t xml:space="preserve"> </w:t>
      </w:r>
      <w:r>
        <w:t xml:space="preserve">or write</w:t>
      </w:r>
      <w:r>
        <w:t xml:space="preserve"> </w:t>
      </w:r>
      <w:r>
        <w:t xml:space="preserve">“a”</w:t>
      </w:r>
      <w:r>
        <w:t xml:space="preserve"> </w:t>
      </w:r>
      <w:r>
        <w:t xml:space="preserve">or</w:t>
      </w:r>
      <w:r>
        <w:t xml:space="preserve"> </w:t>
      </w:r>
      <w:r>
        <w:t xml:space="preserve">“some”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“the”</w:t>
      </w:r>
      <w:r>
        <w:t xml:space="preserve">.</w:t>
      </w:r>
      <w:r>
        <w:t xml:space="preserve"> </w:t>
      </w:r>
      <w:r>
        <w:t xml:space="preserve">Then link each definite noun phrase to what it refers to,</w:t>
      </w:r>
      <w:r>
        <w:t xml:space="preserve"> </w:t>
      </w:r>
      <w:r>
        <w:t xml:space="preserve">with a cross-reference such as</w:t>
      </w:r>
      <w:r>
        <w:t xml:space="preserve"> </w:t>
      </w:r>
      <w:r>
        <w:rPr>
          <w:rStyle w:val="VerbatimChar"/>
        </w:rPr>
        <w:t xml:space="preserve">[the synthetic data](#exm-synthetic-data)</w:t>
      </w:r>
      <w:r>
        <w:t xml:space="preserve">,</w:t>
      </w:r>
      <w:r>
        <w:t xml:space="preserve"> </w:t>
      </w:r>
      <w:r>
        <w:t xml:space="preserve">so that a reader who has forgotten or skipped the referent can find it.</w:t>
      </w:r>
      <w:r>
        <w:t xml:space="preserve"> </w:t>
      </w:r>
      <w:r>
        <w:t xml:space="preserve">Skip the link when the referent is introduced in the same div,</w:t>
      </w:r>
      <w:r>
        <w:t xml:space="preserve"> </w:t>
      </w:r>
      <w:r>
        <w:t xml:space="preserve">or in the same prose passage, as the phrase.</w:t>
      </w:r>
      <w:r>
        <w:t xml:space="preserve"> </w:t>
      </w:r>
      <w:r>
        <w:t xml:space="preserve">Inside a div, the antecedent has to be in that div:</w:t>
      </w:r>
      <w:r>
        <w:t xml:space="preserve"> </w:t>
      </w:r>
      <w:r>
        <w:t xml:space="preserve">an earlier div does not count,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For example, an exercise that says</w:t>
      </w:r>
      <w:r>
        <w:t xml:space="preserve"> </w:t>
      </w:r>
      <w:r>
        <w:t xml:space="preserve">“Explain the labels”</w:t>
      </w:r>
      <w:r>
        <w:t xml:space="preserve"> </w:t>
      </w:r>
      <w:r>
        <w:t xml:space="preserve">with no labels named in it</w:t>
      </w:r>
      <w:r>
        <w:t xml:space="preserve"> </w:t>
      </w:r>
      <w:r>
        <w:t xml:space="preserve">has no antecedent, even if an earlier exercise names some.</w:t>
      </w:r>
      <w:r>
        <w:t xml:space="preserve"> </w:t>
      </w:r>
      <w:r>
        <w:t xml:space="preserve">Name the labels in the exercise, or link them to where they are introduced.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  <w:r>
        <w:t xml:space="preserve"> </w:t>
      </w:r>
      <w:r>
        <w:t xml:space="preserve">Give closely related terms separate divs too:</w:t>
      </w:r>
      <w:r>
        <w:t xml:space="preserve"> </w:t>
      </w:r>
      <w:r>
        <w:t xml:space="preserve">only full synonyms share one (see</w:t>
      </w:r>
      <w:r>
        <w:t xml:space="preserve"> </w:t>
      </w:r>
      <w:r>
        <w:rPr>
          <w:i/>
          <w:iCs/>
        </w:rPr>
        <w:t xml:space="preserve">Name the synonyms</w:t>
      </w:r>
      <w:r>
        <w:t xml:space="preserve"> </w:t>
      </w:r>
      <w:r>
        <w:t xml:space="preserve">below).</w:t>
      </w:r>
      <w:r>
        <w:t xml:space="preserve"> </w:t>
      </w:r>
      <w:r>
        <w:t xml:space="preserve">For example, the left and right distributive laws are two properties,</w:t>
      </w:r>
      <w:r>
        <w:t xml:space="preserve"> </w:t>
      </w:r>
      <w:r>
        <w:t xml:space="preserve">each with its own identifier, example and exercise,</w:t>
      </w:r>
      <w:r>
        <w:t xml:space="preserve"> </w:t>
      </w:r>
      <w:r>
        <w:t xml:space="preserve">so define them in two divs.</w:t>
      </w:r>
      <w:r>
        <w:t xml:space="preserve"> </w:t>
      </w:r>
      <w:r>
        <w:t xml:space="preserve">A reader who needs one of them can then link to exactly that one.</w:t>
      </w:r>
    </w:p>
    <w:bookmarkStart w:id="22" w:name="exm-one-definition-per-div"/>
    <w:p>
      <w:pPr>
        <w:numPr>
          <w:ilvl w:val="0"/>
          <w:numId w:val="1000"/>
        </w:numPr>
      </w:pPr>
      <w:r>
        <w:rPr>
          <w:b/>
          <w:bCs/>
        </w:rPr>
        <w:t xml:space="preserve">Example 5 (Splitting two related definitions)</w:t>
      </w:r>
      <w:r>
        <w:t xml:space="preserve"> </w:t>
      </w:r>
      <w:r>
        <w:t xml:space="preserve"> </w:t>
      </w:r>
    </w:p>
    <w:p>
      <w:pPr>
        <w:pStyle w:val="BlockText"/>
        <w:numPr>
          <w:ilvl w:val="0"/>
          <w:numId w:val="1000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Definition (distributive laws).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(left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(right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numPr>
          <w:ilvl w:val="0"/>
          <w:numId w:val="1000"/>
        </w:numPr>
      </w:pPr>
      <w:r>
        <w:t xml:space="preserve">The first block cannot be linked to as</w:t>
      </w:r>
      <w:r>
        <w:t xml:space="preserve"> </w:t>
      </w:r>
      <w:r>
        <w:t xml:space="preserve">“left distributivity”</w:t>
      </w:r>
      <w:r>
        <w:t xml:space="preserve"> </w:t>
      </w:r>
      <w:r>
        <w:t xml:space="preserve">without also pointing at the other law,</w:t>
      </w:r>
      <w:r>
        <w:t xml:space="preserve"> </w:t>
      </w:r>
      <w:r>
        <w:t xml:space="preserve">and one example cannot illustrate both.</w:t>
      </w:r>
      <w:r>
        <w:t xml:space="preserve"> </w:t>
      </w:r>
      <w:r>
        <w:t xml:space="preserve">For numbers, right distributivity follows from left distributivity because multiplication commutes,</w:t>
      </w:r>
      <w:r>
        <w:t xml:space="preserve"> </w:t>
      </w:r>
      <w:r>
        <w:t xml:space="preserve">so one example checks both.</w:t>
      </w:r>
      <w:r>
        <w:t xml:space="preserve"> </w:t>
      </w:r>
      <w:r>
        <w:t xml:space="preserve">Matrix multiplication does not commute, so establishing one law does not establish the other,</w:t>
      </w:r>
      <w:r>
        <w:t xml:space="preserve"> </w:t>
      </w:r>
      <w:r>
        <w:t xml:space="preserve">and each needs its own example.</w:t>
      </w:r>
    </w:p>
    <w:bookmarkEnd w:id="22"/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every word that names the concept is an alternative name,</w:t>
      </w:r>
      <w:r>
        <w:t xml:space="preserve"> </w:t>
      </w:r>
      <w:r>
        <w:t xml:space="preserve">and each is treated exactly as the primary name:</w:t>
      </w:r>
      <w:r>
        <w:t xml:space="preserve"> </w:t>
      </w:r>
      <w:r>
        <w:t xml:space="preserve">put all of them in the div title as a comma-separated list,</w:t>
      </w:r>
      <w:r>
        <w:t xml:space="preserve"> </w:t>
      </w:r>
      <w:r>
        <w:t xml:space="preserve">with the primary name first, as in</w:t>
      </w:r>
      <w:r>
        <w:t xml:space="preserve"> </w:t>
      </w:r>
      <w:r>
        <w:t xml:space="preserve">“Postulate, axiom”</w:t>
      </w:r>
      <w:r>
        <w:t xml:space="preserve">,</w:t>
      </w:r>
      <w:r>
        <w:t xml:space="preserve"> </w:t>
      </w:r>
      <w:r>
        <w:t xml:space="preserve"> </w:t>
      </w:r>
      <w:r>
        <w:t xml:space="preserve">and bold each where it first appears in the definition.</w:t>
      </w:r>
      <w:r>
        <w:t xml:space="preserve"> </w:t>
      </w:r>
      <w:r>
        <w:t xml:space="preserve">Do not use parentheses or a phrase such as</w:t>
      </w:r>
      <w:r>
        <w:t xml:space="preserve"> </w:t>
      </w:r>
      <w:r>
        <w:t xml:space="preserve">“also called”</w:t>
      </w:r>
      <w:r>
        <w:t xml:space="preserve"> </w:t>
      </w:r>
      <w:r>
        <w:t xml:space="preserve">in the title.</w:t>
      </w:r>
      <w:r>
        <w:t xml:space="preserve"> </w:t>
      </w:r>
      <w:r>
        <w:t xml:space="preserve">This covers the names other sources use, such as a textbook’s,</w:t>
      </w:r>
      <w:r>
        <w:t xml:space="preserve"> </w:t>
      </w:r>
      <w:r>
        <w:t xml:space="preserve">which belong in the title and in bold too,</w:t>
      </w:r>
      <w:r>
        <w:t xml:space="preserve"> </w:t>
      </w:r>
      <w:r>
        <w:t xml:space="preserve">as in</w:t>
      </w:r>
      <w:r>
        <w:t xml:space="preserve"> </w:t>
      </w:r>
      <w:r>
        <w:t xml:space="preserve">“Risk, expected loss, population risk, true risk,</w:t>
      </w:r>
      <w:r>
        <w:t xml:space="preserve"> </w:t>
      </w:r>
      <w:r>
        <w:t xml:space="preserve">generalization error, expected prediction error”</w:t>
      </w:r>
      <w:r>
        <w:t xml:space="preserve">.</w:t>
      </w:r>
      <w:r>
        <w:t xml:space="preserve"> </w:t>
      </w:r>
      <w:r>
        <w:t xml:space="preserve">Say which one the document uses.</w:t>
      </w:r>
      <w:r>
        <w:t xml:space="preserve"> </w:t>
      </w:r>
      <w:r>
        <w:t xml:space="preserve">Name near-synonyms in the definition block or in a callout beside it,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encounters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23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Tell synonyms from hyponyms: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synonym</w:t>
      </w:r>
      <w:r>
        <w:t xml:space="preserve"> </w:t>
      </w:r>
      <w:r>
        <w:t xml:space="preserve">names the same concept as the primary term,</w:t>
      </w:r>
      <w:r>
        <w:t xml:space="preserve"> </w:t>
      </w:r>
      <w:r>
        <w:t xml:space="preserve">so it belongs in the div title.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hyponym</w:t>
      </w:r>
      <w:r>
        <w:t xml:space="preserve"> </w:t>
      </w:r>
      <w:r>
        <w:t xml:space="preserve">names a special case of another term,</w:t>
      </w:r>
      <w:r>
        <w:t xml:space="preserve"> </w:t>
      </w:r>
      <w:r>
        <w:t xml:space="preserve">such as</w:t>
      </w:r>
      <w:r>
        <w:t xml:space="preserve"> </w:t>
      </w:r>
      <w:r>
        <w:t xml:space="preserve">“linear regression”</w:t>
      </w:r>
      <w:r>
        <w:t xml:space="preserve"> </w:t>
      </w:r>
      <w:r>
        <w:t xml:space="preserve">for</w:t>
      </w:r>
      <w:r>
        <w:t xml:space="preserve"> </w:t>
      </w:r>
      <w:r>
        <w:t xml:space="preserve">“regression model”</w:t>
      </w:r>
      <w:r>
        <w:t xml:space="preserve">,</w:t>
      </w:r>
      <w:r>
        <w:t xml:space="preserve"> </w:t>
      </w:r>
      <w:r>
        <w:t xml:space="preserve">so it is a different concept.</w:t>
      </w:r>
      <w:r>
        <w:t xml:space="preserve"> </w:t>
      </w:r>
      <w:r>
        <w:t xml:space="preserve">Give each hyponym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and never put it in the title of the general term</w:t>
      </w:r>
      <w:r>
        <w:t xml:space="preserve"> </w:t>
      </w:r>
      <w:r>
        <w:t xml:space="preserve">or introduce it with</w:t>
      </w:r>
      <w:r>
        <w:t xml:space="preserve"> </w:t>
      </w:r>
      <w:r>
        <w:t xml:space="preserve">“also called”</w:t>
      </w:r>
      <w:r>
        <w:t xml:space="preserve"> </w:t>
      </w:r>
      <w:r>
        <w:t xml:space="preserve">(Ezra, 2026-10-23).</w:t>
      </w:r>
      <w:r>
        <w:t xml:space="preserve"> </w:t>
      </w:r>
      <w:r>
        <w:t xml:space="preserve">When unsure, check both directions.</w:t>
      </w:r>
      <w:r>
        <w:t xml:space="preserve"> </w:t>
      </w:r>
      <w:r>
        <w:t xml:space="preserve">Is every instance of the new term an instance of the old term?</w:t>
      </w:r>
      <w:r>
        <w:t xml:space="preserve"> </w:t>
      </w:r>
      <w:r>
        <w:t xml:space="preserve">Is every instance of the old term an instance of the new term?</w:t>
      </w:r>
      <w:r>
        <w:t xml:space="preserve"> </w:t>
      </w:r>
      <w:r>
        <w:t xml:space="preserve">If only the first holds, the new term is a hyponym.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Keep an entrenched misnomer, and clarify it once:</w:t>
      </w:r>
      <w:r>
        <w:t xml:space="preserve"> </w:t>
      </w:r>
      <w:r>
        <w:t xml:space="preserve">Some names the literature has fixed are technically wrong,</w:t>
      </w:r>
      <w:r>
        <w:t xml:space="preserve"> </w:t>
      </w:r>
      <w:r>
        <w:t xml:space="preserve">such as</w:t>
      </w:r>
      <w:r>
        <w:t xml:space="preserve"> </w:t>
      </w:r>
      <w:r>
        <w:t xml:space="preserve">“linear regression”</w:t>
      </w:r>
      <w:r>
        <w:t xml:space="preserve"> </w:t>
      </w:r>
      <w:r>
        <w:t xml:space="preserve">for a model with an intercept,</w:t>
      </w:r>
      <w:r>
        <w:t xml:space="preserve"> </w:t>
      </w:r>
      <w:r>
        <w:t xml:space="preserve"> </w:t>
      </w:r>
      <w:r>
        <w:t xml:space="preserve">whose mean is an</w:t>
      </w:r>
      <w:r>
        <w:t xml:space="preserve"> </w:t>
      </w:r>
      <w:hyperlink r:id="rId24">
        <w:r>
          <w:rPr>
            <w:rStyle w:val="Hyperlink"/>
          </w:rPr>
          <w:t xml:space="preserve">affine</w:t>
        </w:r>
      </w:hyperlink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of the predictors,</w:t>
      </w:r>
      <w:r>
        <w:t xml:space="preserve"> </w:t>
      </w:r>
      <w:r>
        <w:t xml:space="preserve">not a</w:t>
      </w:r>
      <w:r>
        <w:t xml:space="preserve"> </w:t>
      </w:r>
      <w:hyperlink r:id="rId25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one</w:t>
      </w:r>
      <w:r>
        <w:t xml:space="preserve"> </w:t>
      </w:r>
      <w:r>
        <w:t xml:space="preserve">(Ezra, 2026-10-28).</w:t>
      </w:r>
      <w:r>
        <w:t xml:space="preserve"> </w:t>
      </w:r>
      <w:r>
        <w:t xml:space="preserve">Wherever the wording is yours, use the precise word:</w:t>
      </w:r>
      <w:r>
        <w:t xml:space="preserve"> </w:t>
      </w:r>
      <w:r>
        <w:t xml:space="preserve">write</w:t>
      </w:r>
      <w:r>
        <w:t xml:space="preserve"> </w:t>
      </w:r>
      <w:r>
        <w:t xml:space="preserve">“affine in the predictors”</w:t>
      </w:r>
      <w:r>
        <w:t xml:space="preserve"> </w:t>
      </w:r>
      <w:r>
        <w:t xml:space="preserve">for a function with an intercept,</w:t>
      </w:r>
      <w:r>
        <w:t xml:space="preserve"> </w:t>
      </w:r>
      <w:r>
        <w:t xml:space="preserve">and</w:t>
      </w:r>
      <w:r>
        <w:t xml:space="preserve"> </w:t>
      </w:r>
      <w:r>
        <w:t xml:space="preserve">“linear”</w:t>
      </w:r>
      <w:r>
        <w:t xml:space="preserve"> </w:t>
      </w:r>
      <w:r>
        <w:t xml:space="preserve">only when the intercept is zero.</w:t>
      </w:r>
      <w:r>
        <w:t xml:space="preserve"> </w:t>
      </w:r>
      <w:r>
        <w:t xml:space="preserve">Keep a name the reader will meet in other sources,</w:t>
      </w:r>
      <w:r>
        <w:t xml:space="preserve"> </w:t>
      </w:r>
      <w:r>
        <w:t xml:space="preserve">such as linear regression, linear decay or linear approximation,</w:t>
      </w:r>
      <w:r>
        <w:t xml:space="preserve"> </w:t>
      </w:r>
      <w:r>
        <w:t xml:space="preserve">because renaming it cuts the reader off from that literature.</w:t>
      </w:r>
      <w:r>
        <w:t xml:space="preserve"> </w:t>
      </w:r>
      <w:r>
        <w:t xml:space="preserve">Clarify it once, in parentheses, at its definition or its first use on a page,</w:t>
      </w:r>
      <w:r>
        <w:t xml:space="preserve"> </w:t>
      </w:r>
      <w:r>
        <w:t xml:space="preserve">as in</w:t>
      </w:r>
      <w:r>
        <w:t xml:space="preserve"> </w:t>
      </w:r>
      <w:r>
        <w:t xml:space="preserve">“linear (strictly, affine) decay”</w:t>
      </w:r>
      <w:r>
        <w:t xml:space="preserve">,</w:t>
      </w:r>
      <w:r>
        <w:t xml:space="preserve"> </w:t>
      </w:r>
      <w:r>
        <w:t xml:space="preserve">and use the established name unqualified after that.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Keep that order across the whole document, not only within one definition:</w:t>
      </w:r>
      <w:r>
        <w:t xml:space="preserve"> </w:t>
      </w:r>
      <w:r>
        <w:t xml:space="preserve">the estimand’s definition, with its exercise and example,</w:t>
      </w:r>
      <w:r>
        <w:t xml:space="preserve"> </w:t>
      </w:r>
      <w:r>
        <w:t xml:space="preserve">comes before the estimator’s, and the estimator’s definition links back to it.</w:t>
      </w:r>
      <w:r>
        <w:t xml:space="preserve"> </w:t>
      </w:r>
      <w:r>
        <w:t xml:space="preserve">For example, define the risk of a model, its expected loss on new data,</w:t>
      </w:r>
      <w:r>
        <w:t xml:space="preserve"> </w:t>
      </w:r>
      <w:r>
        <w:t xml:space="preserve">before the empirical risk, its average loss on the training data;</w:t>
      </w:r>
      <w:r>
        <w:t xml:space="preserve"> </w:t>
      </w:r>
      <w:r>
        <w:t xml:space="preserve">define the population mean before the sample mean,</w:t>
      </w:r>
      <w:r>
        <w:t xml:space="preserve"> </w:t>
      </w:r>
      <w:r>
        <w:t xml:space="preserve">and a parameter before its maximum likelihood estimate.</w:t>
      </w:r>
      <w:r>
        <w:t xml:space="preserve"> </w:t>
      </w:r>
      <w:r>
        <w:t xml:space="preserve">Reading the estimator first leaves the reader with a formula</w:t>
      </w:r>
      <w:r>
        <w:t xml:space="preserve"> </w:t>
      </w:r>
      <w:r>
        <w:t xml:space="preserve">and no answer to the question of what it is for.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target of every estimator and predictor:</w:t>
      </w:r>
      <w:r>
        <w:t xml:space="preserve"> </w:t>
      </w:r>
      <w:r>
        <w:t xml:space="preserve">Every estimator has one target estimand, and the definition says which.</w:t>
      </w:r>
      <w:r>
        <w:t xml:space="preserve"> </w:t>
      </w:r>
      <w:r>
        <w:t xml:space="preserve">A prediction is not an estimator of a mean.</w:t>
      </w:r>
      <w:r>
        <w:t xml:space="preserve"> </w:t>
      </w:r>
      <w:r>
        <w:t xml:space="preserve">Its estimand is the observed outcome value of a new data point,</w:t>
      </w:r>
      <w:r>
        <w:t xml:space="preserve"> </w:t>
      </w:r>
      <w:r>
        <w:t xml:space="preserve">not the population mean of that outcome.</w:t>
      </w:r>
      <w:r>
        <w:t xml:space="preserve"> </w:t>
      </w:r>
      <w:r>
        <w:t xml:space="preserve">For example, 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estimator of the mean function 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bias is measured against that mean,</w:t>
      </w:r>
      <w:r>
        <w:t xml:space="preserve"> </w:t>
      </w:r>
      <w:r>
        <w:t xml:space="preserve">while the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as its estimand,</w:t>
      </w:r>
      <w:r>
        <w:t xml:space="preserve"> </w:t>
      </w:r>
      <w:r>
        <w:t xml:space="preserve">so its prediction error is measured against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an estimator of the mean function value”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prediction of the new outcome”</w:t>
      </w:r>
      <w:r>
        <w:t xml:space="preserve">,</w:t>
      </w:r>
      <w:r>
        <w:t xml:space="preserve"> </w:t>
      </w:r>
      <w:r>
        <w:t xml:space="preserve">and never leave the target implicit.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Say which error:</w:t>
      </w:r>
      <w:r>
        <w:t xml:space="preserve"> </w:t>
      </w:r>
      <w:r>
        <w:t xml:space="preserve">A bare</w:t>
      </w:r>
      <w:r>
        <w:t xml:space="preserve"> </w:t>
      </w:r>
      <w:r>
        <w:t xml:space="preserve">“error”</w:t>
      </w:r>
      <w:r>
        <w:t xml:space="preserve"> </w:t>
      </w:r>
      <w:r>
        <w:t xml:space="preserve">does not say what is measured,</w:t>
      </w:r>
      <w:r>
        <w:t xml:space="preserve"> </w:t>
      </w:r>
      <w:r>
        <w:t xml:space="preserve">on which data,</w:t>
      </w:r>
      <w:r>
        <w:t xml:space="preserve"> </w:t>
      </w:r>
      <w:r>
        <w:t xml:space="preserve">or whether it is a value computed from one sample or an expectation.</w:t>
      </w:r>
      <w:r>
        <w:t xml:space="preserve"> </w:t>
      </w:r>
      <w:r>
        <w:t xml:space="preserve">Every use of</w:t>
      </w:r>
      <w:r>
        <w:t xml:space="preserve"> </w:t>
      </w:r>
      <w:r>
        <w:t xml:space="preserve">“error”</w:t>
      </w:r>
      <w:r>
        <w:t xml:space="preserve"> </w:t>
      </w:r>
      <w:r>
        <w:t xml:space="preserve">(and of</w:t>
      </w:r>
      <w:r>
        <w:t xml:space="preserve"> </w:t>
      </w:r>
      <w:r>
        <w:t xml:space="preserve">“loss”</w:t>
      </w:r>
      <w:r>
        <w:t xml:space="preserve">) names three things:</w:t>
      </w:r>
      <w:r>
        <w:t xml:space="preserve"> </w:t>
      </w:r>
      <w:r>
        <w:t xml:space="preserve">the quantity measured, such as the squared prediction error;</w:t>
      </w:r>
      <w:r>
        <w:t xml:space="preserve"> </w:t>
      </w:r>
      <w:r>
        <w:t xml:space="preserve">the data that it is computed on, such as the training set, the validation set, the test set or the population;</w:t>
      </w:r>
      <w:r>
        <w:t xml:space="preserve"> </w:t>
      </w:r>
      <w:r>
        <w:t xml:space="preserve">and whether it is a sample value or an expectation.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prediction error on the validation set”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expected squared prediction error”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error”</w:t>
      </w:r>
      <w:r>
        <w:t xml:space="preserve"> </w:t>
      </w:r>
      <w:r>
        <w:t xml:space="preserve">or</w:t>
      </w:r>
      <w:r>
        <w:t xml:space="preserve"> </w:t>
      </w:r>
      <w:r>
        <w:t xml:space="preserve">“the smallest error”</w:t>
      </w:r>
      <w:r>
        <w:t xml:space="preserve">.</w:t>
      </w:r>
      <w:r>
        <w:t xml:space="preserve"> </w:t>
      </w:r>
      <w:r>
        <w:t xml:space="preserve">A term that already carries all three, such as the generalization error, can stand alone after its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Make the fitted model the subject, not the fitting procedure:</w:t>
      </w:r>
      <w:r>
        <w:t xml:space="preserve"> </w:t>
      </w:r>
      <w:r>
        <w:t xml:space="preserve">A prediction, an error, a bias and a</w:t>
      </w:r>
      <w:r>
        <w:t xml:space="preserve"> </w:t>
      </w:r>
      <w:hyperlink w:anchor="def-variance-expression-and-pros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are all properties of fitted models, so a sentence about them has a fitted model as its subject,</w:t>
      </w:r>
      <w:r>
        <w:t xml:space="preserve"> </w:t>
      </w:r>
      <w:r>
        <w:t xml:space="preserve">and a choice among candidates is a choice among fitted models.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“the prediction of the fitted model at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“choose among fitted models”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procedure predicts”</w:t>
      </w:r>
      <w:r>
        <w:t xml:space="preserve"> </w:t>
      </w:r>
      <w:r>
        <w:t xml:space="preserve">or</w:t>
      </w:r>
      <w:r>
        <w:t xml:space="preserve"> </w:t>
      </w:r>
      <w:r>
        <w:t xml:space="preserve">“choose among procedures”</w:t>
      </w:r>
      <w:r>
        <w:t xml:space="preserve">.</w:t>
      </w:r>
      <w:r>
        <w:t xml:space="preserve"> </w:t>
      </w:r>
      <w:r>
        <w:t xml:space="preserve">Name the fitting procedure only when the sentence is about how a fitted model is built:</w:t>
      </w:r>
      <w:r>
        <w:t xml:space="preserve"> </w:t>
      </w:r>
      <w:r>
        <w:t xml:space="preserve">the inputs that the procedure needs, what it costs,</w:t>
      </w:r>
      <w:r>
        <w:t xml:space="preserve"> </w:t>
      </w:r>
      <w:r>
        <w:t xml:space="preserve">or an expectation over the training sets to which it is applied.</w:t>
      </w:r>
      <w:r>
        <w:t xml:space="preserve"> </w:t>
      </w:r>
      <w:r>
        <w:t xml:space="preserve">In math,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fitted model,</w:t>
      </w:r>
      <w:r>
        <w:t xml:space="preserve"> </w:t>
      </w:r>
      <w:r>
        <w:t xml:space="preserve">the model that the procedure produces from the training set,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 for the procedure itself.</w:t>
      </w:r>
      <w:r>
        <w:t xml:space="preserve"> </w:t>
      </w:r>
      <w:r>
        <w:t xml:space="preserve">Where the training set is not salient, write the fitted model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instead,</w:t>
      </w:r>
      <w:r>
        <w:t xml:space="preserve"> </w:t>
      </w:r>
      <w:r>
        <w:t xml:space="preserve">the symbol that the predicted-value bullet below builds 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bias of</w:t>
      </w:r>
      <w:r>
        <w:t xml:space="preserve"> </w:t>
      </w:r>
      <m:oMath>
        <m:r>
          <m:t>g</m:t>
        </m:r>
      </m:oMath>
      <w:r>
        <w:t xml:space="preserve">”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Use</w:t>
      </w:r>
      <w:r>
        <w:rPr>
          <w:b/>
          <w:bCs/>
        </w:rPr>
        <w:t xml:space="preserve"> </w:t>
      </w:r>
      <w:r>
        <w:rPr>
          <w:b/>
          <w:bCs/>
        </w:rPr>
        <w:t xml:space="preserve">“prediction rule”</w:t>
      </w:r>
      <w:r>
        <w:rPr>
          <w:b/>
          <w:bCs/>
        </w:rPr>
        <w:t xml:space="preserve"> </w:t>
      </w:r>
      <w:r>
        <w:rPr>
          <w:b/>
          <w:bCs/>
        </w:rPr>
        <w:t xml:space="preserve">only for a fitted model in its role as a predictor:</w:t>
      </w:r>
      <w:r>
        <w:t xml:space="preserve"> </w:t>
      </w:r>
      <w:r>
        <w:t xml:space="preserve">Not every fitted model is used to predict outcomes,</w:t>
      </w:r>
      <w:r>
        <w:t xml:space="preserve"> </w:t>
      </w:r>
      <w:r>
        <w:t xml:space="preserve">so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is a narrower term, not another name for</w:t>
      </w:r>
      <w:r>
        <w:t xml:space="preserve"> </w:t>
      </w:r>
      <w:r>
        <w:t xml:space="preserve">“fitted model”</w:t>
      </w:r>
      <w:r>
        <w:t xml:space="preserve">.</w:t>
      </w:r>
      <w:r>
        <w:t xml:space="preserve"> </w:t>
      </w:r>
      <w:r>
        <w:t xml:space="preserve">Define it in its own</w:t>
      </w:r>
      <w:r>
        <w:t xml:space="preserve"> </w:t>
      </w:r>
      <w:r>
        <w:rPr>
          <w:rStyle w:val="VerbatimChar"/>
        </w:rPr>
        <w:t xml:space="preserve">#def-prediction-rule</w:t>
      </w:r>
      <w:r>
        <w:t xml:space="preserve"> </w:t>
      </w:r>
      <w:r>
        <w:t xml:space="preserve">div</w:t>
      </w:r>
      <w:r>
        <w:t xml:space="preserve"> </w:t>
      </w:r>
      <w:r>
        <w:t xml:space="preserve">as a fitted model that is used to predict outcomes at a new covariate value,</w:t>
      </w:r>
      <w:r>
        <w:t xml:space="preserve"> </w:t>
      </w:r>
      <w:r>
        <w:t xml:space="preserve">and link it to that definition at its first use.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model”</w:t>
      </w:r>
      <w:r>
        <w:t xml:space="preserve"> </w:t>
      </w:r>
      <w:r>
        <w:t xml:space="preserve">for a sentence about the model itself,</w:t>
      </w:r>
      <w:r>
        <w:t xml:space="preserve"> </w:t>
      </w:r>
      <w:r>
        <w:t xml:space="preserve">such as its form, its coefficients or its fit to the training set.</w:t>
      </w:r>
      <w:r>
        <w:t xml:space="preserve"> </w:t>
      </w:r>
      <w:r>
        <w:t xml:space="preserve">Write</w:t>
      </w:r>
      <w:r>
        <w:t xml:space="preserve"> </w:t>
      </w:r>
      <w:r>
        <w:t xml:space="preserve">“the prediction rule”</w:t>
      </w:r>
      <w:r>
        <w:t xml:space="preserve"> </w:t>
      </w:r>
      <w:r>
        <w:t xml:space="preserve">only where the sentence needs the role of predicting a new outcome</w:t>
      </w:r>
      <w:r>
        <w:t xml:space="preserve"> </w:t>
      </w:r>
      <w:r>
        <w:t xml:space="preserve">to tell it from other uses of the fitted model.</w:t>
      </w:r>
      <w:r>
        <w:t xml:space="preserve"> </w:t>
      </w:r>
      <w:r>
        <w:t xml:space="preserve">The verb does not change the term:</w:t>
      </w:r>
      <w:r>
        <w:t xml:space="preserve"> </w:t>
      </w:r>
      <w:r>
        <w:t xml:space="preserve">keep writing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as the bullet above requires.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fitted model has slope 2”</w:t>
      </w:r>
      <w:r>
        <w:t xml:space="preserve"> </w:t>
      </w:r>
      <w:r>
        <w:t xml:space="preserve">and</w:t>
      </w:r>
      <w:r>
        <w:t xml:space="preserve"> </w:t>
      </w:r>
      <w:r>
        <w:t xml:space="preserve">“a clinic uses the prediction rule for new patients”</w:t>
      </w:r>
      <w:r>
        <w:t xml:space="preserve">,</w:t>
      </w:r>
      <w:r>
        <w:t xml:space="preserve"> </w:t>
      </w:r>
      <w:r>
        <w:t xml:space="preserve">and not</w:t>
      </w:r>
      <w:r>
        <w:t xml:space="preserve"> </w:t>
      </w:r>
      <w:r>
        <w:t xml:space="preserve">“the prediction rule has slope 2”</w:t>
      </w:r>
      <w:r>
        <w:t xml:space="preserve">.</w:t>
      </w:r>
      <w:r>
        <w:t xml:space="preserve"> </w:t>
      </w:r>
      <w:r>
        <w:t xml:space="preserve">If the notes once defined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as a span inside the fitted model’s definition,</w:t>
      </w:r>
      <w:r>
        <w:t xml:space="preserve"> </w:t>
      </w:r>
      <w:r>
        <w:t xml:space="preserve">keep that anchor on the new div,</w:t>
      </w:r>
      <w:r>
        <w:t xml:space="preserve"> </w:t>
      </w:r>
      <w:r>
        <w:t xml:space="preserve">so that links to it still land there.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Write a predicted value with the predicted-value macro:</w:t>
      </w:r>
      <w:r>
        <w:t xml:space="preserve"> </w:t>
      </w:r>
      <w:r>
        <w:t xml:space="preserve">A predicted value is the fitted model applied to a covariate value,</w:t>
      </w:r>
      <w:r>
        <w:t xml:space="preserve"> </w:t>
      </w:r>
      <w:r>
        <w:t xml:space="preserve">so write it with a predicted-value macro</w:t>
      </w:r>
      <w:r>
        <w:t xml:space="preserve"> </w:t>
      </w:r>
      <w:r>
        <w:t xml:space="preserve">and not as the procedure applied to a covariate value and a training set.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takes no argument and prints the predicted value of the outcome</w:t>
      </w:r>
      <w:r>
        <w:t xml:space="preserve"> </w:t>
      </w:r>
      <w:r>
        <w:t xml:space="preserve">at the covariate value that the sentence is about.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\predvalf{x}</w:t>
      </w:r>
      <w:r>
        <w:t xml:space="preserve"> </w:t>
      </w:r>
      <w:r>
        <w:t xml:space="preserve">takes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prints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value of the outcome’s type.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\candpredvalf{l}{x}</w:t>
      </w:r>
      <w:r>
        <w:t xml:space="preserve"> </w:t>
      </w:r>
      <w:r>
        <w:t xml:space="preserve">takes a candidate index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prints the prediction of candidate</w:t>
      </w:r>
      <w:r>
        <w:t xml:space="preserve"> </w:t>
      </w:r>
      <m:oMath>
        <m:r>
          <m:t>l</m:t>
        </m:r>
      </m:oMath>
      <w:r>
        <w:t xml:space="preserve">’s fitted model 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Suppress the covariate value where it is not salient: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when the sentence is not about which covariate value the prediction is at,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\predvalf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\candpredvalf</w:t>
      </w:r>
      <w:r>
        <w:t xml:space="preserve"> </w:t>
      </w:r>
      <w:r>
        <w:t xml:space="preserve">only when the covariate value matters,</w:t>
      </w:r>
      <w:r>
        <w:t xml:space="preserve"> </w:t>
      </w:r>
      <w:r>
        <w:t xml:space="preserve">such as when comparing predictions at two covariate values or averaging a prediction over them.</w:t>
      </w:r>
      <w:r>
        <w:t xml:space="preserve"> </w:t>
      </w:r>
      <w:r>
        <w:t xml:space="preserve">For example, 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 </w:t>
      </w:r>
      <w:r>
        <w:t xml:space="preserve">when one covariate value is fixed throughout,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 the covariate value is salient,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Apply a function to its argument with the macro’s f form:</w:t>
      </w:r>
      <w:r>
        <w:t xml:space="preserve"> </w:t>
      </w:r>
      <w:r>
        <w:t xml:space="preserve">Where a macro names a function, such as a fitting procedure,</w:t>
      </w:r>
      <w:r>
        <w:t xml:space="preserve"> </w:t>
      </w:r>
      <w:r>
        <w:t xml:space="preserve">the macro with an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ending applies it to its argument,</w:t>
      </w:r>
      <w:r>
        <w:t xml:space="preserve"> </w:t>
      </w:r>
      <w:r>
        <w:t xml:space="preserve">so write the application with that macro and not with a hand-typed</w:t>
      </w:r>
      <w:r>
        <w:t xml:space="preserve"> </w:t>
      </w:r>
      <w:r>
        <w:rPr>
          <w:rStyle w:val="VerbatimChar"/>
        </w:rPr>
        <w:t xml:space="preserve">\paren</w:t>
      </w:r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the fitted model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gives on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same holds for an operator and every delimiter macro</w:t>
      </w:r>
      <w:r>
        <w:t xml:space="preserve"> </w:t>
      </w:r>
      <w:r>
        <w:t xml:space="preserve">(</w:t>
      </w:r>
      <w:r>
        <w:rPr>
          <w:rStyle w:val="VerbatimChar"/>
        </w:rPr>
        <w:t xml:space="preserve">\paren</w:t>
      </w:r>
      <w:r>
        <w:t xml:space="preserve">,</w:t>
      </w:r>
      <w:r>
        <w:t xml:space="preserve"> </w:t>
      </w:r>
      <w:r>
        <w:rPr>
          <w:rStyle w:val="VerbatimChar"/>
        </w:rPr>
        <w:t xml:space="preserve">\sb</w:t>
      </w:r>
      <w:r>
        <w:t xml:space="preserve">,</w:t>
      </w:r>
      <w:r>
        <w:t xml:space="preserve"> </w:t>
      </w:r>
      <w:r>
        <w:rPr>
          <w:rStyle w:val="VerbatimChar"/>
        </w:rPr>
        <w:t xml:space="preserve">\cb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</w:t>
      </w:r>
      <w:r>
        <w:t xml:space="preserve">,</w:t>
      </w:r>
      <w:r>
        <w:t xml:space="preserve"> </w:t>
      </w:r>
      <w:r>
        <w:rPr>
          <w:rStyle w:val="VerbatimChar"/>
        </w:rPr>
        <w:t xml:space="preserve">\abs</w:t>
      </w:r>
      <w:r>
        <w:t xml:space="preserve">,</w:t>
      </w:r>
      <w:r>
        <w:t xml:space="preserve"> </w:t>
      </w:r>
      <w:r>
        <w:rPr>
          <w:rStyle w:val="VerbatimChar"/>
        </w:rPr>
        <w:t xml:space="preserve">\norm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\angb</w:t>
      </w:r>
      <w:r>
        <w:t xml:space="preserve">),</w:t>
      </w:r>
      <w:r>
        <w:t xml:space="preserve"> </w:t>
      </w:r>
      <w:r>
        <w:t xml:space="preserve">and for an alias of the operator: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 never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Before adding an f form, check that no macro already prints the notation:</w:t>
      </w:r>
      <w:r>
        <w:t xml:space="preserve"> </w:t>
      </w:r>
      <w:r>
        <w:rPr>
          <w:rStyle w:val="VerbatimChar"/>
        </w:rPr>
        <w:t xml:space="preserve">\candfitted{l}</w:t>
      </w:r>
      <w:r>
        <w:t xml:space="preserve"> </w:t>
      </w:r>
      <w:r>
        <w:t xml:space="preserve">already prints the fitted model of candidate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and a second macro for the same notation is not an f form.</w:t>
      </w:r>
      <w:r>
        <w:t xml:space="preserve"> </w:t>
      </w:r>
      <w:r>
        <w:t xml:space="preserve">When no macro prints the notation,</w:t>
      </w:r>
      <w:r>
        <w:t xml:space="preserve"> </w:t>
      </w:r>
      <w:r>
        <w:t xml:space="preserve">create the f form in the macros repository first, in the same session,</w:t>
      </w:r>
      <w:r>
        <w:t xml:space="preserve"> </w:t>
      </w:r>
      <w:r>
        <w:t xml:space="preserve">then bump the pin and use it,</w:t>
      </w:r>
      <w:r>
        <w:t xml:space="preserve"> </w:t>
      </w:r>
      <w:r>
        <w:t xml:space="preserve">as for any new macro.</w:t>
      </w:r>
      <w:r>
        <w:t xml:space="preserve"> </w:t>
      </w:r>
      <w:r>
        <w:t xml:space="preserve">A missing f form is never a reason to type the operator and the delimiter separately.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Qualify</w:t>
      </w:r>
      <w:r>
        <w:rPr>
          <w:b/>
          <w:bCs/>
        </w:rPr>
        <w:t xml:space="preserve"> </w:t>
      </w:r>
      <w:r>
        <w:rPr>
          <w:b/>
          <w:bCs/>
        </w:rPr>
        <w:t xml:space="preserve">“mean”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  <w:bCs/>
        </w:rPr>
        <w:t xml:space="preserve">“average”</w:t>
      </w:r>
      <w:r>
        <w:rPr>
          <w:b/>
          <w:bCs/>
        </w:rPr>
        <w:t xml:space="preserve"> </w:t>
      </w:r>
      <w:r>
        <w:rPr>
          <w:b/>
          <w:bCs/>
        </w:rPr>
        <w:t xml:space="preserve">and their shorthands as population or sample:</w:t>
      </w:r>
      <w:r>
        <w:t xml:space="preserve"> </w:t>
      </w:r>
      <w:r>
        <w:t xml:space="preserve">A bare</w:t>
      </w:r>
      <w:r>
        <w:t xml:space="preserve"> </w:t>
      </w:r>
      <w:r>
        <w:t xml:space="preserve">“mean”</w:t>
      </w:r>
      <w:r>
        <w:t xml:space="preserve"> </w:t>
      </w:r>
      <w:r>
        <w:t xml:space="preserve">or</w:t>
      </w:r>
      <w:r>
        <w:t xml:space="preserve"> </w:t>
      </w:r>
      <w:r>
        <w:t xml:space="preserve">“average”</w:t>
      </w:r>
      <w:r>
        <w:t xml:space="preserve"> </w:t>
      </w:r>
      <w:r>
        <w:t xml:space="preserve">does not say whether it is a quantity of the population</w:t>
      </w:r>
      <w:r>
        <w:t xml:space="preserve"> </w:t>
      </w:r>
      <w:r>
        <w:t xml:space="preserve">or a value computed from one sample.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mean”</w:t>
      </w:r>
      <w:r>
        <w:t xml:space="preserve"> </w:t>
      </w:r>
      <w:r>
        <w:t xml:space="preserve">for the expected value of a distribution,</w:t>
      </w:r>
      <w:r>
        <w:t xml:space="preserve"> </w:t>
      </w:r>
      <w:r>
        <w:t xml:space="preserve">and</w:t>
      </w:r>
      <w:r>
        <w:t xml:space="preserve"> </w:t>
      </w:r>
      <w:r>
        <w:t xml:space="preserve">“sample mean”</w:t>
      </w:r>
      <w:r>
        <w:t xml:space="preserve"> </w:t>
      </w:r>
      <w:r>
        <w:t xml:space="preserve">for the average of the observed values;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average”</w:t>
      </w:r>
      <w:r>
        <w:t xml:space="preserve"> </w:t>
      </w:r>
      <w:r>
        <w:t xml:space="preserve">and</w:t>
      </w:r>
      <w:r>
        <w:t xml:space="preserve"> </w:t>
      </w:r>
      <w:r>
        <w:t xml:space="preserve">“sample average”</w:t>
      </w:r>
      <w:r>
        <w:t xml:space="preserve"> </w:t>
      </w:r>
      <w:r>
        <w:t xml:space="preserve">in the same way.</w:t>
      </w:r>
      <w:r>
        <w:t xml:space="preserve"> </w:t>
      </w:r>
      <w:r>
        <w:t xml:space="preserve">Prefer</w:t>
      </w:r>
      <w:r>
        <w:t xml:space="preserve"> </w:t>
      </w:r>
      <w:r>
        <w:t xml:space="preserve">“mean”</w:t>
      </w:r>
      <w:r>
        <w:t xml:space="preserve"> </w:t>
      </w:r>
      <w:r>
        <w:t xml:space="preserve">with the qualifier to</w:t>
      </w:r>
      <w:r>
        <w:t xml:space="preserve"> </w:t>
      </w:r>
      <w:r>
        <w:t xml:space="preserve">“average”</w:t>
      </w:r>
      <w:r>
        <w:t xml:space="preserve">.</w:t>
      </w:r>
      <w:r>
        <w:t xml:space="preserve"> </w:t>
      </w:r>
      <w:r>
        <w:t xml:space="preserve">The same holds for shorthands:</w:t>
      </w:r>
      <w:r>
        <w:t xml:space="preserve"> </w:t>
      </w:r>
      <w:r>
        <w:t xml:space="preserve">write pMSE and sMSE, pRMSE and sRMSE, and pMAE and sMAE,</w:t>
      </w:r>
      <w:r>
        <w:t xml:space="preserve"> </w:t>
      </w:r>
      <w:r>
        <w:t xml:space="preserve">with a leading p for the population version and s for the sample version,</w:t>
      </w:r>
      <w:r>
        <w:t xml:space="preserve"> </w:t>
      </w:r>
      <w:r>
        <w:t xml:space="preserve">and never a bare MSE, RMSE or MAE.</w:t>
      </w:r>
      <w:r>
        <w:t xml:space="preserve"> </w:t>
      </w:r>
      <w:r>
        <w:t xml:space="preserve">Spelled out, the same words apply:</w:t>
      </w:r>
      <w:r>
        <w:t xml:space="preserve"> </w:t>
      </w:r>
      <w:r>
        <w:t xml:space="preserve">“population mean squared error”</w:t>
      </w:r>
      <w:r>
        <w:t xml:space="preserve">,</w:t>
      </w:r>
      <w:r>
        <w:t xml:space="preserve"> </w:t>
      </w:r>
      <w:r>
        <w:t xml:space="preserve">“sample root mean squared error”</w:t>
      </w:r>
      <w:r>
        <w:t xml:space="preserve">,</w:t>
      </w:r>
      <w:r>
        <w:t xml:space="preserve"> </w:t>
      </w:r>
      <w:r>
        <w:t xml:space="preserve">“population mean absolute error”</w:t>
      </w:r>
      <w:r>
        <w:t xml:space="preserve">.</w:t>
      </w:r>
      <w:r>
        <w:t xml:space="preserve"> </w:t>
      </w:r>
      <w:r>
        <w:t xml:space="preserve">Define each shorthand once, at first use, as</w:t>
      </w:r>
      <w:r>
        <w:t xml:space="preserve"> </w:t>
      </w:r>
      <w:r>
        <w:t xml:space="preserve">“population mean squared error (pMSE)”</w:t>
      </w:r>
      <w:r>
        <w:t xml:space="preserve">.</w:t>
      </w:r>
      <w:r>
        <w:t xml:space="preserve"> </w:t>
      </w:r>
      <w:r>
        <w:t xml:space="preserve">A term that already says which, such as</w:t>
      </w:r>
      <w:r>
        <w:t xml:space="preserve"> </w:t>
      </w:r>
      <w:r>
        <w:t xml:space="preserve">“mean function”</w:t>
      </w:r>
      <w:r>
        <w:t xml:space="preserve"> </w:t>
      </w:r>
      <w:r>
        <w:t xml:space="preserve">or</w:t>
      </w:r>
      <w:r>
        <w:t xml:space="preserve"> </w:t>
      </w:r>
      <w:r>
        <w:t xml:space="preserve">“running mean”</w:t>
      </w:r>
      <w:r>
        <w:t xml:space="preserve">, needs no extra word,</w:t>
      </w:r>
      <w:r>
        <w:t xml:space="preserve"> </w:t>
      </w:r>
      <w:r>
        <w:t xml:space="preserve">and neither does expected value notation such as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sample mean of the training outcomes estimates the population mean of the outcome”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mean estimates the mean”</w:t>
      </w:r>
      <w:r>
        <w:t xml:space="preserve">.</w:t>
      </w:r>
      <w:r>
        <w:t xml:space="preserve"> </w:t>
      </w:r>
      <w:r>
        <w:t xml:space="preserve">Drop the qualifier only when it is completely clear from context,</w:t>
      </w:r>
      <w:r>
        <w:t xml:space="preserve"> </w:t>
      </w:r>
      <w:r>
        <w:t xml:space="preserve">such as inside a definition that has just said which one it concerns.</w:t>
      </w:r>
      <w:r>
        <w:t xml:space="preserve"> </w:t>
      </w:r>
      <w:r>
        <w:t xml:space="preserve">When in doubt, keep it.</w:t>
      </w:r>
    </w:p>
    <w:bookmarkEnd w:id="26"/>
    <w:bookmarkStart w:id="33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s:</w:t>
      </w:r>
    </w:p>
    <w:bookmarkStart w:id="27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27"/>
    <w:bookmarkStart w:id="28" w:name="exm-confidence-interval"/>
    <w:p>
      <w:pPr>
        <w:pStyle w:val="FirstParagraph"/>
      </w:pPr>
      <w:r>
        <w:rPr>
          <w:b/>
          <w:bCs/>
        </w:rPr>
        <w:t xml:space="preserve">Example 6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28"/>
    <w:bookmarkStart w:id="29" w:name="exm-not-confidence-interval"/>
    <w:p>
      <w:pPr>
        <w:pStyle w:val="BodyText"/>
      </w:pPr>
      <w:r>
        <w:rPr>
          <w:b/>
          <w:bCs/>
        </w:rPr>
        <w:t xml:space="preserve">Example 7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9"/>
    <w:bookmarkStart w:id="30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b/>
          <w:b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30"/>
    <w:bookmarkStart w:id="31" w:name="exm-active-voice"/>
    <w:p>
      <w:pPr>
        <w:pStyle w:val="BodyText"/>
      </w:pPr>
      <w:r>
        <w:rPr>
          <w:b/>
          <w:bCs/>
        </w:rPr>
        <w:t xml:space="preserve">Example 8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31"/>
    <w:bookmarkStart w:id="32" w:name="exm-passive-voice"/>
    <w:p>
      <w:pPr>
        <w:pStyle w:val="BodyText"/>
      </w:pPr>
      <w:r>
        <w:rPr>
          <w:b/>
          <w:bCs/>
        </w:rPr>
        <w:t xml:space="preserve">Example 9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32"/>
    <w:bookmarkEnd w:id="33"/>
    <w:bookmarkStart w:id="39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When the special cases have their own definitions,</w:t>
      </w:r>
      <w:r>
        <w:t xml:space="preserve"> </w:t>
      </w:r>
      <w:r>
        <w:t xml:space="preserve">define the general concept first from prerequisite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s defined before it,</w:t>
      </w:r>
      <w:r>
        <w:t xml:space="preserve"> </w:t>
      </w:r>
      <w:r>
        <w:t xml:space="preserve">and then define the special cases after it.</w:t>
      </w:r>
      <w:r>
        <w:t xml:space="preserve"> </w:t>
      </w:r>
      <w:r>
        <w:t xml:space="preserve">Do not define the general concept by listing the special-case definitions that follow it,</w:t>
      </w:r>
      <w:r>
        <w:t xml:space="preserve"> </w:t>
      </w:r>
      <w:r>
        <w:t xml:space="preserve">or move the general definition after its special cases:</w:t>
      </w:r>
      <w:r>
        <w:t xml:space="preserve"> </w:t>
      </w:r>
      <w:r>
        <w:t xml:space="preserve">define the prerequisite terms first</w:t>
      </w:r>
      <w:r>
        <w:t xml:space="preserve"> </w:t>
      </w:r>
      <w:r>
        <w:t xml:space="preserve">(for example, define lower and upper bounds first,</w:t>
      </w:r>
      <w:r>
        <w:t xml:space="preserve"> </w:t>
      </w:r>
      <w:r>
        <w:t xml:space="preserve">then define an interval as a subset of the real numbers between two bounds,</w:t>
      </w:r>
      <w:r>
        <w:t xml:space="preserve"> </w:t>
      </w:r>
      <w:r>
        <w:t xml:space="preserve">possibly including one or both bounds,</w:t>
      </w:r>
      <w:r>
        <w:t xml:space="preserve"> </w:t>
      </w:r>
      <w:r>
        <w:t xml:space="preserve">and then define closed, open and half-open intervals).</w:t>
      </w:r>
      <w:r>
        <w:t xml:space="preserve"> </w:t>
      </w:r>
      <w:r>
        <w:t xml:space="preserve">For example, a statistics text that defines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would give these blocks, in this order:</w:t>
      </w:r>
    </w:p>
    <w:bookmarkStart w:id="34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34"/>
    <w:bookmarkStart w:id="36" w:name="exm-rss-line"/>
    <w:p>
      <w:pPr>
        <w:pStyle w:val="FirstParagraph"/>
      </w:pPr>
      <w:r>
        <w:rPr>
          <w:b/>
          <w:bCs/>
        </w:rPr>
        <w:t xml:space="preserve">Example 10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5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</w:t>
      </w:r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of the two coefficients: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6"/>
    <w:bookmarkStart w:id="37" w:name="exm-rss-three-points"/>
    <w:p>
      <w:pPr>
        <w:pStyle w:val="FirstParagraph"/>
      </w:pPr>
      <w:r>
        <w:rPr>
          <w:b/>
          <w:bCs/>
        </w:rPr>
        <w:t xml:space="preserve">Example 11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37"/>
    <w:bookmarkStart w:id="38" w:name="exm-not-rss"/>
    <w:p>
      <w:pPr>
        <w:pStyle w:val="BodyText"/>
      </w:pPr>
      <w:r>
        <w:rPr>
          <w:b/>
          <w:bCs/>
        </w:rPr>
        <w:t xml:space="preserve">Example 12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</w:t>
      </w:r>
      <w:r>
        <w:t xml:space="preserve"> </w:t>
      </w:r>
      <w:hyperlink r:id="rId35">
        <w:r>
          <w:rPr>
            <w:rStyle w:val="Hyperlink"/>
          </w:rPr>
          <w:t xml:space="preserve">fitted value</w:t>
        </w:r>
      </w:hyperlink>
      <w:r>
        <w:t xml:space="preserve">s.</w:t>
      </w:r>
    </w:p>
    <w:bookmarkEnd w:id="38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39"/>
    <w:bookmarkStart w:id="43" w:name="X35ef0536ddd4dcadf17366e9cbbad09e6282954"/>
    <w:p>
      <w:pPr>
        <w:pStyle w:val="Heading2"/>
      </w:pPr>
      <w:r>
        <w:t xml:space="preserve">4 Give a defined quantity its expression and its prose reading</w:t>
      </w:r>
    </w:p>
    <w:p>
      <w:pPr>
        <w:pStyle w:val="FirstParagraph"/>
      </w:pPr>
      <w:r>
        <w:t xml:space="preserve">When a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names a quantity with a mathematical form,</w:t>
      </w:r>
      <w:r>
        <w:t xml:space="preserve"> </w:t>
      </w:r>
      <w:r>
        <w:t xml:space="preserve">the definition states the expression</w:t>
      </w:r>
      <w:r>
        <w:t xml:space="preserve"> </w:t>
      </w:r>
      <w:r>
        <w:t xml:space="preserve">and then reads it aloud in a prose sentence that says the same thing.</w:t>
      </w:r>
      <w:r>
        <w:t xml:space="preserve"> </w:t>
      </w:r>
      <w:r>
        <w:t xml:space="preserve">The expression makes the definition exact.</w:t>
      </w:r>
      <w:r>
        <w:t xml:space="preserve"> </w:t>
      </w:r>
      <w:r>
        <w:t xml:space="preserve">The prose reading lets the reader check that they understood it.</w:t>
      </w:r>
      <w:r>
        <w:t xml:space="preserve"> </w:t>
      </w:r>
      <w:r>
        <w:t xml:space="preserve">The two must match</w:t>
      </w:r>
      <w:r>
        <w:t xml:space="preserve"> </w:t>
      </w:r>
      <w:r>
        <w:t xml:space="preserve">(see</w:t>
      </w:r>
      <w:r>
        <w:t xml:space="preserve"> </w:t>
      </w:r>
      <w:hyperlink r:id="rId40">
        <w:r>
          <w:rPr>
            <w:rStyle w:val="Hyperlink"/>
          </w:rPr>
          <w:t xml:space="preserve">Make the prose say what the formula says</w:t>
        </w:r>
      </w:hyperlink>
      <w:r>
        <w:t xml:space="preserve">).</w:t>
      </w:r>
      <w:r>
        <w:t xml:space="preserve"> </w:t>
      </w:r>
      <w:r>
        <w:t xml:space="preserve">A term with no mathematical form, such as</w:t>
      </w:r>
      <w:r>
        <w:t xml:space="preserve"> </w:t>
      </w:r>
      <w:hyperlink w:anchor="def-active-voice">
        <w:r>
          <w:rPr>
            <w:rStyle w:val="Hyperlink"/>
          </w:rPr>
          <w:t xml:space="preserve">active voice</w:t>
        </w:r>
      </w:hyperlink>
      <w:r>
        <w:t xml:space="preserve">, keeps its prose definition alone.</w:t>
      </w:r>
    </w:p>
    <w:bookmarkStart w:id="41" w:name="def-variance-expression-and-prose"/>
    <w:p>
      <w:pPr>
        <w:pStyle w:val="BodyText"/>
      </w:pPr>
      <w:r>
        <w:rPr>
          <w:b/>
          <w:bCs/>
        </w:rPr>
        <w:t xml:space="preserve">Definition 6 (Variance, with its expression and its prose reading)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words, it is the population mean of the squared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its population mean.</w:t>
      </w:r>
    </w:p>
    <w:bookmarkEnd w:id="41"/>
    <w:bookmarkStart w:id="42" w:name="exm-not-expression-and-prose"/>
    <w:p>
      <w:pPr>
        <w:pStyle w:val="BodyText"/>
      </w:pPr>
      <w:r>
        <w:rPr>
          <w:b/>
          <w:bCs/>
        </w:rPr>
        <w:t xml:space="preserve">Example 13 (A definition that gives only one of the two)</w:t>
      </w:r>
      <w:r>
        <w:t xml:space="preserve"> </w:t>
      </w:r>
      <w:r>
        <w:t xml:space="preserve">“The variance is how spread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is”</w:t>
      </w:r>
      <w:r>
        <w:t xml:space="preserve"> </w:t>
      </w:r>
      <w:r>
        <w:t xml:space="preserve">gives no expression, so a reader cannot compute it.</w:t>
      </w:r>
      <w:r>
        <w:t xml:space="preserve"> </w:t>
      </w:r>
      <w:r>
        <w:t xml:space="preserve">“The variance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”</w:t>
      </w:r>
      <w:r>
        <w:t xml:space="preserve"> </w:t>
      </w:r>
      <w:r>
        <w:t xml:space="preserve">gives no reading, so a reader cannot check their understanding.</w:t>
      </w:r>
      <w:r>
        <w:t xml:space="preserve"> </w:t>
      </w:r>
      <w:hyperlink w:anchor="def-variance-expression-and-pros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gives both.</w:t>
      </w:r>
    </w:p>
    <w:bookmarkEnd w:id="42"/>
    <w:bookmarkEnd w:id="43"/>
    <w:bookmarkStart w:id="44" w:name="why-examples-matter"/>
    <w:p>
      <w:pPr>
        <w:pStyle w:val="Heading2"/>
      </w:pPr>
      <w:r>
        <w:t xml:space="preserve">5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44"/>
    <w:bookmarkStart w:id="45" w:name="common-pitfalls-to-avoid"/>
    <w:p>
      <w:pPr>
        <w:pStyle w:val="Heading2"/>
      </w:pPr>
      <w:r>
        <w:t xml:space="preserve">6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0"/>
        </w:numPr>
      </w:pPr>
      <w:r>
        <w:t xml:space="preserve">Qualifying the term does not make the definition less circular.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new observation when …”</w:t>
      </w:r>
      <w:r>
        <w:t xml:space="preserve"> </w:t>
      </w:r>
      <w:r>
        <w:t xml:space="preserve">still uses the term in its own definition.</w:t>
      </w:r>
      <w:r>
        <w:t xml:space="preserve"> </w:t>
      </w:r>
      <w:r>
        <w:t xml:space="preserve">Define it directly instead: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</w:t>
      </w:r>
      <w:r>
        <w:t xml:space="preserve"> </w:t>
      </w:r>
      <w:hyperlink w:anchor="def-population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as the training observations</w:t>
      </w:r>
      <w:r>
        <w:t xml:space="preserve"> </w:t>
      </w:r>
      <w:r>
        <w:t xml:space="preserve">and independent of them.”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45"/>
    <w:bookmarkStart w:id="53" w:name="mathematical-statements-require-examples"/>
    <w:p>
      <w:pPr>
        <w:pStyle w:val="Heading2"/>
      </w:pPr>
      <w:r>
        <w:t xml:space="preserve">7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</w:t>
      </w:r>
      <w:r>
        <w:t xml:space="preserve"> </w:t>
      </w:r>
      <w:hyperlink w:anchor="def-postulate">
        <w:r>
          <w:rPr>
            <w:rStyle w:val="Hyperlink"/>
          </w:rPr>
          <w:t xml:space="preserve">postulate</w:t>
        </w:r>
      </w:hyperlink>
      <w:r>
        <w:t xml:space="preserve">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47" w:name="using-theorem-environments-in-quarto"/>
    <w:p>
      <w:pPr>
        <w:pStyle w:val="Heading3"/>
      </w:pPr>
      <w:r>
        <w:t xml:space="preserve">7.1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46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47"/>
    <w:bookmarkStart w:id="52" w:name="example-pythagorean-theorem"/>
    <w:p>
      <w:pPr>
        <w:pStyle w:val="Heading3"/>
      </w:pPr>
      <w:r>
        <w:t xml:space="preserve">7.2 Example: Pythagorean theorem</w:t>
      </w:r>
    </w:p>
    <w:bookmarkStart w:id="48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48"/>
    <w:bookmarkStart w:id="49" w:name="exm-pythagoras"/>
    <w:p>
      <w:pPr>
        <w:pStyle w:val="FirstParagraph"/>
      </w:pPr>
      <w:r>
        <w:rPr>
          <w:b/>
          <w:bCs/>
        </w:rPr>
        <w:t xml:space="preserve">Example 14 (Pythagorean theorem example)</w:t>
      </w:r>
      <w:r>
        <w:t xml:space="preserve"> </w:t>
      </w:r>
      <w:r>
        <w:t xml:space="preserve">For a triangle with sides 3, 4, and 5: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49"/>
    <w:bookmarkStart w:id="50" w:name="def-postulate"/>
    <w:p>
      <w:pPr>
        <w:pStyle w:val="FirstParagraph"/>
      </w:pPr>
      <w:r>
        <w:rPr>
          <w:b/>
          <w:bCs/>
        </w:rPr>
        <w:t xml:space="preserve">Definition 7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postulate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axiom</w:t>
      </w:r>
      <w:r>
        <w:t xml:space="preserve">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50"/>
    <w:bookmarkStart w:id="51" w:name="exm-parallel-postulate"/>
    <w:p>
      <w:pPr>
        <w:pStyle w:val="BodyText"/>
      </w:pPr>
      <w:r>
        <w:rPr>
          <w:b/>
          <w:bCs/>
        </w:rPr>
        <w:t xml:space="preserve">Example 15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51"/>
    <w:bookmarkEnd w:id="52"/>
    <w:bookmarkEnd w:id="53"/>
    <w:bookmarkStart w:id="62" w:name="Xe6c88c177e563d1f046037569009a36fd08f4bd"/>
    <w:p>
      <w:pPr>
        <w:pStyle w:val="Heading2"/>
      </w:pPr>
      <w:r>
        <w:t xml:space="preserve">8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encounters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results.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results it rests on,</w:t>
      </w:r>
      <w:r>
        <w:t xml:space="preserve"> </w:t>
      </w:r>
      <w:r>
        <w:t xml:space="preserve">not a second copy of their working.</w:t>
      </w:r>
      <w:r>
        <w:t xml:space="preserve"> </w:t>
      </w:r>
      <w:r>
        <w:t xml:space="preserve">A proof that does no derivation of its own is one line citing the solution of the exercise that asks for the result,</w:t>
      </w:r>
      <w:r>
        <w:t xml:space="preserve"> </w:t>
      </w:r>
      <w:r>
        <w:t xml:space="preserve">and every later argument cites the theorem, never the solution</w:t>
      </w:r>
      <w:r>
        <w:t xml:space="preserve"> </w:t>
      </w:r>
      <w:r>
        <w:t xml:space="preserve">(see</w:t>
      </w:r>
      <w:r>
        <w:t xml:space="preserve"> </w:t>
      </w:r>
      <w:hyperlink r:id="rId54">
        <w:r>
          <w:rPr>
            <w:rStyle w:val="Hyperlink"/>
          </w:rPr>
          <w:t xml:space="preserve">Cite results, not solutions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55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result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56" w:name="def-sample-mean"/>
    <w:p>
      <w:pPr>
        <w:pStyle w:val="FirstParagraph"/>
      </w:pPr>
      <w:r>
        <w:rPr>
          <w:b/>
          <w:bCs/>
        </w:rPr>
        <w:t xml:space="preserve">Definition 8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56"/>
    <w:bookmarkStart w:id="57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57"/>
    <w:bookmarkStart w:id="58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58"/>
    <w:bookmarkStart w:id="59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60" w:name="exm-derivation-direction"/>
    <w:p>
      <w:pPr>
        <w:pStyle w:val="BodyText"/>
      </w:pPr>
      <w:r>
        <w:rPr>
          <w:b/>
          <w:bCs/>
        </w:rPr>
        <w:t xml:space="preserve">Example 16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55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60"/>
    <w:bookmarkStart w:id="61" w:name="exm-one-result-per-theorem"/>
    <w:p>
      <w:pPr>
        <w:pStyle w:val="BodyText"/>
      </w:pPr>
      <w:r>
        <w:rPr>
          <w:b/>
          <w:bCs/>
        </w:rPr>
        <w:t xml:space="preserve">Example 17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61"/>
    <w:bookmarkEnd w:id="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54" Type="http://schemas.openxmlformats.org/officeDocument/2006/relationships/hyperlink" Target="../mathematical-writing.qmd#cite-results-not-solutions" TargetMode="External"/><Relationship Id="rId20" Type="http://schemas.openxmlformats.org/officeDocument/2006/relationships/hyperlink" Target="https://github.com/Morrison-Lab/gha/pull/1220" TargetMode="External"/><Relationship Id="rId21" Type="http://schemas.openxmlformats.org/officeDocument/2006/relationships/hyperlink" Target="https://github.com/Morrison-Lab/gha/pull/1271" TargetMode="External"/><Relationship Id="rId18" Type="http://schemas.openxmlformats.org/officeDocument/2006/relationships/hyperlink" Target="https://morrison-lab.github.io/mds/algebra-basics.html#def-argmax" TargetMode="External"/><Relationship Id="rId24" Type="http://schemas.openxmlformats.org/officeDocument/2006/relationships/hyperlink" Target="https://morrison-lab.github.io/mds/algebra-exponentials.html#def-affine-function" TargetMode="External"/><Relationship Id="rId25" Type="http://schemas.openxmlformats.org/officeDocument/2006/relationships/hyperlink" Target="https://morrison-lab.github.io/mds/algebra-exponentials.html#def-linear-function" TargetMode="External"/><Relationship Id="rId16" Type="http://schemas.openxmlformats.org/officeDocument/2006/relationships/hyperlink" Target="https://morrison-lab.github.io/mds/functions.html#def-function" TargetMode="External"/><Relationship Id="rId17" Type="http://schemas.openxmlformats.org/officeDocument/2006/relationships/hyperlink" Target="https://morrison-lab.github.io/pds/variance-covariance.html#def-variance" TargetMode="External"/><Relationship Id="rId46" Type="http://schemas.openxmlformats.org/officeDocument/2006/relationships/hyperlink" Target="https://quarto.org/docs/authoring/cross-references.html#theorems-and-proofs" TargetMode="External"/><Relationship Id="rId40" Type="http://schemas.openxmlformats.org/officeDocument/2006/relationships/hyperlink" Target="mathematical-writing.qmd#make-the-prose-say-what-the-formula-says" TargetMode="External"/><Relationship Id="rId35" Type="http://schemas.openxmlformats.org/officeDocument/2006/relationships/hyperlink" Target="notation.qmd#def-fitted-value" TargetMode="External"/><Relationship Id="rId55" Type="http://schemas.openxmlformats.org/officeDocument/2006/relationships/hyperlink" Target="notation.qmd#one-operation-per-step" TargetMode="External"/><Relationship Id="rId19" Type="http://schemas.openxmlformats.org/officeDocument/2006/relationships/hyperlink" Target="paper-organization.qmd#avoid-forward-references" TargetMode="External"/><Relationship Id="rId23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54" Type="http://schemas.openxmlformats.org/officeDocument/2006/relationships/hyperlink" Target="../mathematical-writing.qmd#cite-results-not-solutions" TargetMode="External"/><Relationship Id="rId20" Type="http://schemas.openxmlformats.org/officeDocument/2006/relationships/hyperlink" Target="https://github.com/Morrison-Lab/gha/pull/1220" TargetMode="External"/><Relationship Id="rId21" Type="http://schemas.openxmlformats.org/officeDocument/2006/relationships/hyperlink" Target="https://github.com/Morrison-Lab/gha/pull/1271" TargetMode="External"/><Relationship Id="rId18" Type="http://schemas.openxmlformats.org/officeDocument/2006/relationships/hyperlink" Target="https://morrison-lab.github.io/mds/algebra-basics.html#def-argmax" TargetMode="External"/><Relationship Id="rId24" Type="http://schemas.openxmlformats.org/officeDocument/2006/relationships/hyperlink" Target="https://morrison-lab.github.io/mds/algebra-exponentials.html#def-affine-function" TargetMode="External"/><Relationship Id="rId25" Type="http://schemas.openxmlformats.org/officeDocument/2006/relationships/hyperlink" Target="https://morrison-lab.github.io/mds/algebra-exponentials.html#def-linear-function" TargetMode="External"/><Relationship Id="rId16" Type="http://schemas.openxmlformats.org/officeDocument/2006/relationships/hyperlink" Target="https://morrison-lab.github.io/mds/functions.html#def-function" TargetMode="External"/><Relationship Id="rId17" Type="http://schemas.openxmlformats.org/officeDocument/2006/relationships/hyperlink" Target="https://morrison-lab.github.io/pds/variance-covariance.html#def-variance" TargetMode="External"/><Relationship Id="rId46" Type="http://schemas.openxmlformats.org/officeDocument/2006/relationships/hyperlink" Target="https://quarto.org/docs/authoring/cross-references.html#theorems-and-proofs" TargetMode="External"/><Relationship Id="rId40" Type="http://schemas.openxmlformats.org/officeDocument/2006/relationships/hyperlink" Target="mathematical-writing.qmd#make-the-prose-say-what-the-formula-says" TargetMode="External"/><Relationship Id="rId35" Type="http://schemas.openxmlformats.org/officeDocument/2006/relationships/hyperlink" Target="notation.qmd#def-fitted-value" TargetMode="External"/><Relationship Id="rId55" Type="http://schemas.openxmlformats.org/officeDocument/2006/relationships/hyperlink" Target="notation.qmd#one-operation-per-step" TargetMode="External"/><Relationship Id="rId19" Type="http://schemas.openxmlformats.org/officeDocument/2006/relationships/hyperlink" Target="paper-organization.qmd#avoid-forward-references" TargetMode="External"/><Relationship Id="rId23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2026-10-29T21:32:49Z</dcterms:created>
  <dcterms:modified xsi:type="dcterms:W3CDTF">2026-10-29T21:32:49Z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14:29:02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