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14:29:08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14:29:02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6" w:name="exm-exercise-before-definition"/>
    <w:p>
      <w:pPr>
        <w:numPr>
          <w:ilvl w:val="0"/>
          <w:numId w:val="1001"/>
        </w:numPr>
      </w:pPr>
      <w:del w:id="3" w:author="PR Preview" w:date="2026-01-01T00:00:00Z">
        <w:r>
          <w:delText xml:space="preserve">Give each exercise the background that its title implies, and say why the reader should care (Ezra, 2026-10-29).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Whatever the title tells the reader about the object, the body also says: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name the object, link its definition, and say where it arises and what it is used for.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For a title such as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“Maximizing a gamma-family kernel”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 body says what a gamma distribution and its kernel are,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that maximizing the kernel finds the mode without computing the normalizing constant.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 body that only restates the formula leaves a reader who skipped the title with a formula and no reason to care.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first exercise of a split series carries the background,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each later exercise begins by citing it, as the splitting rule above says.</w:delText>
        </w:r>
      </w:del>
    </w:p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79" w:name="finish-each-unit-completely"/>
    <w:p>
      <w:pPr>
        <w:pStyle w:val="Heading2"/>
      </w:pPr>
      <w:del w:id="23" w:author="PR Preview" w:date="2026-01-01T00:00:00Z">
        <w:r>
          <w:delText xml:space="preserve">27 Rules that apply to all writing</w:delText>
        </w:r>
      </w:del>
    </w:p>
    <w:p>
      <w:pPr>
        <w:pStyle w:val="Heading2"/>
      </w:pPr>
      <w:ins w:id="24" w:author="PR Preview" w:date="2026-01-01T00:00:00Z">
        <w:r>
          <w:t xml:space="preserve">27 Finish each unit completely</w:t>
        </w:r>
      </w:ins>
    </w:p>
    <w:p>
      <w:pPr>
        <w:pStyle w:val="FirstParagraph"/>
      </w:pPr>
      <w:ins w:id="25" w:author="PR Preview" w:date="2026-01-01T00:00:00Z">
        <w:r>
          <w:t xml:space="preserve">Complete each sentence, step,</w:t>
        </w:r>
      </w:ins>
      <w:ins w:id="26" w:author="PR Preview" w:date="2026-01-01T00:00:00Z">
        <w:r>
          <w:t xml:space="preserve"> </w:t>
        </w:r>
      </w:ins>
      <w:hyperlink r:id="rId14">
        <w:ins w:id="27" w:author="PR Preview" w:date="2026-01-01T00:00:00Z">
          <w:r>
            <w:rPr>
              <w:rStyle w:val="Hyperlink"/>
            </w:rPr>
            <w:t xml:space="preserve">term</w:t>
          </w:r>
        </w:ins>
      </w:hyperlink>
      <w:ins w:id="28" w:author="PR Preview" w:date="2026-01-01T00:00:00Z">
        <w:r>
          <w:t xml:space="preserve">, result and exercise,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 do not leave part of it implied, merged into a neighbour, or half done.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 reader should never have to finish a unit for you.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Several rules in this guide are cases of this one:</w:t>
        </w:r>
      </w:ins>
    </w:p>
    <w:p>
      <w:pPr>
        <w:pStyle w:val="Compact"/>
        <w:numPr>
          <w:ilvl w:val="0"/>
          <w:numId w:val="1024"/>
        </w:numPr>
      </w:pPr>
      <w:ins w:id="35" w:author="PR Preview" w:date="2026-01-01T00:00:00Z">
        <w:r>
          <w:rPr>
            <w:b/>
            <w:bCs/>
          </w:rPr>
          <w:t xml:space="preserve">Sentence.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Write each sentence</w:t>
        </w:r>
      </w:ins>
      <w:ins w:id="38" w:author="PR Preview" w:date="2026-01-01T00:00:00Z">
        <w:r>
          <w:t xml:space="preserve"> </w:t>
        </w:r>
      </w:ins>
      <w:hyperlink r:id="rId77">
        <w:ins w:id="39" w:author="PR Preview" w:date="2026-01-01T00:00:00Z">
          <w:r>
            <w:rPr>
              <w:rStyle w:val="Hyperlink"/>
            </w:rPr>
            <w:t xml:space="preserve">in words or in math, not both</w:t>
          </w:r>
        </w:ins>
      </w:hyperlink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so a hybrid becomes one complete sentence of each kind.</w:t>
        </w:r>
      </w:ins>
    </w:p>
    <w:p>
      <w:pPr>
        <w:pStyle w:val="Compact"/>
        <w:numPr>
          <w:ilvl w:val="0"/>
          <w:numId w:val="1024"/>
        </w:numPr>
      </w:pPr>
      <w:ins w:id="43" w:author="PR Preview" w:date="2026-01-01T00:00:00Z">
        <w:r>
          <w:rPr>
            <w:b/>
            <w:bCs/>
          </w:rPr>
          <w:t xml:space="preserve">Step.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Give each operation</w:t>
        </w:r>
      </w:ins>
      <w:ins w:id="46" w:author="PR Preview" w:date="2026-01-01T00:00:00Z">
        <w:r>
          <w:t xml:space="preserve"> </w:t>
        </w:r>
      </w:ins>
      <w:hyperlink r:id="rId78">
        <w:ins w:id="47" w:author="PR Preview" w:date="2026-01-01T00:00:00Z">
          <w:r>
            <w:rPr>
              <w:rStyle w:val="Hyperlink"/>
            </w:rPr>
            <w:t xml:space="preserve">its own line and justification</w:t>
          </w:r>
        </w:ins>
      </w:hyperlink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do not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“cancel”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several operations as one step.</w:t>
        </w:r>
      </w:ins>
    </w:p>
    <w:p>
      <w:pPr>
        <w:pStyle w:val="Compact"/>
        <w:numPr>
          <w:ilvl w:val="0"/>
          <w:numId w:val="1024"/>
        </w:numPr>
      </w:pPr>
      <w:hyperlink r:id="rId14">
        <w:ins w:id="55" w:author="PR Preview" w:date="2026-01-01T00:00:00Z">
          <w:r>
            <w:rPr>
              <w:rStyle w:val="Hyperlink"/>
              <w:b/>
              <w:bCs/>
            </w:rPr>
            <w:t xml:space="preserve">Term</w:t>
          </w:r>
        </w:ins>
      </w:hyperlink>
      <w:ins w:id="56" w:author="PR Preview" w:date="2026-01-01T00:00:00Z">
        <w:r>
          <w:rPr>
            <w:b/>
            <w:bCs/>
          </w:rPr>
          <w:t xml:space="preserve">.</w:t>
        </w:r>
      </w:ins>
      <w:ins w:id="57" w:author="PR Preview" w:date="2026-01-01T00:00:00Z">
        <w:r>
          <w:t xml:space="preserve"> </w:t>
        </w:r>
      </w:ins>
      <w:hyperlink w:anchor="give-each-defined-term-its-own-div">
        <w:ins w:id="58" w:author="PR Preview" w:date="2026-01-01T00:00:00Z">
          <w:r>
            <w:rPr>
              <w:rStyle w:val="Hyperlink"/>
            </w:rPr>
            <w:t xml:space="preserve">Give each defined term its own div</w:t>
          </w:r>
        </w:ins>
      </w:hyperlink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keep equalities and equivalences out of the definition by stating them as results.</w:t>
        </w:r>
      </w:ins>
    </w:p>
    <w:p>
      <w:pPr>
        <w:pStyle w:val="Compact"/>
        <w:numPr>
          <w:ilvl w:val="0"/>
          <w:numId w:val="1024"/>
        </w:numPr>
      </w:pPr>
      <w:ins w:id="62" w:author="PR Preview" w:date="2026-01-01T00:00:00Z">
        <w:r>
          <w:rPr>
            <w:b/>
            <w:bCs/>
          </w:rPr>
          <w:t xml:space="preserve">Result.</w:t>
        </w:r>
      </w:ins>
      <w:ins w:id="63" w:author="PR Preview" w:date="2026-01-01T00:00:00Z">
        <w:r>
          <w:t xml:space="preserve"> </w:t>
        </w:r>
      </w:ins>
      <w:hyperlink w:anchor="X54d80540a68b433948113395869433e0fc9698c">
        <w:ins w:id="64" w:author="PR Preview" w:date="2026-01-01T00:00:00Z">
          <w:r>
            <w:rPr>
              <w:rStyle w:val="Hyperlink"/>
            </w:rPr>
            <w:t xml:space="preserve">Restate a result</w:t>
          </w:r>
        </w:ins>
      </w:hyperlink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first derived in a solution as a theorem after the exercise,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so the result stands alone.</w:t>
        </w:r>
      </w:ins>
    </w:p>
    <w:p>
      <w:pPr>
        <w:pStyle w:val="Compact"/>
        <w:numPr>
          <w:ilvl w:val="0"/>
          <w:numId w:val="1024"/>
        </w:numPr>
      </w:pPr>
      <w:ins w:id="69" w:author="PR Preview" w:date="2026-01-01T00:00:00Z">
        <w:r>
          <w:rPr>
            <w:b/>
            <w:bCs/>
          </w:rPr>
          <w:t xml:space="preserve">Exercise.</w:t>
        </w:r>
      </w:ins>
      <w:ins w:id="70" w:author="PR Preview" w:date="2026-01-01T00:00:00Z">
        <w:r>
          <w:t xml:space="preserve"> </w:t>
        </w:r>
      </w:ins>
      <w:hyperlink w:anchor="X54d80540a68b433948113395869433e0fc9698c">
        <w:ins w:id="71" w:author="PR Preview" w:date="2026-01-01T00:00:00Z">
          <w:r>
            <w:rPr>
              <w:rStyle w:val="Hyperlink"/>
            </w:rPr>
            <w:t xml:space="preserve">Split an exercise with several parts</w:t>
          </w:r>
        </w:ins>
      </w:hyperlink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so each exercise asks for one thing.</w:t>
        </w:r>
      </w:ins>
    </w:p>
    <w:p>
      <w:pPr>
        <w:pStyle w:val="FirstParagraph"/>
      </w:pPr>
      <w:ins w:id="75" w:author="PR Preview" w:date="2026-01-01T00:00:00Z">
        <w:r>
          <w:t xml:space="preserve">When you catch yourself taking a shortcut, finish the unit instead.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 shortcut saves the writer a few lines and costs every reader the work of rebuilding them.</w:t>
        </w:r>
      </w:ins>
    </w:p>
    <w:bookmarkEnd w:id="79"/>
    <w:bookmarkStart w:id="88" w:name="rules-that-apply-to-all-writing"/>
    <w:p>
      <w:pPr>
        <w:pStyle w:val="Heading2"/>
      </w:pPr>
      <w:ins w:id="78" w:author="PR Preview" w:date="2026-01-01T00:00:00Z">
        <w:r>
          <w:t xml:space="preserve">28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7" w:name="refs"/>
    <w:bookmarkStart w:id="8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80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81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5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77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78" Type="http://schemas.openxmlformats.org/officeDocument/2006/relationships/hyperlink" Target="notation/one-operation-per-step.qmd" TargetMode="External"/><Relationship Id="rId38" Type="http://schemas.openxmlformats.org/officeDocument/2006/relationships/hyperlink" Target="paper-organization.qmd#figures-and-tables" TargetMode="External"/><Relationship Id="rId83" Type="http://schemas.openxmlformats.org/officeDocument/2006/relationships/hyperlink" Target="word-choice.qmd#avoid-vague-and-metaphorical-language" TargetMode="External"/><Relationship Id="rId8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80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81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5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77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78" Type="http://schemas.openxmlformats.org/officeDocument/2006/relationships/hyperlink" Target="notation/one-operation-per-step.qmd" TargetMode="External"/><Relationship Id="rId38" Type="http://schemas.openxmlformats.org/officeDocument/2006/relationships/hyperlink" Target="paper-organization.qmd#figures-and-tables" TargetMode="External"/><Relationship Id="rId83" Type="http://schemas.openxmlformats.org/officeDocument/2006/relationships/hyperlink" Target="word-choice.qmd#avoid-vague-and-metaphorical-language" TargetMode="External"/><Relationship Id="rId8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2026-10-29T21:34:57Z</dcterms:created>
  <dcterms:modified xsi:type="dcterms:W3CDTF">2026-10-29T21:34:57Z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