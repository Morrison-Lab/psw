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2026-10-29 15:25:43 (PDT)</w:delText>
        </w:r>
      </w:del>
    </w:p>
    <w:p>
      <w:pPr>
        <w:pStyle w:val="Date"/>
      </w:pPr>
      <w:ins w:id="2" w:author="PR Preview" w:date="2026-01-01T00:00:00Z">
        <w:r>
          <w:t xml:space="preserve">Last modified: 2026-10-29 15:26:14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4"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r>
        <w:t xml:space="preserve"> </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w:t>
      </w:r>
      <w:r>
        <w:t xml:space="preserve"> </w:t>
      </w:r>
      <w:hyperlink r:id="rId12">
        <w:r>
          <w:rPr>
            <w:rStyle w:val="Hyperlink"/>
          </w:rPr>
          <w:t xml:space="preserve">term</w:t>
        </w:r>
      </w:hyperlink>
      <w:r>
        <w:t xml:space="preserve"> </w:t>
      </w:r>
      <w:r>
        <w:t xml:space="preserve">when removing it would lose meaning or precision,</w:t>
      </w:r>
      <w:r>
        <w:t xml:space="preserve"> </w:t>
      </w:r>
      <w:r>
        <w:t xml:space="preserve">and never replace an honest</w:t>
      </w:r>
      <w:r>
        <w:t xml:space="preserve"> </w:t>
      </w:r>
      <w:hyperlink r:id="rId13">
        <w:r>
          <w:rPr>
            <w:rStyle w:val="Hyperlink"/>
          </w:rPr>
          <w:t xml:space="preserve">hedge</w:t>
        </w:r>
      </w:hyperlink>
      <w:r>
        <w:t xml:space="preserve"> </w:t>
      </w:r>
      <w:r>
        <w:t xml:space="preserve">with false confidence.</w:t>
      </w:r>
    </w:p>
    <w:bookmarkEnd w:id="14"/>
    <w:bookmarkStart w:id="15"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5"/>
    <w:bookmarkStart w:id="17" w:name="write-in-the-active-voice"/>
    <w:p>
      <w:pPr>
        <w:pStyle w:val="Heading2"/>
      </w:pPr>
      <w:r>
        <w:t xml:space="preserve">3 Write in the active voice</w:t>
      </w:r>
    </w:p>
    <w:p>
      <w:pPr>
        <w:pStyle w:val="FirstParagraph"/>
      </w:pPr>
      <w:r>
        <w:t xml:space="preserve">Use the</w:t>
      </w:r>
      <w:r>
        <w:t xml:space="preserve"> </w:t>
      </w:r>
      <w:hyperlink r:id="rId16">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7"/>
    <w:bookmarkStart w:id="19"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w:t>
      </w:r>
      <w:r>
        <w:t xml:space="preserve"> </w:t>
      </w:r>
      <w:hyperlink r:id="rId12">
        <w:r>
          <w:rPr>
            <w:rStyle w:val="Hyperlink"/>
          </w:rPr>
          <w:t xml:space="preserve">term</w:t>
        </w:r>
      </w:hyperlink>
      <w:r>
        <w:t xml:space="preserve">, as</w:t>
      </w:r>
      <w:r>
        <w:t xml:space="preserve"> </w:t>
      </w:r>
      <w:hyperlink r:id="rId18">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9"/>
    <w:bookmarkStart w:id="20"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20"/>
    <w:bookmarkStart w:id="21" w:name="put-the-emphatic-words-at-the-end"/>
    <w:p>
      <w:pPr>
        <w:pStyle w:val="Heading2"/>
      </w:pPr>
      <w:r>
        <w:t xml:space="preserve">6 Put the emphatic words at the end</w:t>
      </w:r>
    </w:p>
    <w:p>
      <w:pPr>
        <w:pStyle w:val="FirstParagraph"/>
      </w:pPr>
      <w:r>
        <w:t xml:space="preserve">The end of a sentence is the position the reader remembers.</w:t>
      </w:r>
      <w:r>
        <w:t xml:space="preserve"> </w:t>
      </w:r>
      <w:r>
        <w:t xml:space="preserve">Strunk states the rule as</w:t>
      </w:r>
      <w:r>
        <w:t xml:space="preserve"> </w:t>
      </w:r>
      <w:r>
        <w:t xml:space="preserve">“Place the emphatic words of a sentence at the end”</w:t>
      </w:r>
      <w:r>
        <w:t xml:space="preserve"> </w:t>
      </w:r>
      <w:r>
        <w:t xml:space="preserve">(Strunk 1920, rule 18)</w:t>
      </w:r>
      <w:r>
        <w:t xml:space="preserve">.</w:t>
      </w:r>
      <w:r>
        <w:t xml:space="preserve"> </w:t>
      </w:r>
      <w:r>
        <w:t xml:space="preserve">Put the claim you want the reader to keep last,</w:t>
      </w:r>
      <w:r>
        <w:t xml:space="preserve"> </w:t>
      </w:r>
      <w:r>
        <w:t xml:space="preserve">and put the qualifications, the citation and the filler before it.</w:t>
      </w:r>
    </w:p>
    <w:p>
      <w:pPr>
        <w:pStyle w:val="BlockText"/>
      </w:pPr>
      <w:r>
        <w:t xml:space="preserve">❌ The estimate becomes more precise as the sample size grows, in general.</w:t>
      </w:r>
    </w:p>
    <w:p>
      <w:pPr>
        <w:pStyle w:val="BlockText"/>
      </w:pPr>
      <w:r>
        <w:t xml:space="preserve">✅ In general, the estimate becomes more precise as the sample size grows.</w:t>
      </w:r>
    </w:p>
    <w:bookmarkEnd w:id="21"/>
    <w:bookmarkStart w:id="22" w:name="X3e4d68df1b860ce9b082eb82ed52743b2d8229e"/>
    <w:p>
      <w:pPr>
        <w:pStyle w:val="Heading2"/>
      </w:pPr>
      <w:r>
        <w:t xml:space="preserve">7 Express coordinate ideas in parallel form</w:t>
      </w:r>
    </w:p>
    <w:p>
      <w:pPr>
        <w:pStyle w:val="FirstParagraph"/>
      </w:pPr>
      <w:r>
        <w:t xml:space="preserve">Items that play the same role in a sentence or a list</w:t>
      </w:r>
      <w:r>
        <w:t xml:space="preserve"> </w:t>
      </w:r>
      <w:r>
        <w:t xml:space="preserve">take the same grammatical form.</w:t>
      </w:r>
      <w:r>
        <w:t xml:space="preserve"> </w:t>
      </w:r>
      <w:r>
        <w:t xml:space="preserve">Strunk calls this parallel construction,</w:t>
      </w:r>
      <w:r>
        <w:t xml:space="preserve"> </w:t>
      </w:r>
      <w:r>
        <w:t xml:space="preserve">and states the rule as</w:t>
      </w:r>
      <w:r>
        <w:t xml:space="preserve"> </w:t>
      </w:r>
      <w:r>
        <w:t xml:space="preserve">“Express co-ordinate ideas in similar form”</w:t>
      </w:r>
      <w:r>
        <w:t xml:space="preserve"> </w:t>
      </w:r>
      <w:r>
        <w:t xml:space="preserve">(Strunk 1920, rule 15)</w:t>
      </w:r>
      <w:r>
        <w:t xml:space="preserve">.</w:t>
      </w:r>
      <w:r>
        <w:t xml:space="preserve"> </w:t>
      </w:r>
      <w:hyperlink w:anchor="put-lists-in-bullet-points">
        <w:r>
          <w:rPr>
            <w:rStyle w:val="Hyperlink"/>
          </w:rPr>
          <w:t xml:space="preserve">Put lists in bullet points</w:t>
        </w:r>
      </w:hyperlink>
      <w:r>
        <w:t xml:space="preserve"> </w:t>
      </w:r>
      <w:r>
        <w:t xml:space="preserve">applies the rule to the items of a list.</w:t>
      </w:r>
      <w:r>
        <w:t xml:space="preserve"> </w:t>
      </w:r>
      <w:r>
        <w:t xml:space="preserve">The rule also holds inside one sentence,</w:t>
      </w:r>
      <w:r>
        <w:t xml:space="preserve"> </w:t>
      </w:r>
      <w:r>
        <w:t xml:space="preserve">where a series joins verbs, noun phrases or adjectives</w:t>
      </w:r>
      <w:r>
        <w:t xml:space="preserve"> </w:t>
      </w:r>
      <w:r>
        <w:t xml:space="preserve">and each item should be the same kind of phrase.</w:t>
      </w:r>
    </w:p>
    <w:p>
      <w:pPr>
        <w:pStyle w:val="BlockText"/>
      </w:pPr>
      <w:r>
        <w:t xml:space="preserve">❌ The model is fast, accurate and has been validated.</w:t>
      </w:r>
    </w:p>
    <w:p>
      <w:pPr>
        <w:pStyle w:val="BlockText"/>
      </w:pPr>
      <w:r>
        <w:t xml:space="preserve">✅ The model is fast, accurate and validated.</w:t>
      </w:r>
    </w:p>
    <w:bookmarkEnd w:id="22"/>
    <w:bookmarkStart w:id="24" w:name="limit-complex-sentence-structures"/>
    <w:p>
      <w:pPr>
        <w:pStyle w:val="Heading2"/>
      </w:pPr>
      <w:r>
        <w:t xml:space="preserve">8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3"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3"/>
    <w:bookmarkEnd w:id="24"/>
    <w:bookmarkStart w:id="27" w:name="X831e99641ea6e3d916f49fb78be48dc576ff061"/>
    <w:p>
      <w:pPr>
        <w:pStyle w:val="Heading2"/>
      </w:pPr>
      <w:r>
        <w:t xml:space="preserve">9 Do not rule out readings no reader would make</w:t>
      </w:r>
    </w:p>
    <w:p>
      <w:pPr>
        <w:pStyle w:val="FirstParagraph"/>
      </w:pPr>
      <w:r>
        <w:t xml:space="preserve">A definition says what a</w:t>
      </w:r>
      <w:r>
        <w:t xml:space="preserve"> </w:t>
      </w:r>
      <w:hyperlink r:id="rId12">
        <w:r>
          <w:rPr>
            <w:rStyle w:val="Hyperlink"/>
          </w:rPr>
          <w:t xml:space="preserve">term</w:t>
        </w:r>
      </w:hyperlink>
      <w:r>
        <w:t xml:space="preserve"> </w:t>
      </w:r>
      <w:r>
        <w:t xml:space="preserve">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5"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5"/>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 </w:t>
      </w:r>
      <w:r>
        <w:t xml:space="preserve">in the same paper,</w:t>
      </w:r>
      <w:r>
        <w:t xml:space="preserve"> </w:t>
      </w:r>
      <w:r>
        <w:t xml:space="preserve">say which one you mean each time.</w:t>
      </w:r>
    </w:p>
    <w:p>
      <w:pPr>
        <w:pStyle w:val="BodyText"/>
      </w:pPr>
      <w:r>
        <w:t xml:space="preserve">A contrast you keep must not be a straw man.</w:t>
      </w:r>
      <w:r>
        <w:t xml:space="preserve"> </w:t>
      </w:r>
      <w:r>
        <w:t xml:space="preserve">Say who holds the confusing reading, and cite a source that shows it,</w:t>
      </w:r>
      <w:r>
        <w:t xml:space="preserve"> </w:t>
      </w:r>
      <w:r>
        <w:t xml:space="preserve">so the reader sees why the alternative needs ruling out.</w:t>
      </w:r>
      <w:r>
        <w:t xml:space="preserve"> </w:t>
      </w:r>
      <w:r>
        <w:t xml:space="preserve">A bare</w:t>
      </w:r>
      <w:r>
        <w:t xml:space="preserve"> </w:t>
      </w:r>
      <w:r>
        <w:t xml:space="preserve">“not X”</w:t>
      </w:r>
      <w:r>
        <w:t xml:space="preserve"> </w:t>
      </w:r>
      <w:r>
        <w:t xml:space="preserve">leaves the reader to guess</w:t>
      </w:r>
      <w:r>
        <w:t xml:space="preserve"> </w:t>
      </w:r>
      <w:r>
        <w:t xml:space="preserve">whether anyone reads the term as X.</w:t>
      </w:r>
      <w:r>
        <w:t xml:space="preserve"> </w:t>
      </w:r>
      <w:r>
        <w:t xml:space="preserve"> </w:t>
      </w:r>
      <w:r>
        <w:t xml:space="preserve">If you cannot find a source or a reader who holds the reading,</w:t>
      </w:r>
      <w:r>
        <w:t xml:space="preserve"> </w:t>
      </w:r>
      <w:r>
        <w:t xml:space="preserve">the contrast fails the test above, so remove it.</w:t>
      </w:r>
    </w:p>
    <w:bookmarkStart w:id="26" w:name="exm-fleshed-out-contrast"/>
    <w:p>
      <w:pPr>
        <w:pStyle w:val="BodyText"/>
      </w:pPr>
      <w:r>
        <w:rPr>
          <w:b/>
          <w:bCs/>
        </w:rPr>
        <w:t xml:space="preserve">Example 3 (Explaining the contrast, or dropping it)</w:t>
      </w:r>
      <w:r>
        <w:t xml:space="preserve"> </w:t>
      </w:r>
      <w:r>
        <w:t xml:space="preserve"> </w:t>
      </w:r>
    </w:p>
    <w:p>
      <w:pPr>
        <w:pStyle w:val="BlockText"/>
      </w:pPr>
      <w:r>
        <w:t xml:space="preserve">❌ Statistics uses</w:t>
      </w:r>
      <w:r>
        <w:t xml:space="preserve"> </w:t>
      </w:r>
      <w:r>
        <w:t xml:space="preserve">“predictor”</w:t>
      </w:r>
      <w:r>
        <w:t xml:space="preserve"> </w:t>
      </w:r>
      <w:r>
        <w:t xml:space="preserve">for a feature, not for a model.</w:t>
      </w:r>
    </w:p>
    <w:p>
      <w:pPr>
        <w:pStyle w:val="BlockText"/>
      </w:pPr>
      <w:r>
        <w:t xml:space="preserve">✅ Statistics uses</w:t>
      </w:r>
      <w:r>
        <w:t xml:space="preserve"> </w:t>
      </w:r>
      <w:r>
        <w:t xml:space="preserve">“predictor”</w:t>
      </w:r>
      <w:r>
        <w:t xml:space="preserve"> </w:t>
      </w:r>
      <w:r>
        <w:t xml:space="preserve">for a feature.</w:t>
      </w:r>
      <w:r>
        <w:t xml:space="preserve"> </w:t>
      </w:r>
      <w:r>
        <w:t xml:space="preserve">Some machine learning texts use the same word for a fitted prediction function:</w:t>
      </w:r>
      <w:r>
        <w:t xml:space="preserve"> </w:t>
      </w:r>
      <w:r>
        <w:t xml:space="preserve"> </w:t>
      </w:r>
      <w:r>
        <w:t xml:space="preserve">Hastie, Tibshirani and Friedman call the averaged forest function</w:t>
      </w:r>
      <w:r>
        <w:t xml:space="preserve"> </w:t>
      </w:r>
      <w:r>
        <w:t xml:space="preserve">“the random forest (regression) predictor”</w:t>
      </w:r>
      <w:r>
        <w:t xml:space="preserve"> </w:t>
      </w:r>
      <w:r>
        <w:t xml:space="preserve">(Hastie et al. 2009, equation 15.2)</w:t>
      </w:r>
      <w:r>
        <w:t xml:space="preserve">.</w:t>
      </w:r>
      <w:r>
        <w:t xml:space="preserve"> </w:t>
      </w:r>
      <w:r>
        <w:t xml:space="preserve">In these notes,</w:t>
      </w:r>
      <w:r>
        <w:t xml:space="preserve"> </w:t>
      </w:r>
      <w:r>
        <w:t xml:space="preserve">“predictor”</w:t>
      </w:r>
      <w:r>
        <w:t xml:space="preserve"> </w:t>
      </w:r>
      <w:r>
        <w:t xml:space="preserve">always means a feature.</w:t>
      </w:r>
    </w:p>
    <w:p>
      <w:pPr>
        <w:pStyle w:val="FirstParagraph"/>
      </w:pPr>
      <w:r>
        <w:t xml:space="preserve">The first version rules out a reading without saying that anyone holds it.</w:t>
      </w:r>
      <w:r>
        <w:t xml:space="preserve"> </w:t>
      </w:r>
      <w:r>
        <w:t xml:space="preserve">The second shows that the reading exists, with a source,</w:t>
      </w:r>
      <w:r>
        <w:t xml:space="preserve"> </w:t>
      </w:r>
      <w:r>
        <w:t xml:space="preserve">and says which meaning the text uses.</w:t>
      </w:r>
      <w:r>
        <w:t xml:space="preserve"> </w:t>
      </w:r>
      <w:r>
        <w:t xml:space="preserve">If no text used the word that way,</w:t>
      </w:r>
      <w:r>
        <w:t xml:space="preserve"> </w:t>
      </w:r>
      <w:r>
        <w:t xml:space="preserve">the right revision would be to delete the clause</w:t>
      </w:r>
      <w:r>
        <w:t xml:space="preserve"> </w:t>
      </w:r>
      <w:r>
        <w:t xml:space="preserve">“not for a model”</w:t>
      </w:r>
      <w:r>
        <w:t xml:space="preserve">.</w:t>
      </w:r>
    </w:p>
    <w:bookmarkEnd w:id="26"/>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7"/>
    <w:bookmarkStart w:id="29" w:name="avoid-double-negatives"/>
    <w:p>
      <w:pPr>
        <w:pStyle w:val="Heading2"/>
      </w:pPr>
      <w:r>
        <w:t xml:space="preserve">10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8" w:name="exm-double-negative"/>
    <w:p>
      <w:pPr>
        <w:pStyle w:val="BodyText"/>
      </w:pPr>
      <w:r>
        <w:rPr>
          <w:b/>
          <w:bCs/>
        </w:rPr>
        <w:t xml:space="preserve">Example 4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w:t>
      </w:r>
      <w:r>
        <w:t xml:space="preserve"> </w:t>
      </w:r>
      <w:hyperlink r:id="rId13">
        <w:r>
          <w:rPr>
            <w:rStyle w:val="Hyperlink"/>
          </w:rPr>
          <w:t xml:space="preserve">hedge</w:t>
        </w:r>
      </w:hyperlink>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8"/>
    <w:bookmarkEnd w:id="29"/>
    <w:bookmarkStart w:id="32" w:name="Xa757197b9b942a803dc05820332a104a8aaeee4"/>
    <w:p>
      <w:pPr>
        <w:pStyle w:val="Heading2"/>
      </w:pPr>
      <w:r>
        <w:t xml:space="preserve">11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30">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31" w:name="exm-self-referential"/>
    <w:p>
      <w:pPr>
        <w:pStyle w:val="BodyText"/>
      </w:pPr>
      <w:r>
        <w:rPr>
          <w:b/>
          <w:bCs/>
        </w:rPr>
        <w:t xml:space="preserve">Example 5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31"/>
    <w:bookmarkEnd w:id="32"/>
    <w:bookmarkStart w:id="35" w:name="let-a-self-describing-link-stand-alone"/>
    <w:p>
      <w:pPr>
        <w:pStyle w:val="Heading2"/>
      </w:pPr>
      <w:r>
        <w:t xml:space="preserve">12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4" w:name="exm-self-describing-link"/>
    <w:p>
      <w:pPr>
        <w:pStyle w:val="BodyText"/>
      </w:pPr>
      <w:r>
        <w:rPr>
          <w:b/>
          <w:bCs/>
        </w:rPr>
        <w:t xml:space="preserve">Example 6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33">
        <w:r>
          <w:rPr>
            <w:rStyle w:val="Hyperlink"/>
          </w:rPr>
          <w:t xml:space="preserve">https://github.com/Morrison-Lab/sds</w:t>
        </w:r>
      </w:hyperlink>
      <w:r>
        <w:t xml:space="preserve">).</w:t>
      </w:r>
    </w:p>
    <w:p>
      <w:pPr>
        <w:pStyle w:val="BlockText"/>
      </w:pPr>
      <w:r>
        <w:t xml:space="preserve">✅ For an example, see</w:t>
      </w:r>
      <w:r>
        <w:t xml:space="preserve"> </w:t>
      </w:r>
      <w:hyperlink r:id="rId33">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4"/>
    <w:p>
      <w:pPr>
        <w:pStyle w:val="BodyText"/>
      </w:pPr>
      <w:r>
        <w:t xml:space="preserve">Keep a descriptive label when the URL does not show what it points to,</w:t>
      </w:r>
      <w:r>
        <w:t xml:space="preserve"> </w:t>
      </w:r>
      <w:r>
        <w:t xml:space="preserve">such as a DOI or a shortened link.</w:t>
      </w:r>
    </w:p>
    <w:bookmarkEnd w:id="35"/>
    <w:bookmarkStart w:id="37" w:name="keep-the-writer-out-of-the-way"/>
    <w:p>
      <w:pPr>
        <w:pStyle w:val="Heading2"/>
      </w:pPr>
      <w:r>
        <w:t xml:space="preserve">13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6" w:name="exm-writer-out-of-the-way"/>
    <w:p>
      <w:pPr>
        <w:pStyle w:val="BodyText"/>
      </w:pPr>
      <w:r>
        <w:rPr>
          <w:b/>
          <w:bCs/>
        </w:rPr>
        <w:t xml:space="preserve">Example 7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 </w:t>
      </w:r>
      <w:r>
        <w:t xml:space="preserve">keeps</w:t>
      </w:r>
      <w:r>
        <w:t xml:space="preserve"> </w:t>
      </w:r>
      <w:r>
        <w:t xml:space="preserve">“me”</w:t>
      </w:r>
      <w:r>
        <w:t xml:space="preserve"> </w:t>
      </w:r>
      <w:r>
        <w:t xml:space="preserve">because the request is about the writer’s runner.</w:t>
      </w:r>
    </w:p>
    <w:bookmarkEnd w:id="36"/>
    <w:bookmarkEnd w:id="37"/>
    <w:bookmarkStart w:id="39" w:name="do-not-overexplain"/>
    <w:p>
      <w:pPr>
        <w:pStyle w:val="Heading2"/>
      </w:pPr>
      <w:r>
        <w:t xml:space="preserve">14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8" w:name="exm-overexplain"/>
    <w:p>
      <w:pPr>
        <w:pStyle w:val="BodyText"/>
      </w:pPr>
      <w:r>
        <w:rPr>
          <w:b/>
          <w:bCs/>
        </w:rPr>
        <w:t xml:space="preserve">Example 8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8"/>
    <w:bookmarkEnd w:id="39"/>
    <w:bookmarkStart w:id="47" w:name="put-lists-in-bullet-points"/>
    <w:p>
      <w:pPr>
        <w:pStyle w:val="Heading2"/>
      </w:pPr>
      <w:r>
        <w:t xml:space="preserve">15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A case analysis is a parallel run too.</w:t>
      </w:r>
      <w:r>
        <w:t xml:space="preserve"> </w:t>
      </w:r>
      <w:r>
        <w:t xml:space="preserve">Write one bullet per case,</w:t>
      </w:r>
      <w:r>
        <w:t xml:space="preserve"> </w:t>
      </w:r>
      <w:r>
        <w:t xml:space="preserve">and begin each with a bold label that names the case.</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a bullet list:</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40" w:name="exm-bullet-lists"/>
    <w:p>
      <w:pPr>
        <w:pStyle w:val="FirstParagraph"/>
      </w:pPr>
      <w:r>
        <w:rPr>
          <w:b/>
          <w:bCs/>
        </w:rPr>
        <w:t xml:space="preserve">Example 9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40"/>
    <w:bookmarkStart w:id="44" w:name="exm-resource-lists"/>
    <w:p>
      <w:pPr>
        <w:pStyle w:val="BodyText"/>
      </w:pPr>
      <w:r>
        <w:rPr>
          <w:b/>
          <w:bCs/>
        </w:rPr>
        <w:t xml:space="preserve">Example 10 (Turning a run of resource sentences into bullet points)</w:t>
      </w:r>
      <w:r>
        <w:t xml:space="preserve"> </w:t>
      </w:r>
      <w:r>
        <w:t xml:space="preserve"> </w:t>
      </w:r>
    </w:p>
    <w:p>
      <w:pPr>
        <w:pStyle w:val="BlockText"/>
      </w:pPr>
      <w:r>
        <w:t xml:space="preserve">❌ Hastie and Tibshirani</w:t>
      </w:r>
      <w:r>
        <w:t xml:space="preserve"> </w:t>
      </w:r>
      <w:hyperlink r:id="rId41">
        <w:r>
          <w:rPr>
            <w:rStyle w:val="Hyperlink"/>
          </w:rPr>
          <w:t xml:space="preserve">extend least squares to several predictors</w:t>
        </w:r>
      </w:hyperlink>
      <w:r>
        <w:t xml:space="preserve">. Starmer explains</w:t>
      </w:r>
      <w:r>
        <w:t xml:space="preserve"> </w:t>
      </w:r>
      <w:hyperlink r:id="rId42">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41">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42">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43">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4"/>
    <w:bookmarkStart w:id="45" w:name="exm-numbered-lists"/>
    <w:p>
      <w:pPr>
        <w:pStyle w:val="BodyText"/>
      </w:pPr>
      <w:r>
        <w:rPr>
          <w:b/>
          <w:bCs/>
        </w:rPr>
        <w:t xml:space="preserve">Example 11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5"/>
    <w:bookmarkStart w:id="46" w:name="exm-case-bullets"/>
    <w:p>
      <w:pPr>
        <w:pStyle w:val="BodyText"/>
      </w:pPr>
      <w:r>
        <w:rPr>
          <w:b/>
          <w:bCs/>
        </w:rPr>
        <w:t xml:space="preserve">Example 12 (Turning a paragraph of cases into bullet points)</w:t>
      </w:r>
      <w:r>
        <w:t xml:space="preserve"> </w:t>
      </w:r>
      <w:r>
        <w:t xml:space="preserve"> </w:t>
      </w:r>
    </w:p>
    <w:p>
      <w:pPr>
        <w:pStyle w:val="BlockText"/>
      </w:pPr>
      <w:r>
        <w:t xml:space="preserve">❌ At</w:t>
      </w:r>
      <w:r>
        <w:t xml:space="preserve"> </w:t>
      </w:r>
      <m:oMath>
        <m:r>
          <m:t>z</m:t>
        </m:r>
        <m:r>
          <m:rPr>
            <m:sty m:val="p"/>
          </m:rPr>
          <m:t>=</m:t>
        </m:r>
        <m:r>
          <m:t>0</m:t>
        </m:r>
      </m:oMath>
      <w:r>
        <w:t xml:space="preserve"> </w:t>
      </w:r>
      <w:r>
        <w:t xml:space="preserve">the slope is</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r>
        <w:t xml:space="preserve"> </w:t>
      </w:r>
      <w:r>
        <w:t xml:space="preserve">At</w:t>
      </w:r>
      <w:r>
        <w:t xml:space="preserve"> </w:t>
      </w:r>
      <m:oMath>
        <m:r>
          <m:t>z</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r>
        <w:t xml:space="preserve"> </w:t>
      </w:r>
      <w:r>
        <w:t xml:space="preserve">At</w:t>
      </w:r>
      <w:r>
        <w:t xml:space="preserve"> </w:t>
      </w:r>
      <m:oMath>
        <m:r>
          <m:t>z</m:t>
        </m:r>
        <m:r>
          <m:rPr>
            <m:sty m:val="p"/>
          </m:rPr>
          <m:t>=</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BlockText"/>
      </w:pPr>
      <w:r>
        <w:t xml:space="preserve">✅ The slope</w:t>
      </w:r>
      <w:r>
        <w:t xml:space="preserve"> </w:t>
      </w:r>
      <m:oMath>
        <m:sSup>
          <m:e>
            <m:r>
              <m:rPr>
                <m:sty m:val="p"/>
              </m:rPr>
              <m:t>expit</m:t>
            </m:r>
          </m:e>
          <m:sup>
            <m:r>
              <m:rPr>
                <m:sty m:val="p"/>
              </m:rPr>
              <m:t>′</m:t>
            </m:r>
          </m:sup>
        </m:sSup>
        <m:r>
          <m:t>​</m:t>
        </m:r>
        <m:d>
          <m:dPr>
            <m:begChr m:val="{"/>
            <m:sepChr m:val=""/>
            <m:endChr m:val="}"/>
            <m:grow/>
          </m:dPr>
          <m:e>
            <m:r>
              <m:t>z</m:t>
            </m:r>
          </m:e>
        </m:d>
        <m:r>
          <m:t>​</m:t>
        </m:r>
      </m:oMath>
      <w:r>
        <w:t xml:space="preserve"> </w:t>
      </w:r>
      <w:r>
        <w:t xml:space="preserve">at three values of</w:t>
      </w:r>
      <w:r>
        <w:t xml:space="preserve"> </w:t>
      </w:r>
      <m:oMath>
        <m:r>
          <m:t>z</m:t>
        </m:r>
      </m:oMath>
      <w:r>
        <w:t xml:space="preserve">:</w:t>
      </w:r>
    </w:p>
    <w:p>
      <w:pPr>
        <w:pStyle w:val="Compact"/>
        <w:numPr>
          <w:ilvl w:val="0"/>
          <w:numId w:val="1015"/>
        </w:numPr>
      </w:pPr>
      <m:oMath>
        <m:r>
          <m:t>z</m:t>
        </m:r>
        <m:r>
          <m:rPr>
            <m:sty m:val="p"/>
          </m:rPr>
          <m:t>=</m:t>
        </m:r>
        <m:r>
          <m:t>0</m:t>
        </m:r>
      </m:oMath>
      <w:r>
        <w:rPr>
          <w:b/>
          <w:bCs/>
        </w:rPr>
        <w:t xml:space="preserve">:</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p>
    <w:p>
      <w:pPr>
        <w:pStyle w:val="Compact"/>
        <w:numPr>
          <w:ilvl w:val="0"/>
          <w:numId w:val="1015"/>
        </w:numPr>
      </w:pPr>
      <m:oMath>
        <m:r>
          <m:t>z</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p>
    <w:p>
      <w:pPr>
        <w:pStyle w:val="Compact"/>
        <w:numPr>
          <w:ilvl w:val="0"/>
          <w:numId w:val="1015"/>
        </w:numPr>
      </w:pPr>
      <m:oMath>
        <m:r>
          <m:t>z</m:t>
        </m:r>
        <m:r>
          <m:rPr>
            <m:sty m:val="p"/>
          </m:rPr>
          <m:t>=</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FirstParagraph"/>
      </w:pPr>
      <w:r>
        <w:t xml:space="preserve">The labels let the reader find a case at a glance,</w:t>
      </w:r>
      <w:r>
        <w:t xml:space="preserve"> </w:t>
      </w:r>
      <w:r>
        <w:t xml:space="preserve">and the bullets show that there are three.</w:t>
      </w:r>
    </w:p>
    <w:bookmarkEnd w:id="46"/>
    <w:bookmarkEnd w:id="47"/>
    <w:bookmarkStart w:id="53" w:name="write-to-communicate-not-to-impress"/>
    <w:p>
      <w:pPr>
        <w:pStyle w:val="Heading2"/>
      </w:pPr>
      <w:r>
        <w:t xml:space="preserve">16 Write to communicate, not to impress</w:t>
      </w:r>
    </w:p>
    <w:p>
      <w:pPr>
        <w:pStyle w:val="FirstParagraph"/>
      </w:pPr>
      <w:r>
        <w:t xml:space="preserve">Many rules in this chapter serve one aim:</w:t>
      </w:r>
      <w:r>
        <w:t xml:space="preserve"> </w:t>
      </w:r>
      <w:r>
        <w:t xml:space="preserve">the reader should reach your meaning without extra work.</w:t>
      </w:r>
      <w:r>
        <w:t xml:space="preserve"> </w:t>
      </w:r>
      <w:r>
        <w:t xml:space="preserve">A long word, a nested sentence or a crowded paragraph</w:t>
      </w:r>
      <w:r>
        <w:t xml:space="preserve"> </w:t>
      </w:r>
      <w:r>
        <w:t xml:space="preserve">can make a text sound more formal,</w:t>
      </w:r>
      <w:r>
        <w:t xml:space="preserve"> </w:t>
      </w:r>
      <w:r>
        <w:t xml:space="preserve">but it can add work for the reader</w:t>
      </w:r>
      <w:r>
        <w:t xml:space="preserve"> </w:t>
      </w:r>
      <w:r>
        <w:t xml:space="preserve">without adding to the meaning.</w:t>
      </w:r>
      <w:r>
        <w:t xml:space="preserve"> </w:t>
      </w:r>
      <w:r>
        <w:t xml:space="preserve">So at each level of the text,</w:t>
      </w:r>
      <w:r>
        <w:t xml:space="preserve"> </w:t>
      </w:r>
      <w:r>
        <w:t xml:space="preserve">choose the plainest form that still carries the full meaning:</w:t>
      </w:r>
    </w:p>
    <w:p>
      <w:pPr>
        <w:pStyle w:val="Compact"/>
        <w:numPr>
          <w:ilvl w:val="0"/>
          <w:numId w:val="1016"/>
        </w:numPr>
      </w:pPr>
      <w:r>
        <w:t xml:space="preserve">for words, see</w:t>
      </w:r>
      <w:r>
        <w:t xml:space="preserve"> </w:t>
      </w:r>
      <w:hyperlink r:id="rId48">
        <w:r>
          <w:rPr>
            <w:rStyle w:val="Hyperlink"/>
          </w:rPr>
          <w:t xml:space="preserve">Word choice</w:t>
        </w:r>
      </w:hyperlink>
      <w:r>
        <w:t xml:space="preserve">;</w:t>
      </w:r>
    </w:p>
    <w:p>
      <w:pPr>
        <w:pStyle w:val="Compact"/>
        <w:numPr>
          <w:ilvl w:val="0"/>
          <w:numId w:val="1016"/>
        </w:numPr>
      </w:pPr>
      <w:r>
        <w:t xml:space="preserve">for sentences, see</w:t>
      </w:r>
      <w:r>
        <w:t xml:space="preserve"> </w:t>
      </w:r>
      <w:hyperlink w:anchor="limit-complex-sentence-structures">
        <w:r>
          <w:rPr>
            <w:rStyle w:val="Hyperlink"/>
          </w:rPr>
          <w:t xml:space="preserve">Limit complex sentence structures</w:t>
        </w:r>
      </w:hyperlink>
      <w:r>
        <w:t xml:space="preserve">;</w:t>
      </w:r>
    </w:p>
    <w:p>
      <w:pPr>
        <w:pStyle w:val="Compact"/>
        <w:numPr>
          <w:ilvl w:val="0"/>
          <w:numId w:val="1016"/>
        </w:numPr>
      </w:pPr>
      <w:r>
        <w:t xml:space="preserve">for paragraphs, give each one a single topic,</w:t>
      </w:r>
      <w:r>
        <w:t xml:space="preserve"> </w:t>
      </w:r>
      <w:r>
        <w:t xml:space="preserve">as</w:t>
      </w:r>
      <w:r>
        <w:t xml:space="preserve"> </w:t>
      </w:r>
      <w:hyperlink r:id="rId49">
        <w:r>
          <w:rPr>
            <w:rStyle w:val="Hyperlink"/>
          </w:rPr>
          <w:t xml:space="preserve">Keep a predictable structure</w:t>
        </w:r>
      </w:hyperlink>
      <w:r>
        <w:t xml:space="preserve"> </w:t>
      </w:r>
      <w:r>
        <w:t xml:space="preserve">says;</w:t>
      </w:r>
    </w:p>
    <w:p>
      <w:pPr>
        <w:pStyle w:val="Compact"/>
        <w:numPr>
          <w:ilvl w:val="0"/>
          <w:numId w:val="1016"/>
        </w:numPr>
      </w:pPr>
      <w:r>
        <w:t xml:space="preserve">for mathematics, see</w:t>
      </w:r>
      <w:r>
        <w:t xml:space="preserve"> </w:t>
      </w:r>
      <w:hyperlink r:id="rId50">
        <w:r>
          <w:rPr>
            <w:rStyle w:val="Hyperlink"/>
          </w:rPr>
          <w:t xml:space="preserve">Making expressions concise</w:t>
        </w:r>
      </w:hyperlink>
      <w:r>
        <w:t xml:space="preserve">.</w:t>
      </w:r>
    </w:p>
    <w:bookmarkStart w:id="52" w:name="exm-communicate-not-impress"/>
    <w:p>
      <w:pPr>
        <w:pStyle w:val="FirstParagraph"/>
      </w:pPr>
      <w:r>
        <w:rPr>
          <w:b/>
          <w:bCs/>
        </w:rPr>
        <w:t xml:space="preserve">Example 13 (Rewriting a sentence written to sound formal)</w:t>
      </w:r>
      <w:r>
        <w:t xml:space="preserve"> </w:t>
      </w:r>
      <w:r>
        <w:t xml:space="preserve"> </w:t>
      </w:r>
    </w:p>
    <w:p>
      <w:pPr>
        <w:pStyle w:val="BlockText"/>
      </w:pPr>
      <w:r>
        <w:t xml:space="preserve">❌ It is imperative to acknowledge that, notwithstanding the methodological constraints</w:t>
      </w:r>
      <w:r>
        <w:t xml:space="preserve"> </w:t>
      </w:r>
      <w:r>
        <w:t xml:space="preserve">that were encountered in the course of the study,</w:t>
      </w:r>
      <w:r>
        <w:t xml:space="preserve"> </w:t>
      </w:r>
      <w:r>
        <w:t xml:space="preserve">the findings that were obtained are indicative of a substantial association</w:t>
      </w:r>
      <w:r>
        <w:t xml:space="preserve"> </w:t>
      </w:r>
      <w:r>
        <w:t xml:space="preserve">between the exposure and the outcome.</w:t>
      </w:r>
    </w:p>
    <w:p>
      <w:pPr>
        <w:pStyle w:val="BlockText"/>
      </w:pPr>
      <w:r>
        <w:t xml:space="preserve">✅ Despite the limits of the study’s methods,</w:t>
      </w:r>
      <w:r>
        <w:t xml:space="preserve"> </w:t>
      </w:r>
      <w:r>
        <w:t xml:space="preserve">the results suggest a substantial association between the exposure and the outcome.</w:t>
      </w:r>
    </w:p>
    <w:p>
      <w:pPr>
        <w:pStyle w:val="FirstParagraph"/>
      </w:pPr>
      <w:r>
        <w:t xml:space="preserve">The ✅ version drops</w:t>
      </w:r>
      <w:r>
        <w:t xml:space="preserve"> </w:t>
      </w:r>
      <w:r>
        <w:t xml:space="preserve">“It is imperative to acknowledge that”</w:t>
      </w:r>
      <w:r>
        <w:t xml:space="preserve">,</w:t>
      </w:r>
      <w:r>
        <w:t xml:space="preserve"> </w:t>
      </w:r>
      <w:r>
        <w:t xml:space="preserve">which only says that the next claim matters.</w:t>
      </w:r>
      <w:r>
        <w:t xml:space="preserve"> </w:t>
      </w:r>
      <w:r>
        <w:t xml:space="preserve">It replaces</w:t>
      </w:r>
      <w:r>
        <w:t xml:space="preserve"> </w:t>
      </w:r>
      <w:r>
        <w:t xml:space="preserve">“notwithstanding”</w:t>
      </w:r>
      <w:r>
        <w:t xml:space="preserve"> </w:t>
      </w:r>
      <w:r>
        <w:t xml:space="preserve">with</w:t>
      </w:r>
      <w:r>
        <w:t xml:space="preserve"> </w:t>
      </w:r>
      <w:r>
        <w:t xml:space="preserve">“despite”</w:t>
      </w:r>
      <w:r>
        <w:t xml:space="preserve"> </w:t>
      </w:r>
      <w:r>
        <w:t xml:space="preserve">and</w:t>
      </w:r>
      <w:r>
        <w:t xml:space="preserve"> </w:t>
      </w:r>
      <w:r>
        <w:t xml:space="preserve">“are indicative of”</w:t>
      </w:r>
      <w:r>
        <w:t xml:space="preserve"> </w:t>
      </w:r>
      <w:r>
        <w:t xml:space="preserve">with</w:t>
      </w:r>
      <w:r>
        <w:t xml:space="preserve"> </w:t>
      </w:r>
      <w:r>
        <w:t xml:space="preserve">“suggest”</w:t>
      </w:r>
      <w:r>
        <w:t xml:space="preserve">,</w:t>
      </w:r>
      <w:r>
        <w:t xml:space="preserve"> </w:t>
      </w:r>
      <w:r>
        <w:t xml:space="preserve">as</w:t>
      </w:r>
      <w:r>
        <w:t xml:space="preserve"> </w:t>
      </w:r>
      <w:hyperlink r:id="rId51">
        <w:r>
          <w:rPr>
            <w:rStyle w:val="Hyperlink"/>
          </w:rPr>
          <w:t xml:space="preserve">Replacing unnecessary jargon</w:t>
        </w:r>
      </w:hyperlink>
      <w:r>
        <w:t xml:space="preserve"> </w:t>
      </w:r>
      <w:r>
        <w:t xml:space="preserve">does for single words.</w:t>
      </w:r>
      <w:r>
        <w:t xml:space="preserve"> </w:t>
      </w:r>
      <w:r>
        <w:t xml:space="preserve">It puts the noun phrases in plainer words too:</w:t>
      </w:r>
      <w:r>
        <w:t xml:space="preserve"> </w:t>
      </w:r>
      <w:r>
        <w:t xml:space="preserve">“methodological constraints”</w:t>
      </w:r>
      <w:r>
        <w:t xml:space="preserve"> </w:t>
      </w:r>
      <w:r>
        <w:t xml:space="preserve">becomes</w:t>
      </w:r>
      <w:r>
        <w:t xml:space="preserve"> </w:t>
      </w:r>
      <w:r>
        <w:t xml:space="preserve">“the limits of the study’s methods”</w:t>
      </w:r>
      <w:r>
        <w:t xml:space="preserve">,</w:t>
      </w:r>
      <w:r>
        <w:t xml:space="preserve"> </w:t>
      </w:r>
      <w:r>
        <w:t xml:space="preserve">and</w:t>
      </w:r>
      <w:r>
        <w:t xml:space="preserve"> </w:t>
      </w:r>
      <w:r>
        <w:t xml:space="preserve">“findings”</w:t>
      </w:r>
      <w:r>
        <w:t xml:space="preserve"> </w:t>
      </w:r>
      <w:r>
        <w:t xml:space="preserve">becomes</w:t>
      </w:r>
      <w:r>
        <w:t xml:space="preserve"> </w:t>
      </w:r>
      <w:r>
        <w:t xml:space="preserve">“results”</w:t>
      </w:r>
      <w:r>
        <w:t xml:space="preserve">.</w:t>
      </w:r>
      <w:r>
        <w:t xml:space="preserve"> </w:t>
      </w:r>
      <w:r>
        <w:t xml:space="preserve">It also removes the relative clauses</w:t>
      </w:r>
      <w:r>
        <w:t xml:space="preserve"> </w:t>
      </w:r>
      <w:r>
        <w:t xml:space="preserve">“that were encountered in the course of the study”</w:t>
      </w:r>
      <w:r>
        <w:t xml:space="preserve"> </w:t>
      </w:r>
      <w:r>
        <w:t xml:space="preserve">and</w:t>
      </w:r>
      <w:r>
        <w:t xml:space="preserve"> </w:t>
      </w:r>
      <w:r>
        <w:t xml:space="preserve">“that were obtained”</w:t>
      </w:r>
      <w:r>
        <w:t xml:space="preserve">,</w:t>
      </w:r>
      <w:r>
        <w:t xml:space="preserve"> </w:t>
      </w:r>
      <w:r>
        <w:t xml:space="preserve">because a study’s constraints are ones it faced,</w:t>
      </w:r>
      <w:r>
        <w:t xml:space="preserve"> </w:t>
      </w:r>
      <w:r>
        <w:t xml:space="preserve">and its findings are ones it obtained.</w:t>
      </w:r>
    </w:p>
    <w:bookmarkEnd w:id="52"/>
    <w:bookmarkEnd w:id="53"/>
    <w:bookmarkStart w:id="63" w:name="examples-of-concise-writing"/>
    <w:p>
      <w:pPr>
        <w:pStyle w:val="Heading2"/>
      </w:pPr>
      <w:r>
        <w:t xml:space="preserve">17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62" w:name="refs"/>
    <w:bookmarkStart w:id="55" w:name="ref-hastie2009esl"/>
    <w:p>
      <w:pPr>
        <w:pStyle w:val="Bibliography"/>
      </w:pPr>
      <w:r>
        <w:t xml:space="preserve">Hastie, Trevor, Robert Tibshirani, and Jerome Friedman. 2009.</w:t>
      </w:r>
      <w:r>
        <w:t xml:space="preserve"> </w:t>
      </w:r>
      <w:r>
        <w:rPr>
          <w:i/>
          <w:iCs/>
        </w:rPr>
        <w:t xml:space="preserve">The Elements of Statistical Learning: Data Mining, Inference, and Prediction</w:t>
      </w:r>
      <w:r>
        <w:t xml:space="preserve">. 2nd ed. Springer.</w:t>
      </w:r>
      <w:r>
        <w:t xml:space="preserve"> </w:t>
      </w:r>
      <w:hyperlink r:id="rId54">
        <w:r>
          <w:rPr>
            <w:rStyle w:val="Hyperlink"/>
          </w:rPr>
          <w:t xml:space="preserve">https://hastie.su.domains/ElemStatLearn/</w:t>
        </w:r>
      </w:hyperlink>
      <w:r>
        <w:t xml:space="preserve">.</w:t>
      </w:r>
    </w:p>
    <w:bookmarkEnd w:id="55"/>
    <w:bookmarkStart w:id="57"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56">
        <w:r>
          <w:rPr>
            <w:rStyle w:val="Hyperlink"/>
          </w:rPr>
          <w:t xml:space="preserve">https://www.gutenberg.org/ebooks/37134</w:t>
        </w:r>
      </w:hyperlink>
      <w:r>
        <w:t xml:space="preserve">.</w:t>
      </w:r>
    </w:p>
    <w:bookmarkEnd w:id="57"/>
    <w:bookmarkStart w:id="59"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8">
        <w:r>
          <w:rPr>
            <w:rStyle w:val="Hyperlink"/>
          </w:rPr>
          <w:t xml:space="preserve">https://en.wikipedia.org/wiki/Ernest_Hemingway#Writing_style</w:t>
        </w:r>
      </w:hyperlink>
      <w:r>
        <w:t xml:space="preserve">.</w:t>
      </w:r>
    </w:p>
    <w:bookmarkEnd w:id="59"/>
    <w:bookmarkStart w:id="61"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60">
        <w:r>
          <w:rPr>
            <w:rStyle w:val="Hyperlink"/>
          </w:rPr>
          <w:t xml:space="preserve">https://en.wikipedia.org/wiki/Julius_Caesar#Literary_works</w:t>
        </w:r>
      </w:hyperlink>
      <w:r>
        <w:t xml:space="preserve">.</w:t>
      </w:r>
    </w:p>
    <w:bookmarkEnd w:id="61"/>
    <w:bookmarkEnd w:id="62"/>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hyperlink" Target="avoid-cliches.qmd#def-hedge" TargetMode="External"/><Relationship Id="rId30" Type="http://schemas.openxmlformats.org/officeDocument/2006/relationships/hyperlink" Target="avoid-cliches.qmd#rhetorical-reflexes" TargetMode="External"/><Relationship Id="rId16" Type="http://schemas.openxmlformats.org/officeDocument/2006/relationships/hyperlink" Target="defining-terms.qmd#def-active-voice" TargetMode="External"/><Relationship Id="rId12" Type="http://schemas.openxmlformats.org/officeDocument/2006/relationships/hyperlink" Target="defining-terms.qmd#def-term" TargetMode="External"/><Relationship Id="rId58" Type="http://schemas.openxmlformats.org/officeDocument/2006/relationships/hyperlink" Target="https://en.wikipedia.org/wiki/Ernest_Hemingway#Writing_style" TargetMode="External"/><Relationship Id="rId60" Type="http://schemas.openxmlformats.org/officeDocument/2006/relationships/hyperlink" Target="https://en.wikipedia.org/wiki/Julius_Caesar#Literary_works" TargetMode="External"/><Relationship Id="rId33" Type="http://schemas.openxmlformats.org/officeDocument/2006/relationships/hyperlink" Target="https://github.com/Morrison-Lab/sds" TargetMode="External"/><Relationship Id="rId54" Type="http://schemas.openxmlformats.org/officeDocument/2006/relationships/hyperlink" Target="https://hastie.su.domains/ElemStatLearn/" TargetMode="External"/><Relationship Id="rId43" Type="http://schemas.openxmlformats.org/officeDocument/2006/relationships/hyperlink" Target="https://morrison-lab.github.io/lds/chapters/linear-regression.html" TargetMode="External"/><Relationship Id="rId56" Type="http://schemas.openxmlformats.org/officeDocument/2006/relationships/hyperlink" Target="https://www.gutenberg.org/ebooks/37134" TargetMode="External"/><Relationship Id="rId41" Type="http://schemas.openxmlformats.org/officeDocument/2006/relationships/hyperlink" Target="https://www.youtube.com/watch?v=o9hoLdylWKo" TargetMode="External"/><Relationship Id="rId42" Type="http://schemas.openxmlformats.org/officeDocument/2006/relationships/hyperlink" Target="https://www.youtube.com/watch?v=zITIFTsivN8" TargetMode="External"/><Relationship Id="rId49" Type="http://schemas.openxmlformats.org/officeDocument/2006/relationships/hyperlink" Target="inclusive-writing.qmd#keep-a-predictable-structure" TargetMode="External"/><Relationship Id="rId50" Type="http://schemas.openxmlformats.org/officeDocument/2006/relationships/hyperlink" Target="notation.qmd#making-expressions-concise" TargetMode="External"/><Relationship Id="rId18" Type="http://schemas.openxmlformats.org/officeDocument/2006/relationships/hyperlink" Target="teaching.qmd#talk-about-the-ideas-not-the-notes" TargetMode="External"/><Relationship Id="rId48" Type="http://schemas.openxmlformats.org/officeDocument/2006/relationships/hyperlink" Target="word-choice.qmd" TargetMode="External"/><Relationship Id="rId51" Type="http://schemas.openxmlformats.org/officeDocument/2006/relationships/hyperlink" Target="word-choice.qmd#exm-jargon" TargetMode="External"/></Relationships>
</file>

<file path=word/_rels/footnotes.xml.rels><?xml version='1.0' encoding='UTF-8' standalone='yes'?>
<Relationships xmlns="http://schemas.openxmlformats.org/package/2006/relationships"><Relationship Id="rId13" Type="http://schemas.openxmlformats.org/officeDocument/2006/relationships/hyperlink" Target="avoid-cliches.qmd#def-hedge" TargetMode="External"/><Relationship Id="rId30" Type="http://schemas.openxmlformats.org/officeDocument/2006/relationships/hyperlink" Target="avoid-cliches.qmd#rhetorical-reflexes" TargetMode="External"/><Relationship Id="rId16" Type="http://schemas.openxmlformats.org/officeDocument/2006/relationships/hyperlink" Target="defining-terms.qmd#def-active-voice" TargetMode="External"/><Relationship Id="rId12" Type="http://schemas.openxmlformats.org/officeDocument/2006/relationships/hyperlink" Target="defining-terms.qmd#def-term" TargetMode="External"/><Relationship Id="rId58" Type="http://schemas.openxmlformats.org/officeDocument/2006/relationships/hyperlink" Target="https://en.wikipedia.org/wiki/Ernest_Hemingway#Writing_style" TargetMode="External"/><Relationship Id="rId60" Type="http://schemas.openxmlformats.org/officeDocument/2006/relationships/hyperlink" Target="https://en.wikipedia.org/wiki/Julius_Caesar#Literary_works" TargetMode="External"/><Relationship Id="rId33" Type="http://schemas.openxmlformats.org/officeDocument/2006/relationships/hyperlink" Target="https://github.com/Morrison-Lab/sds" TargetMode="External"/><Relationship Id="rId54" Type="http://schemas.openxmlformats.org/officeDocument/2006/relationships/hyperlink" Target="https://hastie.su.domains/ElemStatLearn/" TargetMode="External"/><Relationship Id="rId43" Type="http://schemas.openxmlformats.org/officeDocument/2006/relationships/hyperlink" Target="https://morrison-lab.github.io/lds/chapters/linear-regression.html" TargetMode="External"/><Relationship Id="rId56" Type="http://schemas.openxmlformats.org/officeDocument/2006/relationships/hyperlink" Target="https://www.gutenberg.org/ebooks/37134" TargetMode="External"/><Relationship Id="rId41" Type="http://schemas.openxmlformats.org/officeDocument/2006/relationships/hyperlink" Target="https://www.youtube.com/watch?v=o9hoLdylWKo" TargetMode="External"/><Relationship Id="rId42" Type="http://schemas.openxmlformats.org/officeDocument/2006/relationships/hyperlink" Target="https://www.youtube.com/watch?v=zITIFTsivN8" TargetMode="External"/><Relationship Id="rId49" Type="http://schemas.openxmlformats.org/officeDocument/2006/relationships/hyperlink" Target="inclusive-writing.qmd#keep-a-predictable-structure" TargetMode="External"/><Relationship Id="rId50" Type="http://schemas.openxmlformats.org/officeDocument/2006/relationships/hyperlink" Target="notation.qmd#making-expressions-concise" TargetMode="External"/><Relationship Id="rId18" Type="http://schemas.openxmlformats.org/officeDocument/2006/relationships/hyperlink" Target="teaching.qmd#talk-about-the-ideas-not-the-notes" TargetMode="External"/><Relationship Id="rId48" Type="http://schemas.openxmlformats.org/officeDocument/2006/relationships/hyperlink" Target="word-choice.qmd" TargetMode="External"/><Relationship Id="rId51" Type="http://schemas.openxmlformats.org/officeDocument/2006/relationships/hyperlink" Target="word-choice.qmd#exm-jarg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2026-10-29T22:29:34Z</dcterms:created>
  <dcterms:modified xsi:type="dcterms:W3CDTF">2026-10-29T22:29:34Z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2026-10-29 15:26:14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