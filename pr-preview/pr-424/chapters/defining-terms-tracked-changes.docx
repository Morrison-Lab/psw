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14:37:47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6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Put only the defining equation in a definition, and state equivalences as results: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definition div displays one equation,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the one that links the symbol of the defined</w:t>
        </w:r>
      </w:ins>
      <w:ins w:id="8" w:author="PR Preview" w:date="2026-01-01T00:00:00Z">
        <w:r>
          <w:t xml:space="preserve"> </w:t>
        </w:r>
      </w:ins>
      <w:hyperlink w:anchor="def-term">
        <w:ins w:id="9" w:author="PR Preview" w:date="2026-01-01T00:00:00Z">
          <w:r>
            <w:rPr>
              <w:rStyle w:val="Hyperlink"/>
            </w:rPr>
            <w:t xml:space="preserve">term</w:t>
          </w:r>
        </w:ins>
      </w:hyperlink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to its definitional expression.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It does not display a chain of equal expressions,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it does not display an equivalent form.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It does not state that the defined concept is the same as, or equivalent to, another concept either.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State each equality between expressions, and each equivalence between concepts,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in its own result (a theorem, lemma, corollary or proposition) after the definition.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For example, define the residual</w:t>
        </w:r>
      </w:ins>
      <w:ins w:id="24" w:author="PR Preview" w:date="2026-01-01T00:00:00Z">
        <w:r>
          <w:t xml:space="preserve"> </w:t>
        </w:r>
      </w:ins>
      <w:hyperlink r:id="rId17">
        <w:ins w:id="25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at</w:t>
        </w:r>
      </w:ins>
      <w:ins w:id="28" w:author="PR Preview" w:date="2026-01-01T00:00:00Z">
        <w:r>
          <w:t xml:space="preserve"> </w:t>
        </w:r>
      </w:ins>
      <m:oMath>
        <m:r>
          <m:t>x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as</w:t>
        </w:r>
      </w:ins>
      <w:ins w:id="3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then state</w:t>
        </w:r>
      </w:ins>
      <w:ins w:id="3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as a result.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 definition that also shows</w:t>
        </w:r>
      </w:ins>
      <w:ins w:id="40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asserts a result without a statement or a proof,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 the reader cannot tell which equality is the definition.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 same holds for a sentence: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 definition that adds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“equivalently, the variance of the outcome given the covariates”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states a result, so it belongs in one.</w:t>
        </w:r>
      </w:ins>
    </w:p>
    <w:p>
      <w:pPr>
        <w:numPr>
          <w:ilvl w:val="0"/>
          <w:numId w:val="1001"/>
        </w:numPr>
      </w:pPr>
      <w:ins w:id="53" w:author="PR Preview" w:date="2026-01-01T00:00:00Z">
        <w:r>
          <w:rPr>
            <w:b/>
            <w:bCs/>
          </w:rPr>
          <w:t xml:space="preserve">Write both sides of a definition in the same notation: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 symbol on the left names an object,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 the right side expands that object’s own definition.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It does not describe the object in another way,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because the step from one description to the other is a result.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For example, with the conditional expectation</w:t>
        </w:r>
      </w:ins>
      <w:ins w:id="64" w:author="PR Preview" w:date="2026-01-01T00:00:00Z">
        <w:r>
          <w:t xml:space="preserve"> </w:t>
        </w:r>
      </w:ins>
      <w:hyperlink r:id="rId16">
        <w:ins w:id="6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6" w:author="PR Preview" w:date="2026-01-01T00:00:00Z">
        <w:r>
          <w:t xml:space="preserve"> </w:t>
        </w:r>
      </w:ins>
      <m:oMath>
        <m:r>
          <m:t>μ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 its prediction error</w:t>
        </w:r>
      </w:ins>
      <w:ins w:id="69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define the residual risk as</w:t>
        </w:r>
      </w:ins>
      <w:ins w:id="73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not as</w:t>
        </w:r>
      </w:ins>
      <w:ins w:id="77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8" w:author="PR Preview" w:date="2026-01-01T00:00:00Z">
        <w:r>
          <w:t xml:space="preserve">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The second form spells the function</w:t>
        </w:r>
      </w:ins>
      <w:ins w:id="81" w:author="PR Preview" w:date="2026-01-01T00:00:00Z">
        <w:r>
          <w:t xml:space="preserve"> </w:t>
        </w:r>
      </w:ins>
      <m:oMath>
        <m:r>
          <m:t>μ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out on the right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but names it on the left,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so a reader cannot tell whether the two sides describe the same object.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Derive the second form from the first in a proof.</w:t>
        </w:r>
      </w:ins>
    </w:p>
    <w:p>
      <w:pPr>
        <w:numPr>
          <w:ilvl w:val="0"/>
          <w:numId w:val="1001"/>
        </w:numPr>
      </w:pPr>
      <w:ins w:id="90" w:author="PR Preview" w:date="2026-01-01T00:00:00Z">
        <w:r>
          <w:rPr>
            <w:b/>
            <w:bCs/>
          </w:rPr>
          <w:t xml:space="preserve">Reuse the notation and the concept names of the result that introduces an object: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When an earlier theorem names an object,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every later definition about it uses the same symbols and the same concept.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Do not coin an alias symbol or a synonym</w:t>
        </w:r>
      </w:ins>
      <w:ins w:id="97" w:author="PR Preview" w:date="2026-01-01T00:00:00Z">
        <w:r>
          <w:t xml:space="preserve"> </w:t>
        </w:r>
      </w:ins>
      <w:hyperlink w:anchor="def-term">
        <w:ins w:id="98" w:author="PR Preview" w:date="2026-01-01T00:00:00Z">
          <w:r>
            <w:rPr>
              <w:rStyle w:val="Hyperlink"/>
            </w:rPr>
            <w:t xml:space="preserve">term</w:t>
          </w:r>
        </w:ins>
      </w:hyperlink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for it.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For example, a theorem that decomposes the squared-error risk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 names the minimizing</w:t>
        </w:r>
      </w:ins>
      <w:ins w:id="105" w:author="PR Preview" w:date="2026-01-01T00:00:00Z">
        <w:r>
          <w:t xml:space="preserve"> </w:t>
        </w:r>
      </w:ins>
      <w:hyperlink r:id="rId16">
        <w:ins w:id="10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7" w:author="PR Preview" w:date="2026-01-01T00:00:00Z">
        <w:r>
          <w:t xml:space="preserve"> </w:t>
        </w:r>
      </w:ins>
      <m:oMath>
        <m:r>
          <m:t>μ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fixes the residual risk as the risk</w:t>
        </w:r>
      </w:ins>
      <w:ins w:id="110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of that function.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 definition that names the residual risk through a second symbol for the same function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leaves the reader to check that the two symbols denote one object.</w:t>
        </w:r>
      </w:ins>
    </w:p>
    <w:p>
      <w:pPr>
        <w:numPr>
          <w:ilvl w:val="0"/>
          <w:numId w:val="1001"/>
        </w:numPr>
      </w:pPr>
      <w:ins w:id="117" w:author="PR Preview" w:date="2026-01-01T00:00:00Z">
        <w:r>
          <w:rPr>
            <w:b/>
            <w:bCs/>
          </w:rPr>
          <w:t xml:space="preserve">Make a definition as concise as possible: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State the</w:t>
        </w:r>
      </w:ins>
      <w:ins w:id="120" w:author="PR Preview" w:date="2026-01-01T00:00:00Z">
        <w:r>
          <w:t xml:space="preserve"> </w:t>
        </w:r>
      </w:ins>
      <w:hyperlink w:anchor="def-term">
        <w:ins w:id="121" w:author="PR Preview" w:date="2026-01-01T00:00:00Z">
          <w:r>
            <w:rPr>
              <w:rStyle w:val="Hyperlink"/>
            </w:rPr>
            <w:t xml:space="preserve">term</w:t>
          </w:r>
        </w:ins>
      </w:hyperlink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with the fewest words and symbols that fix it exactly.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Build on terms that are already defined, and link them,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instead of spelling out again what they mean.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For example, define a mode of a distribution as an element of the</w:t>
        </w:r>
      </w:ins>
      <w:ins w:id="130" w:author="PR Preview" w:date="2026-01-01T00:00:00Z">
        <w:r>
          <w:t xml:space="preserve"> </w:t>
        </w:r>
      </w:ins>
      <w:hyperlink r:id="rId18">
        <w:ins w:id="131" w:author="PR Preview" w:date="2026-01-01T00:00:00Z">
          <w:r>
            <w:rPr>
              <w:rStyle w:val="Hyperlink"/>
            </w:rPr>
            <w:t xml:space="preserve">argmax</w:t>
          </w:r>
        </w:ins>
      </w:hyperlink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of its density or mass</w:t>
        </w:r>
      </w:ins>
      <w:ins w:id="134" w:author="PR Preview" w:date="2026-01-01T00:00:00Z">
        <w:r>
          <w:t xml:space="preserve"> </w:t>
        </w:r>
      </w:ins>
      <w:hyperlink r:id="rId16">
        <w:ins w:id="13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not by writing out the inequality that the argmax stands for.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The inequality belongs in the definition of the argmax, which the reader can follow the link to.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 definition that restates a linked term is longer to read and drifts from the original if either changes.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ins w:id="143" w:author="PR Preview" w:date="2026-01-01T00:00:00Z">
        <w:r>
          <w:rPr>
            <w:b/>
            <w:bCs/>
          </w:rPr>
          <w:t xml:space="preserve">Tell synonyms from equivalent concepts: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Only true synonyms share a div title as aliases: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names for one concept, which has one definition.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Two concepts that happen to be equivalent are different concepts, however often they coincide.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Give each its own definition, an example after each,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 a theorem showing that they agree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(see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rPr>
            <w:i/>
            <w:iCs/>
          </w:rPr>
          <w:t xml:space="preserve">Put only the defining equation in a definition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above).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 test: if each name has its own natural definition,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they are two concepts.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For example, a loss defined as the negative log of the predicted probability of the observed class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and a loss defined as the cross-entropy between two distributions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each have a natural definition,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so give each its own div and state that they agree as a theorem,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instead of titling one div with both names.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4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5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6"/>
    <w:bookmarkStart w:id="33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7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7"/>
    <w:bookmarkStart w:id="28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8"/>
    <w:bookmarkStart w:id="29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9"/>
    <w:bookmarkStart w:id="30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0"/>
    <w:bookmarkStart w:id="31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1"/>
    <w:bookmarkStart w:id="32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2"/>
    <w:bookmarkEnd w:id="33"/>
    <w:bookmarkStart w:id="3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4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4"/>
    <w:bookmarkStart w:id="36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bookmarkStart w:id="37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7"/>
    <w:bookmarkStart w:id="38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5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9"/>
    <w:bookmarkStart w:id="43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1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1"/>
    <w:bookmarkStart w:id="42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2"/>
    <w:bookmarkEnd w:id="43"/>
    <w:bookmarkStart w:id="44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4"/>
    <w:bookmarkStart w:id="45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5"/>
    <w:bookmarkStart w:id="53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7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7"/>
    <w:bookmarkStart w:id="52" w:name="example-pythagorean-theorem"/>
    <w:p>
      <w:pPr>
        <w:pStyle w:val="Heading3"/>
      </w:pPr>
      <w:r>
        <w:t xml:space="preserve">7.2 Example: Pythagorean theorem</w:t>
      </w:r>
    </w:p>
    <w:bookmarkStart w:id="48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8"/>
    <w:bookmarkStart w:id="49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0"/>
    <w:bookmarkStart w:id="51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1"/>
    <w:bookmarkEnd w:id="52"/>
    <w:bookmarkEnd w:id="53"/>
    <w:bookmarkStart w:id="62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6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6"/>
    <w:bookmarkStart w:id="57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7"/>
    <w:bookmarkStart w:id="58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8"/>
    <w:bookmarkStart w:id="59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0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0"/>
    <w:bookmarkStart w:id="61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4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4" Type="http://schemas.openxmlformats.org/officeDocument/2006/relationships/hyperlink" Target="https://morrison-lab.github.io/mds/algebra-exponentials.html#def-affine-function" TargetMode="External"/><Relationship Id="rId25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morrison-lab.github.io/pds/variance-covariance.html#def-variance" TargetMode="External"/><Relationship Id="rId46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mathematical-writing.qmd#make-the-prose-say-what-the-formula-says" TargetMode="External"/><Relationship Id="rId35" Type="http://schemas.openxmlformats.org/officeDocument/2006/relationships/hyperlink" Target="notation.qmd#def-fitted-value" TargetMode="External"/><Relationship Id="rId55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4" Type="http://schemas.openxmlformats.org/officeDocument/2006/relationships/hyperlink" Target="https://morrison-lab.github.io/mds/algebra-exponentials.html#def-affine-function" TargetMode="External"/><Relationship Id="rId25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morrison-lab.github.io/pds/variance-covariance.html#def-variance" TargetMode="External"/><Relationship Id="rId46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mathematical-writing.qmd#make-the-prose-say-what-the-formula-says" TargetMode="External"/><Relationship Id="rId35" Type="http://schemas.openxmlformats.org/officeDocument/2006/relationships/hyperlink" Target="notation.qmd#def-fitted-value" TargetMode="External"/><Relationship Id="rId55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2026-10-29T21:40:49Z</dcterms:created>
  <dcterms:modified xsi:type="dcterms:W3CDTF">2026-10-29T21:40:49Z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14:37:47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