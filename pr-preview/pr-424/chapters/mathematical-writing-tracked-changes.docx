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14:43:47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ins w:id="3" w:author="PR Preview" w:date="2026-01-01T00:00:00Z">
        <w:r>
          <w:t xml:space="preserve">1.7 Write each sentence in words or in math, not both</w:t>
        </w:r>
      </w:ins>
    </w:p>
    <w:p>
      <w:pPr>
        <w:pStyle w:val="FirstParagraph"/>
      </w:pPr>
      <w:ins w:id="4" w:author="PR Preview" w:date="2026-01-01T00:00:00Z">
        <w:r>
          <w:t xml:space="preserve">A sentence is either entirely in words or entirely in math.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 single inline expression inside a word sentence is fine,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as in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“the prediction function</w:t>
        </w:r>
      </w:ins>
      <w:ins w:id="11" w:author="PR Preview" w:date="2026-01-01T00:00:00Z">
        <w:r>
          <w:t xml:space="preserve"> </w:t>
        </w:r>
      </w:ins>
      <m:oMath>
        <m:r>
          <m:t>f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equals the conditional mean”</w:t>
        </w:r>
      </w:ins>
      <w:ins w:id="14" w:author="PR Preview" w:date="2026-01-01T00:00:00Z">
        <w:r>
          <w:t xml:space="preserve">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 sentence that states one condition in words and a second condition as a relation between expressions is a hybrid.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Split it into two complete sentences: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the first states the result in words, and the second states it as a displayed formula.</w:t>
        </w:r>
      </w:ins>
    </w:p>
    <w:bookmarkStart w:id="25" w:name="exm-no-hybrid-sentences"/>
    <w:p>
      <w:pPr>
        <w:pStyle w:val="BodyText"/>
      </w:pPr>
      <w:ins w:id="22" w:author="PR Preview" w:date="2026-01-01T00:00:00Z">
        <w:r>
          <w:rPr>
            <w:b/>
            <w:bCs/>
          </w:rPr>
          <w:t xml:space="preserve">Example 4 (Splitting a hybrid sentence)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 </w:t>
        </w:r>
      </w:ins>
    </w:p>
    <w:p>
      <w:pPr>
        <w:pStyle w:val="BlockText"/>
      </w:pPr>
      <w:ins w:id="25" w:author="PR Preview" w:date="2026-01-01T00:00:00Z">
        <w:r>
          <w:t xml:space="preserve">❌ The reducible risk is zero if and only if</w:t>
        </w:r>
      </w:ins>
      <w:ins w:id="2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7" w:author="PR Preview" w:date="2026-01-01T00:00:00Z">
        <w:r>
          <w:t xml:space="preserve">.</w:t>
        </w:r>
      </w:ins>
    </w:p>
    <w:p>
      <w:pPr>
        <w:pStyle w:val="BlockText"/>
      </w:pPr>
      <w:ins w:id="28" w:author="PR Preview" w:date="2026-01-01T00:00:00Z">
        <w:r>
          <w:t xml:space="preserve">✅ The reducible risk is zero if and only if the prediction function differs from the conditional mean with probability 0.</w:t>
        </w:r>
      </w:ins>
      <w:ins w:id="29" w:author="PR Preview" w:date="2026-01-01T00:00:00Z">
        <w:r>
          <w:t xml:space="preserve"> </w:t>
        </w:r>
      </w:ins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30" w:author="PR Preview" w:date="2026-01-01T00:00:00Z">
        <w:r>
          <w:t xml:space="preserve">The ❌ version puts the first condition in words and the second in math.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The ✅ version says the result once in words and once in math.</w:t>
        </w:r>
      </w:ins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del w:id="33" w:author="PR Preview" w:date="2026-01-01T00:00:00Z">
        <w:r>
          <w:rPr>
            <w:b/>
            <w:bCs/>
          </w:rPr>
          <w:delText xml:space="preserve">Example 4 (Introducing a theorem)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 </w:delText>
        </w:r>
      </w:del>
    </w:p>
    <w:p>
      <w:pPr>
        <w:pStyle w:val="BodyText"/>
      </w:pPr>
      <w:ins w:id="36" w:author="PR Preview" w:date="2026-01-01T00:00:00Z">
        <w:r>
          <w:rPr>
            <w:b/>
            <w:bCs/>
          </w:rPr>
          <w:t xml:space="preserve">Example 5 (Introducing a theorem)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del w:id="39" w:author="PR Preview" w:date="2026-01-01T00:00:00Z">
        <w:r>
          <w:rPr>
            <w:b/>
            <w:bCs/>
          </w:rPr>
          <w:delText xml:space="preserve">Example 5 (Displaying the normal equations)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 </w:delText>
        </w:r>
      </w:del>
    </w:p>
    <w:p>
      <w:pPr>
        <w:pStyle w:val="BodyText"/>
      </w:pPr>
      <w:ins w:id="42" w:author="PR Preview" w:date="2026-01-01T00:00:00Z">
        <w:r>
          <w:rPr>
            <w:b/>
            <w:bCs/>
          </w:rPr>
          <w:t xml:space="preserve">Example 6 (Displaying the normal equations)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del w:id="45" w:author="PR Preview" w:date="2026-01-01T00:00:00Z">
        <w:r>
          <w:rPr>
            <w:b/>
            <w:bCs/>
          </w:rPr>
          <w:delText xml:space="preserve">Example 6 (Citing a result div)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 </w:delText>
        </w:r>
      </w:del>
    </w:p>
    <w:p>
      <w:pPr>
        <w:pStyle w:val="BodyText"/>
      </w:pPr>
      <w:ins w:id="48" w:author="PR Preview" w:date="2026-01-01T00:00:00Z">
        <w:r>
          <w:rPr>
            <w:b/>
            <w:bCs/>
          </w:rPr>
          <w:t xml:space="preserve">Example 7 (Citing a result div)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del w:id="51" w:author="PR Preview" w:date="2026-01-01T00:00:00Z">
        <w:r>
          <w:rPr>
            <w:b/>
            <w:bCs/>
          </w:rPr>
          <w:delText xml:space="preserve">Example 7 (Citing a step instead of deriving it)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 </w:delText>
        </w:r>
      </w:del>
    </w:p>
    <w:p>
      <w:pPr>
        <w:pStyle w:val="BodyText"/>
      </w:pPr>
      <w:ins w:id="54" w:author="PR Preview" w:date="2026-01-01T00:00:00Z">
        <w:r>
          <w:rPr>
            <w:b/>
            <w:bCs/>
          </w:rPr>
          <w:t xml:space="preserve">Example 8 (Citing a step instead of deriving it)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54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7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8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9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50"/>
          <w:p/>
        </w:tc>
      </w:tr>
    </w:tbl>
    <w:bookmarkStart w:id="53" w:name="refs"/>
    <w:bookmarkStart w:id="52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9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46" Type="http://schemas.openxmlformats.org/officeDocument/2006/relationships/hyperlink" Target="grammar.qmd#avoid-garden-path-sentences" TargetMode="External"/><Relationship Id="rId47" Type="http://schemas.openxmlformats.org/officeDocument/2006/relationships/hyperlink" Target="grammar.qmd#def-restrictive-clause" TargetMode="External"/><Relationship Id="rId48" Type="http://schemas.openxmlformats.org/officeDocument/2006/relationships/hyperlink" Target="grammar.qmd#relative-pronouns" TargetMode="External"/><Relationship Id="rId39" Type="http://schemas.openxmlformats.org/officeDocument/2006/relationships/hyperlink" Target="https://github.com/Morrison-Lab/gha" TargetMode="External"/><Relationship Id="rId51" Type="http://schemas.openxmlformats.org/officeDocument/2006/relationships/hyperlink" Target="https://jmlr.csail.mit.edu/reviewing-papers/knuth_mathematical_writing.pdf" TargetMode="External"/><Relationship Id="rId30" Type="http://schemas.openxmlformats.org/officeDocument/2006/relationships/hyperlink" Target="https://quarto.org/docs/authoring/cross-references.html#equations" TargetMode="External"/><Relationship Id="rId44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3" Type="http://schemas.openxmlformats.org/officeDocument/2006/relationships/hyperlink" Target="notation.qmd#show-why-you-need-a-result-before-you-derive-it" TargetMode="External"/><Relationship Id="rId4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46" Type="http://schemas.openxmlformats.org/officeDocument/2006/relationships/hyperlink" Target="grammar.qmd#avoid-garden-path-sentences" TargetMode="External"/><Relationship Id="rId47" Type="http://schemas.openxmlformats.org/officeDocument/2006/relationships/hyperlink" Target="grammar.qmd#def-restrictive-clause" TargetMode="External"/><Relationship Id="rId48" Type="http://schemas.openxmlformats.org/officeDocument/2006/relationships/hyperlink" Target="grammar.qmd#relative-pronouns" TargetMode="External"/><Relationship Id="rId39" Type="http://schemas.openxmlformats.org/officeDocument/2006/relationships/hyperlink" Target="https://github.com/Morrison-Lab/gha" TargetMode="External"/><Relationship Id="rId51" Type="http://schemas.openxmlformats.org/officeDocument/2006/relationships/hyperlink" Target="https://jmlr.csail.mit.edu/reviewing-papers/knuth_mathematical_writing.pdf" TargetMode="External"/><Relationship Id="rId30" Type="http://schemas.openxmlformats.org/officeDocument/2006/relationships/hyperlink" Target="https://quarto.org/docs/authoring/cross-references.html#equations" TargetMode="External"/><Relationship Id="rId44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3" Type="http://schemas.openxmlformats.org/officeDocument/2006/relationships/hyperlink" Target="notation.qmd#show-why-you-need-a-result-before-you-derive-it" TargetMode="External"/><Relationship Id="rId4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2026-10-29T21:48:43Z</dcterms:created>
  <dcterms:modified xsi:type="dcterms:W3CDTF">2026-10-29T21:48:43Z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