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ins w:id="3" w:author="PR Preview" w:date="2026-01-01T00:00:00Z">
        <w:r>
          <w:t xml:space="preserve">A theorem-type div states the result and its hypotheses, and no reasoning.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Words that justify the claim (</w:t>
        </w:r>
      </w:ins>
      <w:ins w:id="6" w:author="PR Preview" w:date="2026-01-01T00:00:00Z">
        <w:r>
          <w:t xml:space="preserve">“so”</w:t>
        </w:r>
      </w:ins>
      <w:ins w:id="7" w:author="PR Preview" w:date="2026-01-01T00:00:00Z">
        <w:r>
          <w:t xml:space="preserve">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“because”</w:t>
        </w:r>
      </w:ins>
      <w:ins w:id="10" w:author="PR Preview" w:date="2026-01-01T00:00:00Z">
        <w:r>
          <w:t xml:space="preserve">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“hence”</w:t>
        </w:r>
      </w:ins>
      <w:ins w:id="13" w:author="PR Preview" w:date="2026-01-01T00:00:00Z">
        <w:r>
          <w:t xml:space="preserve">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“therefore”</w:t>
        </w:r>
      </w:ins>
      <w:ins w:id="16" w:author="PR Preview" w:date="2026-01-01T00:00:00Z">
        <w:r>
          <w:t xml:space="preserve">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“since”</w:t>
        </w:r>
      </w:ins>
      <w:ins w:id="19" w:author="PR Preview" w:date="2026-01-01T00:00:00Z">
        <w:r>
          <w:t xml:space="preserve">) belong in the proof.</w:t>
        </w:r>
      </w:ins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ins w:id="20" w:author="PR Preview" w:date="2026-01-01T00:00:00Z">
        <w:r>
          <w:t xml:space="preserve">Show every proof on the slides.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Do not wrap a proof in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rStyle w:val="VerbatimChar"/>
          </w:rPr>
          <w:t xml:space="preserve">{.content-hidden when-format="revealjs"}</w:t>
        </w:r>
      </w:ins>
      <w:ins w:id="25" w:author="PR Preview" w:date="2026-01-01T00:00:00Z">
        <w:r>
          <w:t xml:space="preserve">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Remove an existing wrapper from a proof when you edit the file for another reason,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and do not sweep the others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(Ezra, 2026-10-29).</w:t>
        </w:r>
      </w:ins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8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8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7" w:name="refs"/>
    <w:bookmarkStart w:id="8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0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1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5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41" Type="http://schemas.openxmlformats.org/officeDocument/2006/relationships/hyperlink" Target="paper-organization.qmd#figures-and-tables" TargetMode="External"/><Relationship Id="rId83" Type="http://schemas.openxmlformats.org/officeDocument/2006/relationships/hyperlink" Target="word-choice.qmd#avoid-vague-and-metaphorical-language" TargetMode="External"/><Relationship Id="rId8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0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1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5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41" Type="http://schemas.openxmlformats.org/officeDocument/2006/relationships/hyperlink" Target="paper-organization.qmd#figures-and-tables" TargetMode="External"/><Relationship Id="rId83" Type="http://schemas.openxmlformats.org/officeDocument/2006/relationships/hyperlink" Target="word-choice.qmd#avoid-vague-and-metaphorical-language" TargetMode="External"/><Relationship Id="rId8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2026-10-29T22:22:18Z</dcterms:created>
  <dcterms:modified xsi:type="dcterms:W3CDTF">2026-10-29T22:22:18Z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