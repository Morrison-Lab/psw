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2026-10-29 15:44:03 (PDT)</w:delText>
        </w:r>
      </w:del>
    </w:p>
    <w:p>
      <w:pPr>
        <w:pStyle w:val="Date"/>
      </w:pPr>
      <w:ins w:id="2" w:author="PR Preview" w:date="2026-01-01T00:00:00Z">
        <w:r>
          <w:t xml:space="preserve">Last modified: 2026-10-29 15:52:28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1" w:name="put-the-emphatic-words-at-the-end"/>
    <w:p>
      <w:pPr>
        <w:pStyle w:val="Heading2"/>
      </w:pPr>
      <w:r>
        <w:t xml:space="preserve">6 Put the emphatic words at the end</w:t>
      </w:r>
    </w:p>
    <w:p>
      <w:pPr>
        <w:pStyle w:val="FirstParagraph"/>
      </w:pPr>
      <w:r>
        <w:t xml:space="preserve">The end of a sentence is the position the reader remembers.</w:t>
      </w:r>
      <w:r>
        <w:t xml:space="preserve"> </w:t>
      </w:r>
      <w:r>
        <w:t xml:space="preserve">Strunk states the rule as</w:t>
      </w:r>
      <w:r>
        <w:t xml:space="preserve"> </w:t>
      </w:r>
      <w:r>
        <w:t xml:space="preserve">“Place the emphatic words of a sentence at the end”</w:t>
      </w:r>
      <w:r>
        <w:t xml:space="preserve"> </w:t>
      </w:r>
      <w:r>
        <w:t xml:space="preserve">(Strunk 1920, rule 18)</w:t>
      </w:r>
      <w:r>
        <w:t xml:space="preserve">.</w:t>
      </w:r>
      <w:r>
        <w:t xml:space="preserve"> </w:t>
      </w:r>
      <w:r>
        <w:t xml:space="preserve">Put the claim you want the reader to keep last,</w:t>
      </w:r>
      <w:r>
        <w:t xml:space="preserve"> </w:t>
      </w:r>
      <w:r>
        <w:t xml:space="preserve">and put the qualifications, the citation and the filler before it.</w:t>
      </w:r>
    </w:p>
    <w:p>
      <w:pPr>
        <w:pStyle w:val="BlockText"/>
      </w:pPr>
      <w:r>
        <w:t xml:space="preserve">❌ The estimate becomes more precise as the sample size grows, in general.</w:t>
      </w:r>
    </w:p>
    <w:p>
      <w:pPr>
        <w:pStyle w:val="BlockText"/>
      </w:pPr>
      <w:r>
        <w:t xml:space="preserve">✅ In general, the estimate becomes more precise as the sample size grows.</w:t>
      </w:r>
    </w:p>
    <w:bookmarkEnd w:id="21"/>
    <w:bookmarkStart w:id="22" w:name="X3e4d68df1b860ce9b082eb82ed52743b2d8229e"/>
    <w:p>
      <w:pPr>
        <w:pStyle w:val="Heading2"/>
      </w:pPr>
      <w:r>
        <w:t xml:space="preserve">7 Express coordinate ideas in parallel form</w:t>
      </w:r>
    </w:p>
    <w:p>
      <w:pPr>
        <w:pStyle w:val="FirstParagraph"/>
      </w:pPr>
      <w:r>
        <w:t xml:space="preserve">Items that play the same role in a sentence or a list</w:t>
      </w:r>
      <w:r>
        <w:t xml:space="preserve"> </w:t>
      </w:r>
      <w:r>
        <w:t xml:space="preserve">take the same grammatical form.</w:t>
      </w:r>
      <w:r>
        <w:t xml:space="preserve"> </w:t>
      </w:r>
      <w:r>
        <w:t xml:space="preserve">Strunk calls this parallel construction,</w:t>
      </w:r>
      <w:r>
        <w:t xml:space="preserve"> </w:t>
      </w:r>
      <w:r>
        <w:t xml:space="preserve">and states the rule as</w:t>
      </w:r>
      <w:r>
        <w:t xml:space="preserve"> </w:t>
      </w:r>
      <w:r>
        <w:t xml:space="preserve">“Express co-ordinate ideas in similar form”</w:t>
      </w:r>
      <w:r>
        <w:t xml:space="preserve"> </w:t>
      </w:r>
      <w:r>
        <w:t xml:space="preserve">(Strunk 1920, rule 15)</w:t>
      </w:r>
      <w:r>
        <w:t xml:space="preserve">.</w:t>
      </w:r>
      <w:r>
        <w:t xml:space="preserve"> </w:t>
      </w:r>
      <w:hyperlink w:anchor="put-lists-in-bullet-points">
        <w:r>
          <w:rPr>
            <w:rStyle w:val="Hyperlink"/>
          </w:rPr>
          <w:t xml:space="preserve">Put lists in bullet points</w:t>
        </w:r>
      </w:hyperlink>
      <w:r>
        <w:t xml:space="preserve"> </w:t>
      </w:r>
      <w:r>
        <w:t xml:space="preserve">applies the rule to the items of a list.</w:t>
      </w:r>
      <w:r>
        <w:t xml:space="preserve"> </w:t>
      </w:r>
      <w:r>
        <w:t xml:space="preserve">The rule also holds inside one sentence,</w:t>
      </w:r>
      <w:r>
        <w:t xml:space="preserve"> </w:t>
      </w:r>
      <w:r>
        <w:t xml:space="preserve">where a series joins verbs, noun phrases or adjectives</w:t>
      </w:r>
      <w:r>
        <w:t xml:space="preserve"> </w:t>
      </w:r>
      <w:r>
        <w:t xml:space="preserve">and each item should be the same kind of phrase.</w:t>
      </w:r>
    </w:p>
    <w:p>
      <w:pPr>
        <w:pStyle w:val="BlockText"/>
      </w:pPr>
      <w:r>
        <w:t xml:space="preserve">❌ The model is fast, accurate and has been validated.</w:t>
      </w:r>
    </w:p>
    <w:p>
      <w:pPr>
        <w:pStyle w:val="BlockText"/>
      </w:pPr>
      <w:r>
        <w:t xml:space="preserve">✅ The model is fast, accurate and validated.</w:t>
      </w:r>
    </w:p>
    <w:bookmarkEnd w:id="22"/>
    <w:bookmarkStart w:id="24" w:name="limit-complex-sentence-structures"/>
    <w:p>
      <w:pPr>
        <w:pStyle w:val="Heading2"/>
      </w:pPr>
      <w:r>
        <w:t xml:space="preserve">8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3"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3"/>
    <w:bookmarkEnd w:id="24"/>
    <w:bookmarkStart w:id="27" w:name="X831e99641ea6e3d916f49fb78be48dc576ff061"/>
    <w:p>
      <w:pPr>
        <w:pStyle w:val="Heading2"/>
      </w:pPr>
      <w:r>
        <w:t xml:space="preserve">9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5"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5"/>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6"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6"/>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7"/>
    <w:bookmarkStart w:id="29" w:name="avoid-double-negatives"/>
    <w:p>
      <w:pPr>
        <w:pStyle w:val="Heading2"/>
      </w:pPr>
      <w:r>
        <w:t xml:space="preserve">10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8"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8"/>
    <w:bookmarkEnd w:id="29"/>
    <w:bookmarkStart w:id="32" w:name="Xa757197b9b942a803dc05820332a104a8aaeee4"/>
    <w:p>
      <w:pPr>
        <w:pStyle w:val="Heading2"/>
      </w:pPr>
      <w:r>
        <w:t xml:space="preserve">11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3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31"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31"/>
    <w:bookmarkEnd w:id="32"/>
    <w:bookmarkStart w:id="35" w:name="let-a-self-describing-link-stand-alone"/>
    <w:p>
      <w:pPr>
        <w:pStyle w:val="Heading2"/>
      </w:pPr>
      <w:r>
        <w:t xml:space="preserve">12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4"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3">
        <w:r>
          <w:rPr>
            <w:rStyle w:val="Hyperlink"/>
          </w:rPr>
          <w:t xml:space="preserve">https://github.com/Morrison-Lab/sds</w:t>
        </w:r>
      </w:hyperlink>
      <w:r>
        <w:t xml:space="preserve">).</w:t>
      </w:r>
    </w:p>
    <w:p>
      <w:pPr>
        <w:pStyle w:val="BlockText"/>
      </w:pPr>
      <w:r>
        <w:t xml:space="preserve">✅ For an example, see</w:t>
      </w:r>
      <w:r>
        <w:t xml:space="preserve"> </w:t>
      </w:r>
      <w:hyperlink r:id="rId33">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4"/>
    <w:p>
      <w:pPr>
        <w:pStyle w:val="BodyText"/>
      </w:pPr>
      <w:r>
        <w:t xml:space="preserve">Keep a descriptive label when the URL does not show what it points to,</w:t>
      </w:r>
      <w:r>
        <w:t xml:space="preserve"> </w:t>
      </w:r>
      <w:r>
        <w:t xml:space="preserve">such as a DOI or a shortened link.</w:t>
      </w:r>
    </w:p>
    <w:bookmarkEnd w:id="35"/>
    <w:bookmarkStart w:id="37" w:name="keep-the-writer-out-of-the-way"/>
    <w:p>
      <w:pPr>
        <w:pStyle w:val="Heading2"/>
      </w:pPr>
      <w:r>
        <w:t xml:space="preserve">13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6"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6"/>
    <w:bookmarkEnd w:id="37"/>
    <w:bookmarkStart w:id="39" w:name="do-not-overexplain"/>
    <w:p>
      <w:pPr>
        <w:pStyle w:val="Heading2"/>
      </w:pPr>
      <w:r>
        <w:t xml:space="preserve">14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8"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8"/>
    <w:bookmarkEnd w:id="39"/>
    <w:bookmarkStart w:id="47" w:name="put-lists-in-bullet-points"/>
    <w:p>
      <w:pPr>
        <w:pStyle w:val="Heading2"/>
      </w:pPr>
      <w:r>
        <w:t xml:space="preserve">15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40"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40"/>
    <w:bookmarkStart w:id="44"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41">
        <w:r>
          <w:rPr>
            <w:rStyle w:val="Hyperlink"/>
          </w:rPr>
          <w:t xml:space="preserve">extend least squares to several predictors</w:t>
        </w:r>
      </w:hyperlink>
      <w:r>
        <w:t xml:space="preserve">. Starmer explains</w:t>
      </w:r>
      <w:r>
        <w:t xml:space="preserve"> </w:t>
      </w:r>
      <w:hyperlink r:id="rId42">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41">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2">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3">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4"/>
    <w:bookmarkStart w:id="45"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5"/>
    <w:bookmarkStart w:id="46"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6"/>
    <w:bookmarkEnd w:id="47"/>
    <w:bookmarkStart w:id="53" w:name="write-to-communicate-not-to-impress"/>
    <w:p>
      <w:pPr>
        <w:pStyle w:val="Heading2"/>
      </w:pPr>
      <w:r>
        <w:t xml:space="preserve">16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8">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9">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50">
        <w:r>
          <w:rPr>
            <w:rStyle w:val="Hyperlink"/>
          </w:rPr>
          <w:t xml:space="preserve">Making expressions concise</w:t>
        </w:r>
      </w:hyperlink>
      <w:r>
        <w:t xml:space="preserve">.</w:t>
      </w:r>
    </w:p>
    <w:bookmarkStart w:id="52"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51">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2"/>
    <w:bookmarkEnd w:id="53"/>
    <w:bookmarkStart w:id="63" w:name="examples-of-concise-writing"/>
    <w:p>
      <w:pPr>
        <w:pStyle w:val="Heading2"/>
      </w:pPr>
      <w:r>
        <w:t xml:space="preserve">17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2" w:name="refs"/>
    <w:bookmarkStart w:id="55"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4">
        <w:r>
          <w:rPr>
            <w:rStyle w:val="Hyperlink"/>
          </w:rPr>
          <w:t xml:space="preserve">https://hastie.su.domains/ElemStatLearn/</w:t>
        </w:r>
      </w:hyperlink>
      <w:r>
        <w:t xml:space="preserve">.</w:t>
      </w:r>
    </w:p>
    <w:bookmarkEnd w:id="55"/>
    <w:bookmarkStart w:id="57"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6">
        <w:r>
          <w:rPr>
            <w:rStyle w:val="Hyperlink"/>
          </w:rPr>
          <w:t xml:space="preserve">https://www.gutenberg.org/ebooks/37134</w:t>
        </w:r>
      </w:hyperlink>
      <w:r>
        <w:t xml:space="preserve">.</w:t>
      </w:r>
    </w:p>
    <w:bookmarkEnd w:id="57"/>
    <w:bookmarkStart w:id="5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https://en.wikipedia.org/wiki/Ernest_Hemingway#Writing_style</w:t>
        </w:r>
      </w:hyperlink>
      <w:r>
        <w:t xml:space="preserve">.</w:t>
      </w:r>
    </w:p>
    <w:bookmarkEnd w:id="59"/>
    <w:bookmarkStart w:id="6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60">
        <w:r>
          <w:rPr>
            <w:rStyle w:val="Hyperlink"/>
          </w:rPr>
          <w:t xml:space="preserve">https://en.wikipedia.org/wiki/Julius_Caesar#Literary_works</w:t>
        </w:r>
      </w:hyperlink>
      <w:r>
        <w:t xml:space="preserve">.</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hyperlink" Target="avoid-cliches.qmd#def-hedge" TargetMode="External"/><Relationship Id="rId30"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8" Type="http://schemas.openxmlformats.org/officeDocument/2006/relationships/hyperlink" Target="https://en.wikipedia.org/wiki/Ernest_Hemingway#Writing_style" TargetMode="External"/><Relationship Id="rId60" Type="http://schemas.openxmlformats.org/officeDocument/2006/relationships/hyperlink" Target="https://en.wikipedia.org/wiki/Julius_Caesar#Literary_works" TargetMode="External"/><Relationship Id="rId33" Type="http://schemas.openxmlformats.org/officeDocument/2006/relationships/hyperlink" Target="https://github.com/Morrison-Lab/sds" TargetMode="External"/><Relationship Id="rId54" Type="http://schemas.openxmlformats.org/officeDocument/2006/relationships/hyperlink" Target="https://hastie.su.domains/ElemStatLearn/" TargetMode="External"/><Relationship Id="rId43" Type="http://schemas.openxmlformats.org/officeDocument/2006/relationships/hyperlink" Target="https://morrison-lab.github.io/lds/chapters/linear-regression.html" TargetMode="External"/><Relationship Id="rId56" Type="http://schemas.openxmlformats.org/officeDocument/2006/relationships/hyperlink" Target="https://www.gutenberg.org/ebooks/37134" TargetMode="External"/><Relationship Id="rId41" Type="http://schemas.openxmlformats.org/officeDocument/2006/relationships/hyperlink" Target="https://www.youtube.com/watch?v=o9hoLdylWKo" TargetMode="External"/><Relationship Id="rId42" Type="http://schemas.openxmlformats.org/officeDocument/2006/relationships/hyperlink" Target="https://www.youtube.com/watch?v=zITIFTsivN8" TargetMode="External"/><Relationship Id="rId49" Type="http://schemas.openxmlformats.org/officeDocument/2006/relationships/hyperlink" Target="inclusive-writing.qmd#keep-a-predictable-structure" TargetMode="External"/><Relationship Id="rId50"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8" Type="http://schemas.openxmlformats.org/officeDocument/2006/relationships/hyperlink" Target="word-choice.qmd" TargetMode="External"/><Relationship Id="rId51"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avoid-cliches.qmd#def-hedge" TargetMode="External"/><Relationship Id="rId30"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8" Type="http://schemas.openxmlformats.org/officeDocument/2006/relationships/hyperlink" Target="https://en.wikipedia.org/wiki/Ernest_Hemingway#Writing_style" TargetMode="External"/><Relationship Id="rId60" Type="http://schemas.openxmlformats.org/officeDocument/2006/relationships/hyperlink" Target="https://en.wikipedia.org/wiki/Julius_Caesar#Literary_works" TargetMode="External"/><Relationship Id="rId33" Type="http://schemas.openxmlformats.org/officeDocument/2006/relationships/hyperlink" Target="https://github.com/Morrison-Lab/sds" TargetMode="External"/><Relationship Id="rId54" Type="http://schemas.openxmlformats.org/officeDocument/2006/relationships/hyperlink" Target="https://hastie.su.domains/ElemStatLearn/" TargetMode="External"/><Relationship Id="rId43" Type="http://schemas.openxmlformats.org/officeDocument/2006/relationships/hyperlink" Target="https://morrison-lab.github.io/lds/chapters/linear-regression.html" TargetMode="External"/><Relationship Id="rId56" Type="http://schemas.openxmlformats.org/officeDocument/2006/relationships/hyperlink" Target="https://www.gutenberg.org/ebooks/37134" TargetMode="External"/><Relationship Id="rId41" Type="http://schemas.openxmlformats.org/officeDocument/2006/relationships/hyperlink" Target="https://www.youtube.com/watch?v=o9hoLdylWKo" TargetMode="External"/><Relationship Id="rId42" Type="http://schemas.openxmlformats.org/officeDocument/2006/relationships/hyperlink" Target="https://www.youtube.com/watch?v=zITIFTsivN8" TargetMode="External"/><Relationship Id="rId49" Type="http://schemas.openxmlformats.org/officeDocument/2006/relationships/hyperlink" Target="inclusive-writing.qmd#keep-a-predictable-structure" TargetMode="External"/><Relationship Id="rId50"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8" Type="http://schemas.openxmlformats.org/officeDocument/2006/relationships/hyperlink" Target="word-choice.qmd" TargetMode="External"/><Relationship Id="rId51"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2026-10-29T22:55:10Z</dcterms:created>
  <dcterms:modified xsi:type="dcterms:W3CDTF">2026-10-29T22:55:10Z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15:52:28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