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ins w:id="3" w:author="PR Preview" w:date="2026-01-01T00:00:00Z">
        <w:r>
          <w:t xml:space="preserve">Be as specific as feasible.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When the text has a specific object, name it,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do not let a generic placeholder stand in for it,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such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“some set”</w:t>
        </w:r>
      </w:ins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“a set A”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or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“the object”</w:t>
        </w:r>
      </w:ins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 placeholder makes the reader ask which set is meant,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the writer has already answered that question.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Keep a placeholder only where the statement is abstract on purpose,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such as a general definition that holds for any set.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same aim, stated from the other side: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state a result at the generality it holds,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no narrower than its argument needs.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 fact that a proof proves only for one case,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when the argument works for all cases,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a lemma left unextracted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(</w:t>
        </w:r>
      </w:ins>
      <w:hyperlink r:id="rId24">
        <w:ins w:id="42" w:author="PR Preview" w:date="2026-01-01T00:00:00Z">
          <w:r>
            <w:rPr>
              <w:rStyle w:val="Hyperlink"/>
            </w:rPr>
            <w:t xml:space="preserve">Extract a lemma wherever feasible</w:t>
          </w:r>
        </w:ins>
      </w:hyperlink>
      <w:ins w:id="43" w:author="PR Preview" w:date="2026-01-01T00:00:00Z">
        <w:r>
          <w:t xml:space="preserve">).</w:t>
        </w:r>
      </w:ins>
    </w:p>
    <w:p>
      <w:pPr>
        <w:pStyle w:val="BlockText"/>
      </w:pPr>
      <w:ins w:id="44" w:author="PR Preview" w:date="2026-01-01T00:00:00Z">
        <w:r>
          <w:t xml:space="preserve">❌ The mode is an element of the set A at which the density is largest.</w:t>
        </w:r>
      </w:ins>
    </w:p>
    <w:p>
      <w:pPr>
        <w:pStyle w:val="BlockText"/>
      </w:pPr>
      <w:ins w:id="45" w:author="PR Preview" w:date="2026-01-01T00:00:00Z">
        <w:r>
          <w:t xml:space="preserve">✅ The mode is an element of the</w:t>
        </w:r>
      </w:ins>
      <w:ins w:id="46" w:author="PR Preview" w:date="2026-01-01T00:00:00Z">
        <w:r>
          <w:t xml:space="preserve"> </w:t>
        </w:r>
      </w:ins>
      <w:hyperlink r:id="rId25">
        <w:ins w:id="47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 the random variable at which the density is largest.</w:t>
        </w:r>
      </w:ins>
    </w:p>
    <w:p>
      <w:pPr>
        <w:pStyle w:val="FirstParagraph"/>
      </w:pPr>
      <w:ins w:id="50" w:author="PR Preview" w:date="2026-01-01T00:00:00Z">
        <w:r>
          <w:t xml:space="preserve">The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check-avoided-words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check in gha warns on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</w:t>
        </w:r>
      </w:ins>
      <w:ins w:id="57" w:author="PR Preview" w:date="2026-01-01T00:00:00Z">
        <w:r>
          <w:t xml:space="preserve"> </w:t>
        </w:r>
      </w:ins>
      <w:hyperlink r:id="rId26">
        <w:ins w:id="58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hyperlink r:id="rId27">
        <w:ins w:id="61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range or sample space named by a bare capital letter or by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“some”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such as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“domain A”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“some range”</w:t>
        </w:r>
      </w:ins>
      <w:ins w:id="77" w:author="PR Preview" w:date="2026-01-01T00:00:00Z">
        <w:r>
          <w:t xml:space="preserve">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It cannot tell whether a specific object exists,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so a warning only asks you to check.</w:t>
        </w:r>
      </w:ins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2026-10-29T23:10:55Z</dcterms:created>
  <dcterms:modified xsi:type="dcterms:W3CDTF">2026-10-29T23:10:55Z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