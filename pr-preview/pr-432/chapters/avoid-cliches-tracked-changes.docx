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Avoiding clichés</w:t>
      </w:r>
    </w:p>
    <w:p>
      <w:pPr>
        <w:pStyle w:val="Date"/>
      </w:pPr>
      <w:del w:id="1" w:author="PR Preview" w:date="2026-01-01T00:00:00Z">
        <w:r>
          <w:delText xml:space="preserve">Last modified: 2026-10-29 15:44:03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16:12:52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bookmarkStart w:id="12" w:name="def-cliche"/>
    <w:p>
      <w:pPr>
        <w:pStyle w:val="BodyText"/>
      </w:pPr>
      <w:r>
        <w:rPr>
          <w:b/>
          <w:bCs/>
        </w:rPr>
        <w:t xml:space="preserve">Definition 1 (Cliché)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cliché</w:t>
      </w:r>
      <w:r>
        <w:t xml:space="preserve"> </w:t>
      </w:r>
      <w:r>
        <w:t xml:space="preserve">is a word, phrase, sentence shape, or formatting habit</w:t>
      </w:r>
      <w:r>
        <w:t xml:space="preserve"> </w:t>
      </w:r>
      <w:r>
        <w:t xml:space="preserve">that a writer uses by reflex</w:t>
      </w:r>
      <w:r>
        <w:t xml:space="preserve"> </w:t>
      </w:r>
      <w:r>
        <w:t xml:space="preserve">rather than choosing it for the sentence at hand.</w:t>
      </w:r>
    </w:p>
    <w:bookmarkEnd w:id="12"/>
    <w:p>
      <w:pPr>
        <w:pStyle w:val="BodyText"/>
      </w:pPr>
      <w:hyperlink w:anchor="def-cliche">
        <w:r>
          <w:rPr>
            <w:rStyle w:val="Hyperlink"/>
          </w:rPr>
          <w:t xml:space="preserve">Clichés</w:t>
        </w:r>
      </w:hyperlink>
      <w:r>
        <w:t xml:space="preserve"> </w:t>
      </w:r>
      <w:r>
        <w:t xml:space="preserve">recur across unrelated documents,</w:t>
      </w:r>
      <w:r>
        <w:t xml:space="preserve"> </w:t>
      </w:r>
      <w:r>
        <w:t xml:space="preserve">so they make writing read as generic and unconsidered,</w:t>
      </w:r>
      <w:r>
        <w:t xml:space="preserve"> </w:t>
      </w:r>
      <w:r>
        <w:t xml:space="preserve">even when the underlying content is sound.</w:t>
      </w:r>
    </w:p>
    <w:p>
      <w:pPr>
        <w:pStyle w:val="BodyText"/>
      </w:pPr>
      <w:r>
        <w:t xml:space="preserve">AI writing assistants often produce these patterns in clusters,</w:t>
      </w:r>
      <w:r>
        <w:t xml:space="preserve"> </w:t>
      </w:r>
      <w:r>
        <w:t xml:space="preserve">and many readers have learned to treat the patterns</w:t>
      </w:r>
      <w:r>
        <w:t xml:space="preserve"> </w:t>
      </w:r>
      <w:r>
        <w:t xml:space="preserve">as signs that a draft was generated</w:t>
      </w:r>
      <w:r>
        <w:t xml:space="preserve"> </w:t>
      </w:r>
      <w:r>
        <w:t xml:space="preserve">and to doubt that its author checked it.</w:t>
      </w:r>
    </w:p>
    <w:bookmarkStart w:id="13" w:name="def-ai-tell"/>
    <w:p>
      <w:pPr>
        <w:pStyle w:val="BodyText"/>
      </w:pPr>
      <w:r>
        <w:rPr>
          <w:b/>
          <w:bCs/>
        </w:rPr>
        <w:t xml:space="preserve">Definition 2 (AI tell)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AI tell</w:t>
      </w:r>
      <w:r>
        <w:t xml:space="preserve"> </w:t>
      </w:r>
      <w:r>
        <w:t xml:space="preserve">is a</w:t>
      </w:r>
      <w:r>
        <w:t xml:space="preserve"> </w:t>
      </w:r>
      <w:hyperlink w:anchor="def-cliche">
        <w:r>
          <w:rPr>
            <w:rStyle w:val="Hyperlink"/>
          </w:rPr>
          <w:t xml:space="preserve">cliché</w:t>
        </w:r>
      </w:hyperlink>
      <w:r>
        <w:t xml:space="preserve"> </w:t>
      </w:r>
      <w:r>
        <w:t xml:space="preserve">that readers associate with text written by an AI assistant.</w:t>
      </w:r>
    </w:p>
    <w:bookmarkEnd w:id="13"/>
    <w:p>
      <w:pPr>
        <w:pStyle w:val="BodyText"/>
      </w:pPr>
      <w:r>
        <w:t xml:space="preserve">Human drafts use the same patterns,</w:t>
      </w:r>
      <w:r>
        <w:t xml:space="preserve"> </w:t>
      </w:r>
      <w:r>
        <w:t xml:space="preserve">so this chapter is for any writer,</w:t>
      </w:r>
      <w:r>
        <w:t xml:space="preserve"> </w:t>
      </w:r>
      <w:r>
        <w:t xml:space="preserve">including anyone editing a draft that an assistant helped write.</w:t>
      </w:r>
      <w:r>
        <w:t xml:space="preserve"> </w:t>
      </w:r>
      <w:r>
        <w:t xml:space="preserve">It catalogs the most common clichés so you can remove them.</w:t>
      </w:r>
    </w:p>
    <w:bookmarkStart w:id="21" w:name="terms-used-in-this-chapter"/>
    <w:p>
      <w:pPr>
        <w:pStyle w:val="Heading2"/>
      </w:pPr>
      <w:r>
        <w:t xml:space="preserve">1 Terms used in this chapter</w:t>
      </w:r>
    </w:p>
    <w:p>
      <w:pPr>
        <w:pStyle w:val="FirstParagraph"/>
      </w:pPr>
      <w:r>
        <w:t xml:space="preserve">The rest of this chapter uses these</w:t>
      </w:r>
      <w:r>
        <w:t xml:space="preserve"> </w:t>
      </w:r>
      <w:hyperlink r:id="rId14">
        <w:r>
          <w:rPr>
            <w:rStyle w:val="Hyperlink"/>
          </w:rPr>
          <w:t xml:space="preserve">term</w:t>
        </w:r>
      </w:hyperlink>
      <w:r>
        <w:t xml:space="preserve">s.</w:t>
      </w:r>
    </w:p>
    <w:bookmarkStart w:id="15" w:name="def-register"/>
    <w:p>
      <w:pPr>
        <w:pStyle w:val="BodyText"/>
      </w:pPr>
      <w:r>
        <w:rPr>
          <w:b/>
          <w:bCs/>
        </w:rPr>
        <w:t xml:space="preserve">Definition 3 (Register)</w:t>
      </w:r>
      <w:r>
        <w:t xml:space="preserve"> </w:t>
      </w:r>
      <w:r>
        <w:t xml:space="preserve">A writer’s</w:t>
      </w:r>
      <w:r>
        <w:t xml:space="preserve"> </w:t>
      </w:r>
      <w:r>
        <w:rPr>
          <w:b/>
          <w:bCs/>
        </w:rPr>
        <w:t xml:space="preserve">register</w:t>
      </w:r>
      <w:r>
        <w:t xml:space="preserve"> </w:t>
      </w:r>
      <w:r>
        <w:t xml:space="preserve">is the level of formality and kind of language</w:t>
      </w:r>
      <w:r>
        <w:t xml:space="preserve"> </w:t>
      </w:r>
      <w:r>
        <w:t xml:space="preserve">they choose for a particular audience and setting,</w:t>
      </w:r>
      <w:r>
        <w:t xml:space="preserve"> </w:t>
      </w:r>
      <w:r>
        <w:t xml:space="preserve">such as conversational, technical, or promotional.</w:t>
      </w:r>
    </w:p>
    <w:bookmarkEnd w:id="15"/>
    <w:bookmarkStart w:id="16" w:name="def-antithesis"/>
    <w:p>
      <w:pPr>
        <w:pStyle w:val="BodyText"/>
      </w:pPr>
      <w:r>
        <w:rPr>
          <w:b/>
          <w:bCs/>
        </w:rPr>
        <w:t xml:space="preserve">Definition 4 (Antithesis)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antithesis</w:t>
      </w:r>
      <w:r>
        <w:t xml:space="preserve"> </w:t>
      </w:r>
      <w:r>
        <w:t xml:space="preserve">is a construction that sets two contrasting ideas</w:t>
      </w:r>
      <w:r>
        <w:t xml:space="preserve"> </w:t>
      </w:r>
      <w:r>
        <w:t xml:space="preserve">side by side in parallel form,</w:t>
      </w:r>
      <w:r>
        <w:t xml:space="preserve"> </w:t>
      </w:r>
      <w:r>
        <w:t xml:space="preserve">such as</w:t>
      </w:r>
      <w:r>
        <w:t xml:space="preserve"> </w:t>
      </w:r>
      <w:r>
        <w:t xml:space="preserve">“not X, but Y”</w:t>
      </w:r>
      <w:r>
        <w:t xml:space="preserve"> </w:t>
      </w:r>
      <w:r>
        <w:t xml:space="preserve">or</w:t>
      </w:r>
      <w:r>
        <w:t xml:space="preserve"> </w:t>
      </w:r>
      <w:r>
        <w:t xml:space="preserve">“X, not Y”</w:t>
      </w:r>
      <w:r>
        <w:t xml:space="preserve">.</w:t>
      </w:r>
    </w:p>
    <w:bookmarkEnd w:id="16"/>
    <w:bookmarkStart w:id="17" w:name="def-hedge"/>
    <w:p>
      <w:pPr>
        <w:pStyle w:val="BodyText"/>
      </w:pPr>
      <w:r>
        <w:rPr>
          <w:b/>
          <w:bCs/>
        </w:rPr>
        <w:t xml:space="preserve">Definition 5 (Hedge)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hedge</w:t>
      </w:r>
      <w:r>
        <w:t xml:space="preserve"> </w:t>
      </w:r>
      <w:r>
        <w:t xml:space="preserve">is a word or phrase that softens a claim</w:t>
      </w:r>
      <w:r>
        <w:t xml:space="preserve"> </w:t>
      </w:r>
      <w:r>
        <w:t xml:space="preserve">or marks uncertainty about it,</w:t>
      </w:r>
      <w:r>
        <w:t xml:space="preserve"> </w:t>
      </w:r>
      <w:r>
        <w:t xml:space="preserve">such as</w:t>
      </w:r>
      <w:r>
        <w:t xml:space="preserve"> </w:t>
      </w:r>
      <w:r>
        <w:t xml:space="preserve">“may”</w:t>
      </w:r>
      <w:r>
        <w:t xml:space="preserve">,</w:t>
      </w:r>
      <w:r>
        <w:t xml:space="preserve"> </w:t>
      </w:r>
      <w:r>
        <w:t xml:space="preserve">“suggests”</w:t>
      </w:r>
      <w:r>
        <w:t xml:space="preserve">, or</w:t>
      </w:r>
      <w:r>
        <w:t xml:space="preserve"> </w:t>
      </w:r>
      <w:r>
        <w:t xml:space="preserve">“possibly”</w:t>
      </w:r>
      <w:r>
        <w:t xml:space="preserve">.</w:t>
      </w:r>
    </w:p>
    <w:bookmarkEnd w:id="17"/>
    <w:bookmarkStart w:id="18" w:name="def-copula"/>
    <w:p>
      <w:pPr>
        <w:pStyle w:val="BodyText"/>
      </w:pPr>
      <w:r>
        <w:rPr>
          <w:b/>
          <w:bCs/>
        </w:rPr>
        <w:t xml:space="preserve">Definition 6 (Copula)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copula</w:t>
      </w:r>
      <w:r>
        <w:t xml:space="preserve"> </w:t>
      </w:r>
      <w:r>
        <w:t xml:space="preserve">is a verb, usually a form of</w:t>
      </w:r>
      <w:r>
        <w:t xml:space="preserve"> </w:t>
      </w:r>
      <w:r>
        <w:t xml:space="preserve">“to be”</w:t>
      </w:r>
      <w:r>
        <w:t xml:space="preserve">,</w:t>
      </w:r>
      <w:r>
        <w:t xml:space="preserve"> </w:t>
      </w:r>
      <w:r>
        <w:t xml:space="preserve">that links a subject to a description of it,</w:t>
      </w:r>
      <w:r>
        <w:t xml:space="preserve"> </w:t>
      </w:r>
      <w:r>
        <w:t xml:space="preserve">as</w:t>
      </w:r>
      <w:r>
        <w:t xml:space="preserve"> </w:t>
      </w:r>
      <w:r>
        <w:t xml:space="preserve">“is”</w:t>
      </w:r>
      <w:r>
        <w:t xml:space="preserve"> </w:t>
      </w:r>
      <w:r>
        <w:t xml:space="preserve">does in</w:t>
      </w:r>
      <w:r>
        <w:t xml:space="preserve"> </w:t>
      </w:r>
      <w:r>
        <w:t xml:space="preserve">“the estimate is biased”</w:t>
      </w:r>
      <w:r>
        <w:t xml:space="preserve">.</w:t>
      </w:r>
    </w:p>
    <w:bookmarkEnd w:id="18"/>
    <w:bookmarkStart w:id="19" w:name="def-participial-clause"/>
    <w:p>
      <w:pPr>
        <w:pStyle w:val="BodyText"/>
      </w:pPr>
      <w:r>
        <w:rPr>
          <w:b/>
          <w:bCs/>
        </w:rPr>
        <w:t xml:space="preserve">Definition 7 (Participial clause)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participial clause</w:t>
      </w:r>
      <w:r>
        <w:t xml:space="preserve"> </w:t>
      </w:r>
      <w:r>
        <w:t xml:space="preserve">is a clause built on a verb form</w:t>
      </w:r>
      <w:r>
        <w:t xml:space="preserve"> </w:t>
      </w:r>
      <w:r>
        <w:t xml:space="preserve">ending in</w:t>
      </w:r>
      <w:r>
        <w:t xml:space="preserve"> </w:t>
      </w:r>
      <w:r>
        <w:t xml:space="preserve">“-ing”</w:t>
      </w:r>
      <w:r>
        <w:t xml:space="preserve"> </w:t>
      </w:r>
      <w:r>
        <w:t xml:space="preserve">or</w:t>
      </w:r>
      <w:r>
        <w:t xml:space="preserve"> </w:t>
      </w:r>
      <w:r>
        <w:t xml:space="preserve">“-ed”</w:t>
      </w:r>
      <w:r>
        <w:t xml:space="preserve"> </w:t>
      </w:r>
      <w:r>
        <w:t xml:space="preserve">that has no subject of its own,</w:t>
      </w:r>
      <w:r>
        <w:t xml:space="preserve"> </w:t>
      </w:r>
      <w:r>
        <w:t xml:space="preserve">such as</w:t>
      </w:r>
      <w:r>
        <w:t xml:space="preserve"> </w:t>
      </w:r>
      <w:r>
        <w:t xml:space="preserve">“ensuring that the data are clean”</w:t>
      </w:r>
      <w:r>
        <w:t xml:space="preserve"> </w:t>
      </w:r>
      <w:r>
        <w:t xml:space="preserve">at the end of a sentence.</w:t>
      </w:r>
    </w:p>
    <w:bookmarkEnd w:id="19"/>
    <w:bookmarkStart w:id="20" w:name="def-aphorism"/>
    <w:p>
      <w:pPr>
        <w:pStyle w:val="BodyText"/>
      </w:pPr>
      <w:r>
        <w:rPr>
          <w:b/>
          <w:bCs/>
        </w:rPr>
        <w:t xml:space="preserve">Definition 8 (Aphorism)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aphorism</w:t>
      </w:r>
      <w:r>
        <w:t xml:space="preserve"> </w:t>
      </w:r>
      <w:r>
        <w:t xml:space="preserve">is a short, quotable sentence</w:t>
      </w:r>
      <w:r>
        <w:t xml:space="preserve"> </w:t>
      </w:r>
      <w:r>
        <w:t xml:space="preserve">that states a general truth or verdict.</w:t>
      </w:r>
    </w:p>
    <w:bookmarkEnd w:id="20"/>
    <w:bookmarkEnd w:id="21"/>
    <w:bookmarkStart w:id="22" w:name="a-caveat"/>
    <w:p>
      <w:pPr>
        <w:pStyle w:val="Heading2"/>
      </w:pPr>
      <w:r>
        <w:t xml:space="preserve">2 A caveat</w:t>
      </w:r>
    </w:p>
    <w:p>
      <w:pPr>
        <w:pStyle w:val="FirstParagraph"/>
      </w:pPr>
      <w:r>
        <w:t xml:space="preserve">No single word or pattern below is wrong on its own.</w:t>
      </w:r>
      <w:r>
        <w:t xml:space="preserve"> </w:t>
      </w:r>
      <w:r>
        <w:t xml:space="preserve">Each has legitimate uses.</w:t>
      </w:r>
      <w:r>
        <w:t xml:space="preserve"> </w:t>
      </w:r>
      <w:r>
        <w:t xml:space="preserve">The signal is clustering and mechanical repetition,</w:t>
      </w:r>
      <w:r>
        <w:t xml:space="preserve"> </w:t>
      </w:r>
      <w:r>
        <w:t xml:space="preserve">the same constructions appearing again and again</w:t>
      </w:r>
      <w:r>
        <w:t xml:space="preserve"> </w:t>
      </w:r>
      <w:r>
        <w:t xml:space="preserve">regardless of what each sentence needs.</w:t>
      </w:r>
      <w:r>
        <w:t xml:space="preserve"> </w:t>
      </w:r>
      <w:r>
        <w:t xml:space="preserve">Edit for the cluster, not the isolated instance,</w:t>
      </w:r>
      <w:r>
        <w:t xml:space="preserve"> </w:t>
      </w:r>
      <w:r>
        <w:t xml:space="preserve">and do not flatten your prose into a voiceless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 </w:t>
      </w:r>
      <w:r>
        <w:t xml:space="preserve">trying to avoid every word on a list.</w:t>
      </w:r>
    </w:p>
    <w:bookmarkEnd w:id="22"/>
    <w:bookmarkStart w:id="25" w:name="overused-vocabulary"/>
    <w:p>
      <w:pPr>
        <w:pStyle w:val="Heading2"/>
      </w:pPr>
      <w:r>
        <w:t xml:space="preserve">3 Overused vocabulary</w:t>
      </w:r>
    </w:p>
    <w:p>
      <w:pPr>
        <w:pStyle w:val="FirstParagraph"/>
      </w:pPr>
      <w:r>
        <w:t xml:space="preserve">Some words turn up more often than needed,</w:t>
      </w:r>
      <w:r>
        <w:t xml:space="preserve"> </w:t>
      </w:r>
      <w:r>
        <w:t xml:space="preserve">in stock prose and especially in machine-generated text.</w:t>
      </w:r>
      <w:r>
        <w:t xml:space="preserve"> </w:t>
      </w:r>
      <w:r>
        <w:t xml:space="preserve">Many of them are also Latin-derived words with plainer alternatives,</w:t>
      </w:r>
      <w:r>
        <w:t xml:space="preserve"> </w:t>
      </w:r>
      <w:r>
        <w:t xml:space="preserve">so the advice here overlaps with the</w:t>
      </w:r>
      <w:r>
        <w:t xml:space="preserve"> </w:t>
      </w:r>
      <w:hyperlink r:id="rId23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chapter.</w:t>
      </w:r>
      <w:r>
        <w:t xml:space="preserve"> </w:t>
      </w:r>
      <w:hyperlink w:anchor="tbl-overused-vocabul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frequent offenders and plainer replacements.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tbl-overused-vocabul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Overused words and plainer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46"/>
              <w:gridCol w:w="5573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Overused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Plainer alternative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delve into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examine, study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leverage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utilize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showcase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robust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reliable, well-tested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pivotal, crucial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important, key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testament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shows, demonstrates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tapestry, landscape, realm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field, area, or name the thing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navigate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handle, work through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underscore, highlight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foster, bolster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encourage, strengthen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intricate, meticulous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detailed, careful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comprehensive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complete, or say what it covers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groundbreaking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new, or say what changed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unlock, harness, empower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enable, use, allow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myriad, plethora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many, or give the count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seamless, seamlessly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smoothly, or say what does not break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holistic, multifaceted, nuanced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parts or distinctions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paramount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most important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embark, elevate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start, improve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streamline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simplify, speed 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synergy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the combination does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actionable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action it supports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beacon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example, model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game-changer, gamechanger, state-of-the-art, cutting-edge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changed and by how much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ever-evolving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changing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treasure trove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collection, source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ship(s) with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come(s) with, accompany, are included with</w:t>
                  </w:r>
                </w:p>
              </w:tc>
            </w:tr>
          </w:tbl>
          <w:bookmarkEnd w:id="24"/>
          <w:p/>
        </w:tc>
      </w:tr>
    </w:tbl>
    <w:p>
      <w:pPr>
        <w:pStyle w:val="BodyText"/>
      </w:pPr>
      <w:r>
        <w:t xml:space="preserve">Whole phrases recur too.</w:t>
      </w:r>
      <w:r>
        <w:t xml:space="preserve"> </w:t>
      </w:r>
      <w:r>
        <w:t xml:space="preserve">“In today’s fast-paced world”</w:t>
      </w:r>
      <w:r>
        <w:t xml:space="preserve">,</w:t>
      </w:r>
      <w:r>
        <w:t xml:space="preserve"> </w:t>
      </w:r>
      <w:r>
        <w:t xml:space="preserve">“it is important to note that”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“plays a vital role in”</w:t>
      </w:r>
      <w:r>
        <w:t xml:space="preserve"> </w:t>
      </w:r>
      <w:r>
        <w:t xml:space="preserve">add length without content;</w:t>
      </w:r>
      <w:r>
        <w:t xml:space="preserve"> </w:t>
      </w:r>
      <w:r>
        <w:t xml:space="preserve">delete them and start with the actual point.</w:t>
      </w:r>
      <w:r>
        <w:t xml:space="preserve"> </w:t>
      </w:r>
      <w:r>
        <w:t xml:space="preserve">Two more families recur, and each member should give way to the literal claim: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metaphors:</w:t>
      </w:r>
    </w:p>
    <w:p>
      <w:pPr>
        <w:pStyle w:val="Compact"/>
        <w:numPr>
          <w:ilvl w:val="1"/>
          <w:numId w:val="1002"/>
        </w:numPr>
      </w:pPr>
      <w:r>
        <w:t xml:space="preserve">“journey”</w:t>
      </w:r>
    </w:p>
    <w:p>
      <w:pPr>
        <w:pStyle w:val="Compact"/>
        <w:numPr>
          <w:ilvl w:val="1"/>
          <w:numId w:val="1002"/>
        </w:numPr>
      </w:pPr>
      <w:r>
        <w:t xml:space="preserve">“pave the way”</w:t>
      </w:r>
    </w:p>
    <w:p>
      <w:pPr>
        <w:pStyle w:val="Compact"/>
        <w:numPr>
          <w:ilvl w:val="1"/>
          <w:numId w:val="1002"/>
        </w:numPr>
      </w:pPr>
      <w:r>
        <w:t xml:space="preserve">“shed light on”</w:t>
      </w:r>
    </w:p>
    <w:p>
      <w:pPr>
        <w:pStyle w:val="Compact"/>
        <w:numPr>
          <w:ilvl w:val="1"/>
          <w:numId w:val="1002"/>
        </w:numPr>
      </w:pPr>
      <w:r>
        <w:t xml:space="preserve">“at the heart of”</w:t>
      </w:r>
    </w:p>
    <w:p>
      <w:pPr>
        <w:pStyle w:val="Compact"/>
        <w:numPr>
          <w:ilvl w:val="1"/>
          <w:numId w:val="1002"/>
        </w:numPr>
      </w:pPr>
      <w:r>
        <w:t xml:space="preserve">“sits at the intersection of”</w:t>
      </w:r>
    </w:p>
    <w:p>
      <w:pPr>
        <w:pStyle w:val="Compact"/>
        <w:numPr>
          <w:ilvl w:val="1"/>
          <w:numId w:val="1002"/>
        </w:numPr>
      </w:pPr>
      <w:r>
        <w:t xml:space="preserve">“cornerstone”</w:t>
      </w:r>
    </w:p>
    <w:p>
      <w:pPr>
        <w:pStyle w:val="Compact"/>
        <w:numPr>
          <w:ilvl w:val="1"/>
          <w:numId w:val="1002"/>
        </w:numPr>
      </w:pPr>
      <w:r>
        <w:t xml:space="preserve">“deep dive”</w:t>
      </w:r>
      <w:r>
        <w:t xml:space="preserve">,</w:t>
      </w:r>
      <w:r>
        <w:t xml:space="preserve"> </w:t>
      </w:r>
      <w:r>
        <w:t xml:space="preserve">“dive into”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framings:</w:t>
      </w:r>
    </w:p>
    <w:p>
      <w:pPr>
        <w:pStyle w:val="Compact"/>
        <w:numPr>
          <w:ilvl w:val="1"/>
          <w:numId w:val="1003"/>
        </w:numPr>
      </w:pPr>
      <w:r>
        <w:t xml:space="preserve">“at its core”</w:t>
      </w:r>
    </w:p>
    <w:p>
      <w:pPr>
        <w:pStyle w:val="Compact"/>
        <w:numPr>
          <w:ilvl w:val="1"/>
          <w:numId w:val="1003"/>
        </w:numPr>
      </w:pPr>
      <w:r>
        <w:t xml:space="preserve">“in essence”</w:t>
      </w:r>
    </w:p>
    <w:p>
      <w:pPr>
        <w:pStyle w:val="Compact"/>
        <w:numPr>
          <w:ilvl w:val="1"/>
          <w:numId w:val="1003"/>
        </w:numPr>
      </w:pPr>
      <w:r>
        <w:t xml:space="preserve">“boils down to”</w:t>
      </w:r>
    </w:p>
    <w:p>
      <w:pPr>
        <w:pStyle w:val="Compact"/>
        <w:numPr>
          <w:ilvl w:val="1"/>
          <w:numId w:val="1003"/>
        </w:numPr>
      </w:pPr>
      <w:r>
        <w:t xml:space="preserve">“when it comes to”</w:t>
      </w:r>
    </w:p>
    <w:p>
      <w:pPr>
        <w:pStyle w:val="Compact"/>
        <w:numPr>
          <w:ilvl w:val="1"/>
          <w:numId w:val="1003"/>
        </w:numPr>
      </w:pPr>
      <w:r>
        <w:t xml:space="preserve">“in the realm of”</w:t>
      </w:r>
    </w:p>
    <w:p>
      <w:pPr>
        <w:pStyle w:val="Compact"/>
        <w:numPr>
          <w:ilvl w:val="1"/>
          <w:numId w:val="1003"/>
        </w:numPr>
      </w:pPr>
      <w:r>
        <w:t xml:space="preserve">“the key takeaway”</w:t>
      </w:r>
    </w:p>
    <w:p>
      <w:pPr>
        <w:pStyle w:val="Compact"/>
        <w:numPr>
          <w:ilvl w:val="1"/>
          <w:numId w:val="1003"/>
        </w:numPr>
      </w:pPr>
      <w:r>
        <w:t xml:space="preserve">“more than just”</w:t>
      </w:r>
    </w:p>
    <w:bookmarkEnd w:id="25"/>
    <w:bookmarkStart w:id="27" w:name="rhetorical-reflexes"/>
    <w:p>
      <w:pPr>
        <w:pStyle w:val="Heading2"/>
      </w:pPr>
      <w:r>
        <w:t xml:space="preserve">4 Rhetorical reflexes</w:t>
      </w:r>
    </w:p>
    <w:p>
      <w:pPr>
        <w:pStyle w:val="FirstParagraph"/>
      </w:pPr>
      <w:r>
        <w:t xml:space="preserve">Writers reach for a few sentence shapes by reflex,</w:t>
      </w:r>
      <w:r>
        <w:t xml:space="preserve"> </w:t>
      </w:r>
      <w:r>
        <w:t xml:space="preserve">whether or not the content calls for them.</w:t>
      </w:r>
    </w:p>
    <w:p>
      <w:pPr>
        <w:pStyle w:val="BodyText"/>
      </w:pPr>
      <w:r>
        <w:t xml:space="preserve">The most recognizable is the</w:t>
      </w:r>
      <w:r>
        <w:t xml:space="preserve"> </w:t>
      </w:r>
      <w:r>
        <w:rPr>
          <w:i/>
          <w:iCs/>
        </w:rPr>
        <w:t xml:space="preserve">not just X, but Y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.</w:t>
      </w:r>
      <w:r>
        <w:t xml:space="preserve"> </w:t>
      </w:r>
      <w:r>
        <w:t xml:space="preserve">It promises a profound contrast and usually delivers a hollow one.</w:t>
      </w:r>
    </w:p>
    <w:bookmarkStart w:id="26" w:name="exm-antithesis"/>
    <w:p>
      <w:pPr>
        <w:pStyle w:val="BodyText"/>
      </w:pPr>
      <w:r>
        <w:rPr>
          <w:b/>
          <w:bCs/>
        </w:rPr>
        <w:t xml:space="preserve">Example 1 (The</w:t>
      </w:r>
      <w:r>
        <w:rPr>
          <w:b/>
          <w:bCs/>
        </w:rPr>
        <w:t xml:space="preserve"> </w:t>
      </w:r>
      <w:r>
        <w:rPr>
          <w:b/>
          <w:bCs/>
        </w:rPr>
        <w:t xml:space="preserve">“not just X, but Y”</w:t>
      </w:r>
      <w:r>
        <w:rPr>
          <w:b/>
          <w:bCs/>
        </w:rPr>
        <w:t xml:space="preserve"> </w:t>
      </w:r>
      <w:r>
        <w:rPr>
          <w:b/>
          <w:bCs/>
        </w:rPr>
        <w:t xml:space="preserve">reflex)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method is not just fast — it is transformative.</w:t>
      </w:r>
    </w:p>
    <w:p>
      <w:pPr>
        <w:pStyle w:val="BlockText"/>
      </w:pPr>
      <w:r>
        <w:t xml:space="preserve">✅ This method runs in half the time of the previous approach.</w:t>
      </w:r>
    </w:p>
    <w:p>
      <w:pPr>
        <w:pStyle w:val="FirstParagraph"/>
      </w:pPr>
      <w:r>
        <w:t xml:space="preserve">The plain version makes a concrete, verifiable claim.</w:t>
      </w:r>
      <w:r>
        <w:t xml:space="preserve"> </w:t>
      </w:r>
      <w:r>
        <w:t xml:space="preserve">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frame makes none.</w:t>
      </w:r>
    </w:p>
    <w:bookmarkEnd w:id="26"/>
    <w:p>
      <w:pPr>
        <w:pStyle w:val="BodyText"/>
      </w:pPr>
      <w:r>
        <w:t xml:space="preserve">Other reflexes to watch for: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Mechanical lists of three.</w:t>
      </w:r>
      <w:r>
        <w:t xml:space="preserve"> </w:t>
      </w:r>
      <w:r>
        <w:t xml:space="preserve">Three parallel items appear whether or not</w:t>
      </w:r>
      <w:r>
        <w:t xml:space="preserve"> </w:t>
      </w:r>
      <w:r>
        <w:t xml:space="preserve">three is the right count. Use the number of items the point actually needs.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Signpost filler.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is worth noting that”</w:t>
      </w:r>
      <w:r>
        <w:t xml:space="preserve"> </w:t>
      </w:r>
      <w:r>
        <w:t xml:space="preserve">and</w:t>
      </w:r>
      <w:r>
        <w:t xml:space="preserve"> </w:t>
      </w:r>
      <w:r>
        <w:t xml:space="preserve">“importantly”</w:t>
      </w:r>
      <w:r>
        <w:t xml:space="preserve"> </w:t>
      </w:r>
      <w:r>
        <w:t xml:space="preserve">announce a point instead of making it. Cut them and state the point directly.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Hedging stacks.</w:t>
      </w:r>
      <w:r>
        <w:t xml:space="preserve"> </w:t>
      </w:r>
      <w:r>
        <w:t xml:space="preserve">“May potentially suggest”</w:t>
      </w:r>
      <w:r>
        <w:t xml:space="preserve"> </w:t>
      </w:r>
      <w:r>
        <w:t xml:space="preserve">and</w:t>
      </w:r>
      <w:r>
        <w:t xml:space="preserve"> </w:t>
      </w:r>
      <w:r>
        <w:t xml:space="preserve">“could possibly indicate”</w:t>
      </w:r>
      <w:r>
        <w:t xml:space="preserve"> </w:t>
      </w:r>
      <w:r>
        <w:t xml:space="preserve">pile up qualifiers. Keep one honest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; drop the rest.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Hollow summaries.</w:t>
      </w:r>
      <w:r>
        <w:t xml:space="preserve"> </w:t>
      </w:r>
      <w:r>
        <w:t xml:space="preserve">A closing paragraph that opens with</w:t>
      </w:r>
      <w:r>
        <w:t xml:space="preserve"> </w:t>
      </w:r>
      <w:r>
        <w:t xml:space="preserve">“in conclusion”</w:t>
      </w:r>
      <w:r>
        <w:t xml:space="preserve"> </w:t>
      </w:r>
      <w:r>
        <w:t xml:space="preserve">and</w:t>
      </w:r>
      <w:r>
        <w:t xml:space="preserve"> </w:t>
      </w:r>
      <w:r>
        <w:t xml:space="preserve">only restates what you just said adds nothing. End on a real point.</w:t>
      </w:r>
    </w:p>
    <w:bookmarkEnd w:id="27"/>
    <w:bookmarkStart w:id="30" w:name="say-what-it-is-before-what-it-is-not"/>
    <w:p>
      <w:pPr>
        <w:pStyle w:val="Heading2"/>
      </w:pPr>
      <w:r>
        <w:t xml:space="preserve">5 Say what it is before what it is not</w:t>
      </w:r>
    </w:p>
    <w:p>
      <w:pPr>
        <w:pStyle w:val="FirstParagraph"/>
      </w:pPr>
      <w:r>
        <w:t xml:space="preserve">When a sentence needs both a positive claim and a denial,</w:t>
      </w:r>
      <w:r>
        <w:t xml:space="preserve"> </w:t>
      </w:r>
      <w:r>
        <w:t xml:space="preserve">state the positive claim first.</w:t>
      </w:r>
      <w:r>
        <w:t xml:space="preserve"> </w:t>
      </w:r>
      <w:r>
        <w:t xml:space="preserve">The reader learns what the subject is before being told what to rule out,</w:t>
      </w:r>
      <w:r>
        <w:t xml:space="preserve"> </w:t>
      </w:r>
      <w:r>
        <w:t xml:space="preserve">and the denial then attaches to a claim already made.</w:t>
      </w:r>
      <w:r>
        <w:t xml:space="preserve"> </w:t>
      </w:r>
      <w:r>
        <w:t xml:space="preserve">Opening with the denial makes the reader carry an unsupported denial</w:t>
      </w:r>
      <w:r>
        <w:t xml:space="preserve"> </w:t>
      </w:r>
      <w:r>
        <w:t xml:space="preserve">until the second clause arrives.</w:t>
      </w:r>
    </w:p>
    <w:bookmarkStart w:id="29" w:name="exm-positive-first"/>
    <w:p>
      <w:pPr>
        <w:pStyle w:val="BodyText"/>
      </w:pPr>
      <w:r>
        <w:rPr>
          <w:b/>
          <w:bCs/>
        </w:rPr>
        <w:t xml:space="preserve">Example 2 (Positive claim, then denial)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padding is not a convention, it is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The first version says</w:t>
      </w:r>
      <w:r>
        <w:t xml:space="preserve"> </w:t>
      </w:r>
      <w:r>
        <w:t xml:space="preserve">“not a convention”</w:t>
      </w:r>
      <w:r>
        <w:t xml:space="preserve"> </w:t>
      </w:r>
      <w:r>
        <w:t xml:space="preserve">before the reader knows what the padding is,</w:t>
      </w:r>
      <w:r>
        <w:t xml:space="preserve"> </w:t>
      </w:r>
      <w:r>
        <w:t xml:space="preserve">then repeats the subject and verb to supply the claim.</w:t>
      </w:r>
      <w:r>
        <w:t xml:space="preserve"> </w:t>
      </w:r>
      <w:r>
        <w:t xml:space="preserve">The second version states the claim once and ends on the contrast.</w:t>
      </w:r>
    </w:p>
    <w:p>
      <w:pPr>
        <w:pStyle w:val="BodyText"/>
      </w:pPr>
      <w:r>
        <w:t xml:space="preserve">The order matters even when the sentence stays grammatical:</w:t>
      </w:r>
    </w:p>
    <w:p>
      <w:pPr>
        <w:pStyle w:val="BlockText"/>
      </w:pPr>
      <w:r>
        <w:t xml:space="preserve">❌ The padding is not a convention but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Both are correct sentences; the second puts the claim first.</w:t>
      </w:r>
      <w:r>
        <w:t xml:space="preserve"> </w:t>
      </w:r>
      <w:r>
        <w:t xml:space="preserve">For the first pair, see the</w:t>
      </w:r>
      <w:r>
        <w:t xml:space="preserve"> </w:t>
      </w:r>
      <w:hyperlink r:id="rId28">
        <w:r>
          <w:rPr>
            <w:rStyle w:val="Hyperlink"/>
          </w:rPr>
          <w:t xml:space="preserve">linear regression chapter of lds</w:t>
        </w:r>
      </w:hyperlink>
      <w:r>
        <w:t xml:space="preserve">.</w:t>
      </w:r>
    </w:p>
    <w:bookmarkEnd w:id="29"/>
    <w:p>
      <w:pPr>
        <w:pStyle w:val="BodyText"/>
      </w:pPr>
      <w:r>
        <w:t xml:space="preserve">Often the denial can be cut.</w:t>
      </w:r>
      <w:r>
        <w:t xml:space="preserve"> </w:t>
      </w:r>
      <w:r>
        <w:t xml:space="preserve">Keep it only when the reader might plausibly believe the rejected reading,</w:t>
      </w:r>
      <w:r>
        <w:t xml:space="preserve"> </w:t>
      </w:r>
      <w:r>
        <w:t xml:space="preserve">as with a convention versus an identity.</w:t>
      </w:r>
      <w:r>
        <w:t xml:space="preserve"> </w:t>
      </w:r>
      <w:r>
        <w:t xml:space="preserve">A denial that rejects a view nobody holds is the reframe</w:t>
      </w:r>
      <w:r>
        <w:t xml:space="preserve"> </w:t>
      </w:r>
      <w:r>
        <w:t xml:space="preserve">(see</w:t>
      </w:r>
      <w:r>
        <w:t xml:space="preserve"> </w:t>
      </w:r>
      <w:hyperlink w:anchor="clichéd-sentence-shapes">
        <w:r>
          <w:rPr>
            <w:rStyle w:val="Hyperlink"/>
          </w:rPr>
          <w:t xml:space="preserve">Clichéd sentence shapes</w:t>
        </w:r>
      </w:hyperlink>
      <w:r>
        <w:t xml:space="preserve">) in miniature:</w:t>
      </w:r>
      <w:r>
        <w:t xml:space="preserve"> </w:t>
      </w:r>
      <w:r>
        <w:t xml:space="preserve">cut it and keep the claim.</w:t>
      </w:r>
    </w:p>
    <w:bookmarkEnd w:id="30"/>
    <w:bookmarkStart w:id="36" w:name="clichéd-sentence-shapes"/>
    <w:p>
      <w:pPr>
        <w:pStyle w:val="Heading2"/>
      </w:pPr>
      <w:r>
        <w:t xml:space="preserve">6 Clichéd sentence shapes</w:t>
      </w:r>
    </w:p>
    <w:p>
      <w:pPr>
        <w:pStyle w:val="FirstParagraph"/>
      </w:pPr>
      <w:r>
        <w:t xml:space="preserve">Beyond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,</w:t>
      </w:r>
      <w:r>
        <w:t xml:space="preserve"> </w:t>
      </w:r>
      <w:r>
        <w:t xml:space="preserve">clichéd drafts lean on a set of sentence shapes</w:t>
      </w:r>
      <w:r>
        <w:t xml:space="preserve"> </w:t>
      </w:r>
      <w:r>
        <w:t xml:space="preserve">that stage a point instead of stating it.</w:t>
      </w:r>
    </w:p>
    <w:bookmarkStart w:id="31" w:name="exm-staged-point"/>
    <w:p>
      <w:pPr>
        <w:pStyle w:val="BodyText"/>
      </w:pPr>
      <w:r>
        <w:rPr>
          <w:b/>
          <w:bCs/>
        </w:rPr>
        <w:t xml:space="preserve">Example 3 (A staged point)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It can read like a definition that says nothing.</w:t>
      </w:r>
      <w:r>
        <w:t xml:space="preserve"> </w:t>
      </w:r>
      <w:r>
        <w:t xml:space="preserve">Its use is in what it forces you to name:</w:t>
      </w:r>
      <w:r>
        <w:t xml:space="preserve"> </w:t>
      </w:r>
      <w:r>
        <w:t xml:space="preserve">a project that cannot say what its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has not yet stated a machine learning problem.</w:t>
      </w:r>
    </w:p>
    <w:p>
      <w:pPr>
        <w:pStyle w:val="BlockText"/>
      </w:pPr>
      <w:r>
        <w:t xml:space="preserve">✅ A machine learning problem is stated only when its</w:t>
      </w:r>
      <w:r>
        <w:t xml:space="preserve"> </w:t>
      </w:r>
      <w:r>
        <w:t xml:space="preserve">experience</w:t>
      </w:r>
      <w:r>
        <w:t xml:space="preserve"> </w:t>
      </w:r>
      <m:oMath>
        <m:r>
          <m:t>E</m:t>
        </m:r>
      </m:oMath>
      <w:r>
        <w:t xml:space="preserve">, task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performance measure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 named.</w:t>
      </w:r>
    </w:p>
    <w:p>
      <w:pPr>
        <w:pStyle w:val="FirstParagraph"/>
      </w:pPr>
      <w:r>
        <w:t xml:space="preserve">The first version packs six clichés into two sentences:</w:t>
      </w:r>
    </w:p>
    <w:p>
      <w:pPr>
        <w:pStyle w:val="Compact"/>
        <w:numPr>
          <w:ilvl w:val="0"/>
          <w:numId w:val="1005"/>
        </w:numPr>
      </w:pPr>
      <w:r>
        <w:t xml:space="preserve">an objection raised only to be knocked down;</w:t>
      </w:r>
    </w:p>
    <w:p>
      <w:pPr>
        <w:pStyle w:val="Compact"/>
        <w:numPr>
          <w:ilvl w:val="0"/>
          <w:numId w:val="1005"/>
        </w:numPr>
      </w:pPr>
      <w:r>
        <w:t xml:space="preserve">“It”</w:t>
      </w:r>
      <w:r>
        <w:t xml:space="preserve"> </w:t>
      </w:r>
      <w:r>
        <w:t xml:space="preserve">and</w:t>
      </w:r>
      <w:r>
        <w:t xml:space="preserve"> </w:t>
      </w:r>
      <w:r>
        <w:t xml:space="preserve">“Its”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 definition”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definition that</w:t>
      </w:r>
      <w:r>
        <w:t xml:space="preserve"> </w:t>
      </w:r>
      <w:r>
        <w:t xml:space="preserve">“forces”</w:t>
      </w:r>
      <w:r>
        <w:t xml:space="preserve"> </w:t>
      </w:r>
      <w:r>
        <w:t xml:space="preserve">the reader, as if it were a person;</w:t>
      </w:r>
    </w:p>
    <w:p>
      <w:pPr>
        <w:pStyle w:val="Compact"/>
        <w:numPr>
          <w:ilvl w:val="0"/>
          <w:numId w:val="1005"/>
        </w:numPr>
      </w:pPr>
      <w:r>
        <w:t xml:space="preserve">“you”</w:t>
      </w:r>
      <w:r>
        <w:t xml:space="preserve"> </w:t>
      </w:r>
      <w:r>
        <w:t xml:space="preserve">addressing the reader;</w:t>
      </w:r>
    </w:p>
    <w:p>
      <w:pPr>
        <w:pStyle w:val="Compact"/>
        <w:numPr>
          <w:ilvl w:val="0"/>
          <w:numId w:val="1005"/>
        </w:numPr>
      </w:pPr>
      <w:r>
        <w:t xml:space="preserve">a point withheld until after a colon;</w:t>
      </w:r>
    </w:p>
    <w:p>
      <w:pPr>
        <w:pStyle w:val="Compact"/>
        <w:numPr>
          <w:ilvl w:val="0"/>
          <w:numId w:val="1005"/>
        </w:numPr>
      </w:pPr>
      <w:r>
        <w:t xml:space="preserve">a closing</w:t>
      </w:r>
      <w:r>
        <w:t xml:space="preserve"> </w:t>
      </w:r>
      <w:hyperlink w:anchor="def-aphorism">
        <w:r>
          <w:rPr>
            <w:rStyle w:val="Hyperlink"/>
          </w:rPr>
          <w:t xml:space="preserve">aphorism</w:t>
        </w:r>
      </w:hyperlink>
      <w:r>
        <w:t xml:space="preserve">.</w:t>
      </w:r>
    </w:p>
    <w:p>
      <w:pPr>
        <w:pStyle w:val="FirstParagraph"/>
      </w:pPr>
      <w:r>
        <w:t xml:space="preserve">The second version states the claim once.</w:t>
      </w:r>
    </w:p>
    <w:bookmarkEnd w:id="31"/>
    <w:p>
      <w:pPr>
        <w:pStyle w:val="BodyText"/>
      </w:pPr>
      <w:r>
        <w:t xml:space="preserve">Watch for these shapes: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straw objection.</w:t>
      </w:r>
      <w:r>
        <w:t xml:space="preserve"> </w:t>
      </w:r>
      <w:r>
        <w:t xml:space="preserve">A doubt raised only to be answered</w:t>
      </w:r>
      <w:r>
        <w:t xml:space="preserve"> </w:t>
      </w:r>
      <w:r>
        <w:t xml:space="preserve">(</w:t>
      </w:r>
      <w:r>
        <w:t xml:space="preserve">“It may seem trivial. In fact, …”</w:t>
      </w:r>
      <w:r>
        <w:t xml:space="preserve">).</w:t>
      </w:r>
      <w:r>
        <w:t xml:space="preserve"> </w:t>
      </w:r>
      <w:r>
        <w:t xml:space="preserve">This is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spread over two sentences.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personified abstraction.</w:t>
      </w:r>
      <w:r>
        <w:t xml:space="preserve"> </w:t>
      </w:r>
      <w:r>
        <w:t xml:space="preserve">A definition, method or result that</w:t>
      </w:r>
      <w:r>
        <w:t xml:space="preserve"> </w:t>
      </w:r>
      <w:r>
        <w:t xml:space="preserve">“forces”</w:t>
      </w:r>
      <w:r>
        <w:t xml:space="preserve">,</w:t>
      </w:r>
      <w:r>
        <w:t xml:space="preserve"> </w:t>
      </w:r>
      <w:r>
        <w:t xml:space="preserve">“invites”</w:t>
      </w:r>
      <w:r>
        <w:t xml:space="preserve">,</w:t>
      </w:r>
      <w:r>
        <w:t xml:space="preserve"> </w:t>
      </w:r>
      <w:r>
        <w:t xml:space="preserve">“demands”</w:t>
      </w:r>
      <w:r>
        <w:t xml:space="preserve"> </w:t>
      </w:r>
      <w:r>
        <w:t xml:space="preserve">or</w:t>
      </w:r>
      <w:r>
        <w:t xml:space="preserve"> </w:t>
      </w:r>
      <w:r>
        <w:t xml:space="preserve">“asks”</w:t>
      </w:r>
      <w:r>
        <w:t xml:space="preserve"> </w:t>
      </w:r>
      <w:r>
        <w:t xml:space="preserve">something of the reader,</w:t>
      </w:r>
      <w:r>
        <w:t xml:space="preserve"> </w:t>
      </w:r>
      <w:r>
        <w:t xml:space="preserve">or a mathematical object that</w:t>
      </w:r>
      <w:r>
        <w:t xml:space="preserve"> </w:t>
      </w:r>
      <w:r>
        <w:t xml:space="preserve">“recommends”</w:t>
      </w:r>
      <w:r>
        <w:t xml:space="preserve">,</w:t>
      </w:r>
      <w:r>
        <w:t xml:space="preserve"> </w:t>
      </w:r>
      <w:r>
        <w:t xml:space="preserve">“knows”</w:t>
      </w:r>
      <w:r>
        <w:t xml:space="preserve"> </w:t>
      </w:r>
      <w:r>
        <w:t xml:space="preserve">or</w:t>
      </w:r>
      <w:r>
        <w:t xml:space="preserve"> </w:t>
      </w:r>
      <w:r>
        <w:t xml:space="preserve">“wants”</w:t>
      </w:r>
      <w:r>
        <w:t xml:space="preserve"> </w:t>
      </w:r>
      <w:r>
        <w:t xml:space="preserve">something.</w:t>
      </w:r>
      <w:r>
        <w:t xml:space="preserve"> </w:t>
      </w:r>
      <w:r>
        <w:t xml:space="preserve">Name who does what, and state the condition the phrase hides</w:t>
      </w:r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Avoid vague and metaphorical language</w:t>
        </w:r>
      </w:hyperlink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colon reveal.</w:t>
      </w:r>
      <w:r>
        <w:t xml:space="preserve"> </w:t>
      </w:r>
      <w:r>
        <w:t xml:space="preserve">A setup, then a colon, then the point.</w:t>
      </w:r>
      <w:r>
        <w:t xml:space="preserve"> </w:t>
      </w:r>
      <w:r>
        <w:t xml:space="preserve">Lead with the point.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answered rhetorical question.</w:t>
      </w:r>
      <w:r>
        <w:t xml:space="preserve"> </w:t>
      </w:r>
      <w:r>
        <w:t xml:space="preserve">“The result? A faster fit.”</w:t>
      </w:r>
      <w:r>
        <w:t xml:space="preserve"> </w:t>
      </w:r>
      <w:r>
        <w:t xml:space="preserve">or</w:t>
      </w:r>
      <w:r>
        <w:t xml:space="preserve"> </w:t>
      </w:r>
      <w:r>
        <w:t xml:space="preserve">“Why does this matter? Because …”</w:t>
      </w:r>
      <w:r>
        <w:t xml:space="preserve">.</w:t>
      </w:r>
      <w:r>
        <w:t xml:space="preserve"> </w:t>
      </w:r>
      <w:r>
        <w:t xml:space="preserve">State the result.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throat-clearing lead-in.</w:t>
      </w:r>
      <w:r>
        <w:t xml:space="preserve"> </w:t>
      </w:r>
      <w:r>
        <w:t xml:space="preserve">“Here’s the thing:”</w:t>
      </w:r>
      <w:r>
        <w:t xml:space="preserve">,</w:t>
      </w:r>
      <w:r>
        <w:t xml:space="preserve"> </w:t>
      </w:r>
      <w:r>
        <w:t xml:space="preserve">“Here’s why:”</w:t>
      </w:r>
      <w:r>
        <w:t xml:space="preserve">,</w:t>
      </w:r>
      <w:r>
        <w:t xml:space="preserve"> </w:t>
      </w:r>
      <w:r>
        <w:t xml:space="preserve">“The key is”</w:t>
      </w:r>
      <w:r>
        <w:t xml:space="preserve">,</w:t>
      </w:r>
      <w:r>
        <w:t xml:space="preserve"> </w:t>
      </w:r>
      <w:r>
        <w:t xml:space="preserve">“Put simply,”</w:t>
      </w:r>
      <w:r>
        <w:t xml:space="preserve">.</w:t>
      </w:r>
      <w:r>
        <w:t xml:space="preserve"> </w:t>
      </w:r>
      <w:r>
        <w:t xml:space="preserve">Delete the lead-in.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announced claim.</w:t>
      </w:r>
      <w:r>
        <w:t xml:space="preserve"> </w:t>
      </w:r>
      <w:r>
        <w:t xml:space="preserve">“It is what makes … valid”</w:t>
      </w:r>
      <w:r>
        <w:t xml:space="preserve">,</w:t>
      </w:r>
      <w:r>
        <w:t xml:space="preserve"> </w:t>
      </w:r>
      <w:r>
        <w:t xml:space="preserve">“That is what …”</w:t>
      </w:r>
      <w:r>
        <w:t xml:space="preserve">,</w:t>
      </w:r>
      <w:r>
        <w:t xml:space="preserve"> </w:t>
      </w:r>
      <w:r>
        <w:t xml:space="preserve">“This is what …”</w:t>
      </w:r>
      <w:r>
        <w:t xml:space="preserve">, and</w:t>
      </w:r>
      <w:r>
        <w:t xml:space="preserve"> </w:t>
      </w:r>
      <w:r>
        <w:t xml:space="preserve">“What the standing grant removes is the need to ask”</w:t>
      </w:r>
      <w:r>
        <w:t xml:space="preserve">.</w:t>
      </w:r>
      <w:r>
        <w:t xml:space="preserve"> </w:t>
      </w:r>
      <w:r>
        <w:t xml:space="preserve">The sentence points at its own claim before making it.</w:t>
      </w:r>
      <w:r>
        <w:t xml:space="preserve"> </w:t>
      </w:r>
      <w:r>
        <w:t xml:space="preserve">Make the claim directly:</w:t>
      </w:r>
      <w:r>
        <w:t xml:space="preserve"> </w:t>
      </w:r>
      <w:r>
        <w:t xml:space="preserve">“It is what makes sums over countably infinite partitions valid”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“It makes sums over countably infinite partitions valid”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“What the standing grant removes is the need to ask”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standing grant removes the need to ask”</w:t>
      </w:r>
      <w:r>
        <w:t xml:space="preserve">.</w:t>
      </w:r>
      <w:r>
        <w:t xml:space="preserve"> </w:t>
      </w:r>
      <w:r>
        <w:t xml:space="preserve">The same holds for a subject followed by</w:t>
      </w:r>
      <w:r>
        <w:t xml:space="preserve"> </w:t>
      </w:r>
      <w:r>
        <w:t xml:space="preserve">“is what”</w:t>
      </w:r>
      <w:r>
        <w:t xml:space="preserve"> </w:t>
      </w:r>
      <w:r>
        <w:t xml:space="preserve">and a verb,</w:t>
      </w:r>
      <w:r>
        <w:t xml:space="preserve"> </w:t>
      </w:r>
      <w:r>
        <w:t xml:space="preserve">and for a tail of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or</w:t>
      </w:r>
      <w:r>
        <w:t xml:space="preserve"> </w:t>
      </w:r>
      <w:r>
        <w:t xml:space="preserve">“, which is what”</w:t>
      </w:r>
      <w:r>
        <w:t xml:space="preserve">:</w:t>
      </w:r>
      <w:r>
        <w:t xml:space="preserve"> </w:t>
      </w:r>
      <w:r>
        <w:t xml:space="preserve">“The risk is what says how a model does on neighborhoods outside the sample”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risk measures how well a model predicts neighborhoods outside the sample”</w:t>
      </w:r>
      <w:r>
        <w:t xml:space="preserve">,</w:t>
      </w:r>
      <w:r>
        <w:t xml:space="preserve"> </w:t>
      </w:r>
      <w:r>
        <w:t xml:space="preserve">“Solving the equation is what this course calls learning”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“This course calls solving the equation learning”</w:t>
      </w:r>
      <w:r>
        <w:t xml:space="preserve">,</w:t>
      </w:r>
      <w:r>
        <w:t xml:space="preserve"> </w:t>
      </w:r>
      <w:r>
        <w:t xml:space="preserve">“No label was used, which is why the task is unsupervised”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“No label was used, so the task is unsupervised”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step is cheap, which is what makes it affordable”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step is cheap, so it is affordable”</w:t>
      </w:r>
      <w:r>
        <w:t xml:space="preserve">.</w:t>
      </w:r>
      <w:r>
        <w:t xml:space="preserve"> </w:t>
      </w:r>
      <w:r>
        <w:t xml:space="preserve">Keep a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tail only where a real reason follows that the reader would not guess.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reframe.</w:t>
      </w:r>
      <w:r>
        <w:t xml:space="preserve"> </w:t>
      </w:r>
      <w:r>
        <w:t xml:space="preserve">“X isn’t about Y; it’s about Z”</w:t>
      </w:r>
      <w:r>
        <w:t xml:space="preserve">,</w:t>
      </w:r>
      <w:r>
        <w:t xml:space="preserve"> </w:t>
      </w:r>
      <w:r>
        <w:t xml:space="preserve">“The question isn’t X, it’s Y”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because X, but because Y”</w:t>
      </w:r>
      <w:r>
        <w:t xml:space="preserve">.</w:t>
      </w:r>
      <w:r>
        <w:t xml:space="preserve"> </w:t>
      </w:r>
      <w:r>
        <w:t xml:space="preserve">Say what X is about.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Fragment emphasis.</w:t>
      </w:r>
      <w:r>
        <w:t xml:space="preserve"> </w:t>
      </w:r>
      <w:r>
        <w:t xml:space="preserve">“Simple. Fast. Reliable.”</w:t>
      </w:r>
      <w:r>
        <w:t xml:space="preserve"> </w:t>
      </w:r>
      <w:r>
        <w:t xml:space="preserve">Write a sentence with a subject and a verb.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editorializing tail.</w:t>
      </w:r>
      <w:r>
        <w:t xml:space="preserve"> </w:t>
      </w:r>
      <w:r>
        <w:t xml:space="preserve">A trailing</w:t>
      </w:r>
      <w:r>
        <w:t xml:space="preserve"> </w:t>
      </w:r>
      <w:hyperlink w:anchor="def-participial-clause">
        <w:r>
          <w:rPr>
            <w:rStyle w:val="Hyperlink"/>
          </w:rPr>
          <w:t xml:space="preserve">participial clause</w:t>
        </w:r>
      </w:hyperlink>
      <w:r>
        <w:t xml:space="preserve"> </w:t>
      </w:r>
      <w:r>
        <w:t xml:space="preserve">that comments on the sentence:</w:t>
      </w:r>
      <w:r>
        <w:t xml:space="preserve"> </w:t>
      </w:r>
      <w:r>
        <w:t xml:space="preserve">“, highlighting the importance of …”</w:t>
      </w:r>
      <w:r>
        <w:t xml:space="preserve">,</w:t>
      </w:r>
      <w:r>
        <w:t xml:space="preserve"> </w:t>
      </w:r>
      <w:r>
        <w:t xml:space="preserve">“, ensuring that …”</w:t>
      </w:r>
      <w:r>
        <w:t xml:space="preserve">,</w:t>
      </w:r>
      <w:r>
        <w:t xml:space="preserve"> </w:t>
      </w:r>
      <w:r>
        <w:t xml:space="preserve">“, making it ideal for …”</w:t>
      </w:r>
      <w:r>
        <w:t xml:space="preserve">.</w:t>
      </w:r>
      <w:r>
        <w:t xml:space="preserve"> </w:t>
      </w:r>
      <w:r>
        <w:t xml:space="preserve">End the sentence at its claim.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inflated</w:t>
      </w:r>
      <w:r>
        <w:rPr>
          <w:b/>
          <w:bCs/>
        </w:rPr>
        <w:t xml:space="preserve"> </w:t>
      </w:r>
      <w:hyperlink w:anchor="def-copula">
        <w:r>
          <w:rPr>
            <w:rStyle w:val="Hyperlink"/>
            <w:b/>
            <w:bCs/>
          </w:rPr>
          <w:t xml:space="preserve">copula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“stands as”</w:t>
      </w:r>
      <w:r>
        <w:t xml:space="preserve"> </w:t>
      </w:r>
      <w:r>
        <w:t xml:space="preserve">and</w:t>
      </w:r>
      <w:r>
        <w:t xml:space="preserve"> </w:t>
      </w:r>
      <w:r>
        <w:t xml:space="preserve">“acts as”</w:t>
      </w:r>
      <w:r>
        <w:t xml:space="preserve"> </w:t>
      </w:r>
      <w:r>
        <w:t xml:space="preserve">where</w:t>
      </w:r>
      <w:r>
        <w:t xml:space="preserve"> </w:t>
      </w:r>
      <w:r>
        <w:t xml:space="preserve">“is”</w:t>
      </w:r>
      <w:r>
        <w:t xml:space="preserve"> </w:t>
      </w:r>
      <w:r>
        <w:t xml:space="preserve">says the same.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range frame.</w:t>
      </w:r>
      <w:r>
        <w:t xml:space="preserve"> </w:t>
      </w:r>
      <w:r>
        <w:t xml:space="preserve">“From X to Y”</w:t>
      </w:r>
      <w:r>
        <w:t xml:space="preserve"> </w:t>
      </w:r>
      <w:r>
        <w:t xml:space="preserve">listing two extremes</w:t>
      </w:r>
      <w:r>
        <w:t xml:space="preserve"> </w:t>
      </w:r>
      <w:r>
        <w:t xml:space="preserve">instead of naming the scope.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audience frame.</w:t>
      </w:r>
      <w:r>
        <w:t xml:space="preserve"> </w:t>
      </w:r>
      <w:r>
        <w:t xml:space="preserve">“Whether you’re a student or a researcher, …”</w:t>
      </w:r>
      <w:r>
        <w:t xml:space="preserve">.</w:t>
      </w:r>
      <w:r>
        <w:t xml:space="preserve"> </w:t>
      </w:r>
      <w:r>
        <w:t xml:space="preserve">Drop it.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restatement.</w:t>
      </w:r>
      <w:r>
        <w:t xml:space="preserve"> </w:t>
      </w:r>
      <w:r>
        <w:t xml:space="preserve">“In other words, …”</w:t>
      </w:r>
      <w:r>
        <w:t xml:space="preserve"> </w:t>
      </w:r>
      <w:r>
        <w:t xml:space="preserve">repeating the previous sentence.</w:t>
      </w:r>
      <w:r>
        <w:t xml:space="preserve"> </w:t>
      </w:r>
      <w:r>
        <w:t xml:space="preserve">Keep the clearer of the two.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closing</w:t>
      </w:r>
      <w:r>
        <w:rPr>
          <w:b/>
          <w:bCs/>
        </w:rPr>
        <w:t xml:space="preserve"> </w:t>
      </w:r>
      <w:hyperlink w:anchor="def-aphorism">
        <w:r>
          <w:rPr>
            <w:rStyle w:val="Hyperlink"/>
            <w:b/>
            <w:bCs/>
          </w:rPr>
          <w:t xml:space="preserve">aphorism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A one-line verdict at the end of a paragraph:</w:t>
      </w:r>
      <w:r>
        <w:t xml:space="preserve"> </w:t>
      </w:r>
      <w:r>
        <w:t xml:space="preserve">“And that’s the point.”</w:t>
      </w:r>
      <w:r>
        <w:t xml:space="preserve">,</w:t>
      </w:r>
      <w:r>
        <w:t xml:space="preserve"> </w:t>
      </w:r>
      <w:r>
        <w:t xml:space="preserve">“Simple as that.”</w:t>
      </w:r>
      <w:r>
        <w:t xml:space="preserve">,</w:t>
      </w:r>
      <w:r>
        <w:t xml:space="preserve"> </w:t>
      </w:r>
      <w:r>
        <w:t xml:space="preserve">“… has not yet stated a problem.”</w:t>
      </w:r>
      <w:r>
        <w:t xml:space="preserve"> </w:t>
      </w:r>
      <w:r>
        <w:t xml:space="preserve">End on the last piece of content.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Sincerity intensifiers.</w:t>
      </w:r>
      <w:r>
        <w:t xml:space="preserve"> </w:t>
      </w:r>
      <w:r>
        <w:t xml:space="preserve">“Genuinely”</w:t>
      </w:r>
      <w:r>
        <w:t xml:space="preserve">,</w:t>
      </w:r>
      <w:r>
        <w:t xml:space="preserve"> </w:t>
      </w:r>
      <w:r>
        <w:t xml:space="preserve">“truly”</w:t>
      </w:r>
      <w:r>
        <w:t xml:space="preserve">,</w:t>
      </w:r>
      <w:r>
        <w:t xml:space="preserve"> </w:t>
      </w:r>
      <w:r>
        <w:t xml:space="preserve">“actually”</w:t>
      </w:r>
      <w:r>
        <w:t xml:space="preserve">,</w:t>
      </w:r>
      <w:r>
        <w:t xml:space="preserve"> </w:t>
      </w:r>
      <w:r>
        <w:t xml:space="preserve">“really”</w:t>
      </w:r>
      <w:r>
        <w:t xml:space="preserve"> </w:t>
      </w:r>
      <w:r>
        <w:t xml:space="preserve">and</w:t>
      </w:r>
      <w:r>
        <w:t xml:space="preserve"> </w:t>
      </w:r>
      <w:r>
        <w:t xml:space="preserve">“crucially”</w:t>
      </w:r>
      <w:r>
        <w:t xml:space="preserve"> </w:t>
      </w:r>
      <w:r>
        <w:t xml:space="preserve">used to sound earnest.</w:t>
      </w:r>
      <w:r>
        <w:t xml:space="preserve"> </w:t>
      </w:r>
      <w:r>
        <w:t xml:space="preserve">Cut them.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Chained connectors.</w:t>
      </w:r>
      <w:r>
        <w:t xml:space="preserve"> </w:t>
      </w:r>
      <w:r>
        <w:t xml:space="preserve">“Furthermore”</w:t>
      </w:r>
      <w:r>
        <w:t xml:space="preserve">,</w:t>
      </w:r>
      <w:r>
        <w:t xml:space="preserve"> </w:t>
      </w:r>
      <w:r>
        <w:t xml:space="preserve">“Moreover”</w:t>
      </w:r>
      <w:r>
        <w:t xml:space="preserve"> </w:t>
      </w:r>
      <w:r>
        <w:t xml:space="preserve">and</w:t>
      </w:r>
      <w:r>
        <w:t xml:space="preserve"> </w:t>
      </w:r>
      <w:r>
        <w:t xml:space="preserve">“Additionally”</w:t>
      </w:r>
      <w:r>
        <w:t xml:space="preserve"> </w:t>
      </w:r>
      <w:r>
        <w:t xml:space="preserve">opening consecutive sentences.</w:t>
      </w:r>
      <w:r>
        <w:t xml:space="preserve"> </w:t>
      </w:r>
      <w:r>
        <w:t xml:space="preserve">Most can go; the order already signals addition.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Assistant chatter.</w:t>
      </w:r>
      <w:r>
        <w:t xml:space="preserve"> </w:t>
      </w:r>
      <w:r>
        <w:t xml:space="preserve">“Let’s dive in”</w:t>
      </w:r>
      <w:r>
        <w:t xml:space="preserve">,</w:t>
      </w:r>
      <w:r>
        <w:t xml:space="preserve"> </w:t>
      </w:r>
      <w:r>
        <w:t xml:space="preserve">“Let’s unpack this”</w:t>
      </w:r>
      <w:r>
        <w:t xml:space="preserve">,</w:t>
      </w:r>
      <w:r>
        <w:t xml:space="preserve"> </w:t>
      </w:r>
      <w:r>
        <w:t xml:space="preserve">“Great question”</w:t>
      </w:r>
      <w:r>
        <w:t xml:space="preserve"> </w:t>
      </w:r>
      <w:r>
        <w:t xml:space="preserve">and</w:t>
      </w:r>
      <w:r>
        <w:t xml:space="preserve"> </w:t>
      </w:r>
      <w:r>
        <w:t xml:space="preserve">“I hope this helps”</w:t>
      </w:r>
      <w:r>
        <w:t xml:space="preserve"> </w:t>
      </w:r>
      <w:r>
        <w:t xml:space="preserve">belong in a chat window, not a document.</w:t>
      </w:r>
    </w:p>
    <w:p>
      <w:pPr>
        <w:pStyle w:val="FirstParagraph"/>
      </w:pPr>
      <w:r>
        <w:t xml:space="preserve">Four more habits blur the referent or delay the claim.</w:t>
      </w:r>
      <w:r>
        <w:t xml:space="preserve"> </w:t>
      </w:r>
      <w:r>
        <w:t xml:space="preserve">Other chapters cover each:</w:t>
      </w:r>
    </w:p>
    <w:p>
      <w:pPr>
        <w:pStyle w:val="Compact"/>
        <w:numPr>
          <w:ilvl w:val="0"/>
          <w:numId w:val="1007"/>
        </w:numPr>
      </w:pPr>
      <w:r>
        <w:t xml:space="preserve">a demonstrative standing in for its referent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Demonstrative pronouns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the word</w:t>
      </w:r>
      <w:r>
        <w:t xml:space="preserve"> </w:t>
      </w:r>
      <w:r>
        <w:t xml:space="preserve">“thing”</w:t>
      </w:r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Say which thing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a dependent clause opening a sentence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Lead with the subject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informal idioms</w:t>
      </w:r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Avoid vague and metaphorical language</w:t>
        </w:r>
      </w:hyperlink>
      <w:r>
        <w:t xml:space="preserve">).</w:t>
      </w:r>
    </w:p>
    <w:bookmarkEnd w:id="36"/>
    <w:bookmarkStart w:id="37" w:name="formatting-habits"/>
    <w:p>
      <w:pPr>
        <w:pStyle w:val="Heading2"/>
      </w:pPr>
      <w:r>
        <w:t xml:space="preserve">7 Formatting habits</w:t>
      </w:r>
    </w:p>
    <w:p>
      <w:pPr>
        <w:pStyle w:val="FirstParagraph"/>
      </w:pPr>
      <w:r>
        <w:t xml:space="preserve">Some clichés are typographic rather than verbal.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 em-dash as a default connector.</w:t>
      </w:r>
      <w:r>
        <w:t xml:space="preserve"> </w:t>
      </w:r>
      <w:r>
        <w:t xml:space="preserve">Some writers, and many AI drafts,</w:t>
      </w:r>
      <w:r>
        <w:t xml:space="preserve"> </w:t>
      </w:r>
      <w:r>
        <w:t xml:space="preserve">use the em-dash to join almost any two clauses. Vary your punctuation: a period, a comma, or a</w:t>
      </w:r>
      <w:r>
        <w:t xml:space="preserve"> </w:t>
      </w:r>
      <w:r>
        <w:t xml:space="preserve">semicolon is often the better fit.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Bold-leading bullets everywhere.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**Term:** explanation</w:t>
      </w:r>
      <w:r>
        <w:t xml:space="preserve"> </w:t>
      </w:r>
      <w:r>
        <w:t xml:space="preserve">bullet is fine</w:t>
      </w:r>
      <w:r>
        <w:t xml:space="preserve"> </w:t>
      </w:r>
      <w:r>
        <w:t xml:space="preserve">once, but applying the pattern to every list turns it into a tic. Use it when</w:t>
      </w:r>
      <w:r>
        <w:t xml:space="preserve"> </w:t>
      </w:r>
      <w:r>
        <w:t xml:space="preserve">the label earns emphasis, plain bullets otherwise.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Emoji section headers.</w:t>
      </w:r>
      <w:r>
        <w:t xml:space="preserve"> </w:t>
      </w:r>
      <w:r>
        <w:t xml:space="preserve">Emoji in headings signal a blog post, not a</w:t>
      </w:r>
      <w:r>
        <w:t xml:space="preserve"> </w:t>
      </w:r>
      <w:r>
        <w:t xml:space="preserve">scientific document. Leave them out.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Uniform paragraph rhythm.</w:t>
      </w:r>
      <w:r>
        <w:t xml:space="preserve"> </w:t>
      </w:r>
      <w:r>
        <w:t xml:space="preserve">Paragraphs of near-identical length, each three</w:t>
      </w:r>
      <w:r>
        <w:t xml:space="preserve"> </w:t>
      </w:r>
      <w:r>
        <w:t xml:space="preserve">or four sentences, read as monotonous. Let paragraph length follow the</w:t>
      </w:r>
      <w:r>
        <w:t xml:space="preserve"> </w:t>
      </w:r>
      <w:r>
        <w:t xml:space="preserve">ideas.</w:t>
      </w:r>
    </w:p>
    <w:bookmarkEnd w:id="37"/>
    <w:bookmarkStart w:id="39" w:name="tone"/>
    <w:p>
      <w:pPr>
        <w:pStyle w:val="Heading2"/>
      </w:pPr>
      <w:r>
        <w:t xml:space="preserve">8 Tone</w:t>
      </w:r>
    </w:p>
    <w:p>
      <w:pPr>
        <w:pStyle w:val="FirstParagraph"/>
      </w:pPr>
      <w:r>
        <w:t xml:space="preserve">The last group of clichés is about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Promotional language.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“powerful”</w:t>
      </w:r>
      <w:r>
        <w:t xml:space="preserve">,</w:t>
      </w:r>
      <w:r>
        <w:t xml:space="preserve"> </w:t>
      </w:r>
      <w:r>
        <w:t xml:space="preserve">“game-changing”</w:t>
      </w:r>
      <w:r>
        <w:t xml:space="preserve">, and</w:t>
      </w:r>
      <w:r>
        <w:t xml:space="preserve"> </w:t>
      </w:r>
      <w:r>
        <w:t xml:space="preserve">“cutting-edge”</w:t>
      </w:r>
      <w:r>
        <w:t xml:space="preserve"> </w:t>
      </w:r>
      <w:r>
        <w:t xml:space="preserve">sell rather than inform. Describe what the thing does and let</w:t>
      </w:r>
      <w:r>
        <w:t xml:space="preserve"> </w:t>
      </w:r>
      <w:r>
        <w:t xml:space="preserve">the reader judge.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Reflexive both-sides framing.</w:t>
      </w:r>
      <w:r>
        <w:t xml:space="preserve"> </w:t>
      </w:r>
      <w:r>
        <w:t xml:space="preserve">Tacking</w:t>
      </w:r>
      <w:r>
        <w:t xml:space="preserve"> </w:t>
      </w:r>
      <w:r>
        <w:t xml:space="preserve">“however, it is important to</w:t>
      </w:r>
      <w:r>
        <w:t xml:space="preserve"> </w:t>
      </w:r>
      <w:r>
        <w:t xml:space="preserve">consider the other side”</w:t>
      </w:r>
      <w:r>
        <w:t xml:space="preserve"> </w:t>
      </w:r>
      <w:r>
        <w:t xml:space="preserve">onto every claim signals caution without adding</w:t>
      </w:r>
      <w:r>
        <w:t xml:space="preserve"> </w:t>
      </w:r>
      <w:r>
        <w:t xml:space="preserve">content. Use a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 </w:t>
      </w:r>
      <w:r>
        <w:t xml:space="preserve">when the evidence is genuinely mixed,</w:t>
      </w:r>
      <w:r>
        <w:t xml:space="preserve"> </w:t>
      </w:r>
      <w:r>
        <w:t xml:space="preserve">not by habit.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Vague universals.</w:t>
      </w:r>
      <w:r>
        <w:t xml:space="preserve"> </w:t>
      </w:r>
      <w:r>
        <w:t xml:space="preserve">“Studies show”</w:t>
      </w:r>
      <w:r>
        <w:t xml:space="preserve"> </w:t>
      </w:r>
      <w:r>
        <w:t xml:space="preserve">and</w:t>
      </w:r>
      <w:r>
        <w:t xml:space="preserve"> </w:t>
      </w:r>
      <w:r>
        <w:t xml:space="preserve">“experts agree”</w:t>
      </w:r>
      <w:r>
        <w:t xml:space="preserve">, with no specific</w:t>
      </w:r>
      <w:r>
        <w:t xml:space="preserve"> </w:t>
      </w:r>
      <w:r>
        <w:t xml:space="preserve">source or number, are clichés precisely because they dodge the evidence. Name</w:t>
      </w:r>
      <w:r>
        <w:t xml:space="preserve"> </w:t>
      </w:r>
      <w:r>
        <w:t xml:space="preserve">the study and give the number, as the</w:t>
      </w:r>
      <w:r>
        <w:t xml:space="preserve"> </w:t>
      </w:r>
      <w:hyperlink r:id="rId38">
        <w:r>
          <w:rPr>
            <w:rStyle w:val="Hyperlink"/>
          </w:rPr>
          <w:t xml:space="preserve">Citations and evidence</w:t>
        </w:r>
      </w:hyperlink>
      <w:r>
        <w:t xml:space="preserve"> </w:t>
      </w:r>
      <w:r>
        <w:t xml:space="preserve">chapter recommends.</w:t>
      </w:r>
    </w:p>
    <w:bookmarkEnd w:id="39"/>
    <w:bookmarkStart w:id="40" w:name="how-to-use-this-list"/>
    <w:p>
      <w:pPr>
        <w:pStyle w:val="Heading2"/>
      </w:pPr>
      <w:r>
        <w:t xml:space="preserve">9 How to use this list</w:t>
      </w:r>
    </w:p>
    <w:p>
      <w:pPr>
        <w:pStyle w:val="FirstParagraph"/>
      </w:pPr>
      <w:r>
        <w:t xml:space="preserve">Write plainly first, then scan the draft once before you share it.</w:t>
      </w:r>
      <w:r>
        <w:t xml:space="preserve"> </w:t>
      </w:r>
      <w:r>
        <w:t xml:space="preserve">Use the same list when you review someone else’s writing.</w:t>
      </w:r>
    </w:p>
    <w:p>
      <w:pPr>
        <w:pStyle w:val="Compact"/>
        <w:numPr>
          <w:ilvl w:val="0"/>
          <w:numId w:val="1010"/>
        </w:numPr>
      </w:pPr>
      <w:r>
        <w:t xml:space="preserve">One match means little.</w:t>
      </w:r>
      <w:r>
        <w:t xml:space="preserve"> </w:t>
      </w:r>
      <w:r>
        <w:t xml:space="preserve">Several matches in one paragraph, or the same pattern repeated across a document, are the real signal.</w:t>
      </w:r>
    </w:p>
    <w:p>
      <w:pPr>
        <w:pStyle w:val="Compact"/>
        <w:numPr>
          <w:ilvl w:val="0"/>
          <w:numId w:val="1010"/>
        </w:numPr>
      </w:pPr>
      <w:r>
        <w:t xml:space="preserve">Do not ban a word outright.</w:t>
      </w:r>
      <w:r>
        <w:t xml:space="preserve"> </w:t>
      </w:r>
      <w:r>
        <w:t xml:space="preserve">Keep a word or phrase that is the precise one for the sentence.</w:t>
      </w:r>
    </w:p>
    <w:p>
      <w:pPr>
        <w:pStyle w:val="Compact"/>
        <w:numPr>
          <w:ilvl w:val="0"/>
          <w:numId w:val="1010"/>
        </w:numPr>
      </w:pPr>
      <w:r>
        <w:t xml:space="preserve">Do not flatten your writing into a voiceless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.</w:t>
      </w:r>
      <w:r>
        <w:t xml:space="preserve"> </w:t>
      </w:r>
      <w:r>
        <w:t xml:space="preserve">Cut the filler and the reflexes, and keep your own voice.</w:t>
      </w:r>
    </w:p>
    <w:p>
      <w:pPr>
        <w:pStyle w:val="Compact"/>
        <w:numPr>
          <w:ilvl w:val="0"/>
          <w:numId w:val="1010"/>
        </w:numPr>
      </w:pPr>
      <w:r>
        <w:t xml:space="preserve">Skip the scan for code, terse status lines and short conversational replies.</w:t>
      </w:r>
    </w:p>
    <w:p>
      <w:pPr>
        <w:pStyle w:val="Compact"/>
        <w:numPr>
          <w:ilvl w:val="0"/>
          <w:numId w:val="1010"/>
        </w:numPr>
      </w:pPr>
      <w:r>
        <w:t xml:space="preserve">Do not accuse a writer of using an assistant on the strength of the list.</w:t>
      </w:r>
      <w:r>
        <w:t xml:space="preserve"> </w:t>
      </w:r>
      <w:r>
        <w:t xml:space="preserve">Say which pattern weakens the sentence and how to fix it.</w:t>
      </w:r>
    </w:p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38" Type="http://schemas.openxmlformats.org/officeDocument/2006/relationships/hyperlink" Target="citations-evidence.qmd" TargetMode="External"/><Relationship Id="rId35" Type="http://schemas.openxmlformats.org/officeDocument/2006/relationships/hyperlink" Target="conciseness.qmd#lead-with-the-subject" TargetMode="External"/><Relationship Id="rId14" Type="http://schemas.openxmlformats.org/officeDocument/2006/relationships/hyperlink" Target="defining-terms.qmd#def-term" TargetMode="External"/><Relationship Id="rId33" Type="http://schemas.openxmlformats.org/officeDocument/2006/relationships/hyperlink" Target="grammar.qmd#demonstrative-pronouns" TargetMode="External"/><Relationship Id="rId28" Type="http://schemas.openxmlformats.org/officeDocument/2006/relationships/hyperlink" Target="https://morrison-lab.github.io/lds/chapters/linear-regression.html" TargetMode="External"/><Relationship Id="rId23" Type="http://schemas.openxmlformats.org/officeDocument/2006/relationships/hyperlink" Target="word-choice.qmd" TargetMode="External"/><Relationship Id="rId32" Type="http://schemas.openxmlformats.org/officeDocument/2006/relationships/hyperlink" Target="word-choice.qmd#avoid-vague-and-metaphorical-language" TargetMode="External"/><Relationship Id="rId34" Type="http://schemas.openxmlformats.org/officeDocument/2006/relationships/hyperlink" Target="word-choice.qmd#say-which-thing" TargetMode="External"/></Relationships>
</file>

<file path=word/_rels/footnotes.xml.rels><?xml version='1.0' encoding='UTF-8' standalone='yes'?>
<Relationships xmlns="http://schemas.openxmlformats.org/package/2006/relationships"><Relationship Id="rId38" Type="http://schemas.openxmlformats.org/officeDocument/2006/relationships/hyperlink" Target="citations-evidence.qmd" TargetMode="External"/><Relationship Id="rId35" Type="http://schemas.openxmlformats.org/officeDocument/2006/relationships/hyperlink" Target="conciseness.qmd#lead-with-the-subject" TargetMode="External"/><Relationship Id="rId14" Type="http://schemas.openxmlformats.org/officeDocument/2006/relationships/hyperlink" Target="defining-terms.qmd#def-term" TargetMode="External"/><Relationship Id="rId33" Type="http://schemas.openxmlformats.org/officeDocument/2006/relationships/hyperlink" Target="grammar.qmd#demonstrative-pronouns" TargetMode="External"/><Relationship Id="rId28" Type="http://schemas.openxmlformats.org/officeDocument/2006/relationships/hyperlink" Target="https://morrison-lab.github.io/lds/chapters/linear-regression.html" TargetMode="External"/><Relationship Id="rId23" Type="http://schemas.openxmlformats.org/officeDocument/2006/relationships/hyperlink" Target="word-choice.qmd" TargetMode="External"/><Relationship Id="rId32" Type="http://schemas.openxmlformats.org/officeDocument/2006/relationships/hyperlink" Target="word-choice.qmd#avoid-vague-and-metaphorical-language" TargetMode="External"/><Relationship Id="rId34" Type="http://schemas.openxmlformats.org/officeDocument/2006/relationships/hyperlink" Target="word-choice.qmd#say-which-th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Avoiding clichés</dc:title>
  <dc:creator/>
  <cp:keywords/>
  <dcterms:created xsi:type="dcterms:W3CDTF">2026-10-29T23:15:26Z</dcterms:created>
  <dcterms:modified xsi:type="dcterms:W3CDTF">2026-10-29T23:15:26Z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iase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callouty-theorem">
    <vt:lpwstr/>
  </property>
  <property fmtid="{D5CDD505-2E9C-101B-9397-08002B2CF9AE}" pid="6" name="custom-callout">
    <vt:lpwstr/>
  </property>
  <property fmtid="{D5CDD505-2E9C-101B-9397-08002B2CF9AE}" pid="7" name="date">
    <vt:lpwstr>Last modified: 2026-10-29 16:12:52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