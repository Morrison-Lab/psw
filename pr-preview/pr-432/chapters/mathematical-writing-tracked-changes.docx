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r>
        <w:t xml:space="preserve">1.7 Write each sentence in words or in math, not both</w:t>
      </w:r>
    </w:p>
    <w:p>
      <w:pPr>
        <w:pStyle w:val="FirstParagraph"/>
      </w:pPr>
      <w:r>
        <w:t xml:space="preserve">A sentence is either entirely in words or entirely in math.</w:t>
      </w:r>
      <w:r>
        <w:t xml:space="preserve"> </w:t>
      </w:r>
      <w:r>
        <w:t xml:space="preserve">A single inline expression inside a word sentence is fine,</w:t>
      </w:r>
      <w:r>
        <w:t xml:space="preserve"> </w:t>
      </w:r>
      <w:r>
        <w:t xml:space="preserve">as in</w:t>
      </w:r>
      <w:r>
        <w:t xml:space="preserve"> </w:t>
      </w:r>
      <w:r>
        <w:t xml:space="preserve">“the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equals the conditional mean”</w:t>
      </w:r>
      <w:r>
        <w:t xml:space="preserve">.</w:t>
      </w:r>
      <w:r>
        <w:t xml:space="preserve"> </w:t>
      </w:r>
      <w:r>
        <w:t xml:space="preserve"> </w:t>
      </w:r>
      <w:r>
        <w:t xml:space="preserve">A sentence that states one condition in words and a second condition as a relation between expressions is a hybrid.</w:t>
      </w:r>
      <w:r>
        <w:t xml:space="preserve"> </w:t>
      </w:r>
      <w:r>
        <w:t xml:space="preserve">Split it into two complete sentences:</w:t>
      </w:r>
      <w:r>
        <w:t xml:space="preserve"> </w:t>
      </w:r>
      <w:r>
        <w:t xml:space="preserve">the first states the result in words, and the second states it as a displayed formula.</w:t>
      </w:r>
    </w:p>
    <w:bookmarkStart w:id="25" w:name="exm-no-hybrid-sentences"/>
    <w:p>
      <w:pPr>
        <w:pStyle w:val="BodyText"/>
      </w:pPr>
      <w:r>
        <w:rPr>
          <w:b/>
          <w:bCs/>
        </w:rPr>
        <w:t xml:space="preserve">Example 4 (Splitting a hybrid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✅ The reducible risk is zero if and only if the prediction function differs from the conditional mean with probability 0.</w:t>
      </w:r>
      <w:r>
        <w:t xml:space="preserve"> 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❌ version puts the first condition in words and the second in math.</w:t>
      </w:r>
      <w:r>
        <w:t xml:space="preserve"> </w:t>
      </w:r>
      <w:r>
        <w:t xml:space="preserve">The ✅ version says the result once in words and once in math.</w:t>
      </w:r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r>
        <w:rPr>
          <w:b/>
          <w:bCs/>
        </w:rPr>
        <w:t xml:space="preserve">Example 5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r>
        <w:rPr>
          <w:b/>
          <w:bCs/>
        </w:rPr>
        <w:t xml:space="preserve">Example 6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r>
        <w:rPr>
          <w:b/>
          <w:bCs/>
        </w:rPr>
        <w:t xml:space="preserve">Example 7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r>
        <w:rPr>
          <w:b/>
          <w:bCs/>
        </w:rPr>
        <w:t xml:space="preserve">Example 8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48" w:name="Xd2b1f08161d44443d3d9c5e89d9ddf68e118cc1"/>
    <w:p>
      <w:pPr>
        <w:pStyle w:val="Heading2"/>
      </w:pPr>
      <w:del w:id="3" w:author="PR Preview" w:date="2026-01-01T00:00:00Z">
        <w:r>
          <w:delText xml:space="preserve">10 Rules that other chapters cover</w:delText>
        </w:r>
      </w:del>
    </w:p>
    <w:p>
      <w:pPr>
        <w:pStyle w:val="Heading2"/>
      </w:pPr>
      <w:ins w:id="4" w:author="PR Preview" w:date="2026-01-01T00:00:00Z">
        <w:r>
          <w:t xml:space="preserve">10 Use no symbol that the statement does not need</w:t>
        </w:r>
      </w:ins>
    </w:p>
    <w:p>
      <w:pPr>
        <w:pStyle w:val="FirstParagraph"/>
      </w:pPr>
      <w:ins w:id="5" w:author="PR Preview" w:date="2026-01-01T00:00:00Z">
        <w:r>
          <w:t xml:space="preserve">Halmos advises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“avoid the use of irrelevant symbols”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and states the rule in its showy form as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“use no letter only once”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(Halmos 1970, sec. 15)</w:t>
        </w:r>
      </w:ins>
      <w:ins w:id="14" w:author="PR Preview" w:date="2026-01-01T00:00:00Z">
        <w:r>
          <w:t xml:space="preserve">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 symbol that appears once, in the sentence that introduces it,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adds a name for the reader to hold and nothing to use it for.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Delete the symbol, or use it in the statement that needs it.</w:t>
        </w:r>
      </w:ins>
    </w:p>
    <w:bookmarkStart w:id="44" w:name="exm-superfluous-symbol"/>
    <w:p>
      <w:pPr>
        <w:pStyle w:val="BodyText"/>
      </w:pPr>
      <w:ins w:id="21" w:author="PR Preview" w:date="2026-01-01T00:00:00Z">
        <w:r>
          <w:rPr>
            <w:b/>
            <w:bCs/>
          </w:rPr>
          <w:t xml:space="preserve">Example 9 (Deleting a symbol that is named and never used)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 </w:t>
        </w:r>
      </w:ins>
    </w:p>
    <w:p>
      <w:pPr>
        <w:pStyle w:val="BlockText"/>
      </w:pPr>
      <w:ins w:id="24" w:author="PR Preview" w:date="2026-01-01T00:00:00Z">
        <w:r>
          <w:t xml:space="preserve">❌ Every continuous real-valued</w:t>
        </w:r>
      </w:ins>
      <w:ins w:id="25" w:author="PR Preview" w:date="2026-01-01T00:00:00Z">
        <w:r>
          <w:t xml:space="preserve"> </w:t>
        </w:r>
      </w:ins>
      <w:hyperlink r:id="rId43">
        <w:ins w:id="2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7" w:author="PR Preview" w:date="2026-01-01T00:00:00Z">
        <w:r>
          <w:t xml:space="preserve"> </w:t>
        </w:r>
      </w:ins>
      <m:oMath>
        <m:r>
          <m:t>f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on a compact space is bounded.</w:t>
        </w:r>
      </w:ins>
    </w:p>
    <w:p>
      <w:pPr>
        <w:pStyle w:val="BlockText"/>
      </w:pPr>
      <w:ins w:id="30" w:author="PR Preview" w:date="2026-01-01T00:00:00Z">
        <w:r>
          <w:t xml:space="preserve">✅ Every continuous real-valued function on a compact space is bounded.</w:t>
        </w:r>
      </w:ins>
    </w:p>
    <w:p>
      <w:pPr>
        <w:pStyle w:val="FirstParagraph"/>
      </w:pPr>
      <w:ins w:id="31" w:author="PR Preview" w:date="2026-01-01T00:00:00Z">
        <w:r>
          <w:t xml:space="preserve">Nothing in the sentence refers to</w:t>
        </w:r>
      </w:ins>
      <w:ins w:id="32" w:author="PR Preview" w:date="2026-01-01T00:00:00Z">
        <w:r>
          <w:t xml:space="preserve"> </w:t>
        </w:r>
      </w:ins>
      <m:oMath>
        <m:r>
          <m:t>f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again,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so the symbol contributes nothing to the statement.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Halmos gives this sentence as his example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(Halmos 1970, sec. 15)</w:t>
        </w:r>
      </w:ins>
      <w:ins w:id="41" w:author="PR Preview" w:date="2026-01-01T00:00:00Z">
        <w:r>
          <w:t xml:space="preserve">.</w:t>
        </w:r>
      </w:ins>
    </w:p>
    <w:bookmarkEnd w:id="44"/>
    <w:p>
      <w:pPr>
        <w:pStyle w:val="BodyText"/>
      </w:pPr>
      <w:ins w:id="42" w:author="PR Preview" w:date="2026-01-01T00:00:00Z">
        <w:r>
          <w:t xml:space="preserve">When you apply a displayed relation to a second object, name the relation or restate it, rather than citing its tag.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Halmos calls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“</w:t>
        </w:r>
      </w:ins>
      <m:oMath>
        <m:r>
          <m:t>g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also satisfies (</w:t>
        </w:r>
      </w:ins>
      <w:ins w:id="49" w:author="PR Preview" w:date="2026-01-01T00:00:00Z">
        <w:r>
          <w:rPr>
            <w:i/>
            <w:iCs/>
          </w:rPr>
          <w:t xml:space="preserve">)” ”logical and alphabetical nonsense”</w:t>
        </w:r>
      </w:ins>
      <w:ins w:id="50" w:author="PR Preview" w:date="2026-01-01T00:00:00Z">
        <w:r>
          <w:rPr>
            <w:i/>
            <w:iCs/>
          </w:rPr>
          <w:t xml:space="preserve"> </w:t>
        </w:r>
      </w:ins>
      <w:ins w:id="51" w:author="PR Preview" w:date="2026-01-01T00:00:00Z">
        <w:r>
          <w:rPr>
            <w:i/>
            <w:iCs/>
          </w:rPr>
          <w:t xml:space="preserve">and advises ”(</w:t>
        </w:r>
      </w:ins>
      <w:ins w:id="52" w:author="PR Preview" w:date="2026-01-01T00:00:00Z">
        <w:r>
          <w:t xml:space="preserve">) remains satisfied if</w:t>
        </w:r>
      </w:ins>
      <w:ins w:id="53" w:author="PR Preview" w:date="2026-01-01T00:00:00Z">
        <w:r>
          <w:t xml:space="preserve"> </w:t>
        </w:r>
      </w:ins>
      <m:oMath>
        <m:r>
          <m:t>f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is replaced by</w:t>
        </w:r>
      </w:ins>
      <w:ins w:id="56" w:author="PR Preview" w:date="2026-01-01T00:00:00Z">
        <w:r>
          <w:t xml:space="preserve"> </w:t>
        </w:r>
      </w:ins>
      <m:oMath>
        <m:r>
          <m:t>g</m:t>
        </m:r>
      </m:oMath>
      <w:ins w:id="57" w:author="PR Preview" w:date="2026-01-01T00:00:00Z">
        <w:r>
          <w:t xml:space="preserve">”</w:t>
        </w:r>
      </w:ins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or, better, giving the relation a name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(Halmos 1970, sec. 15)</w:t>
        </w:r>
      </w:ins>
      <w:ins w:id="63" w:author="PR Preview" w:date="2026-01-01T00:00:00Z">
        <w:r>
          <w:t xml:space="preserve">.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 named relation also lets the reader find it without hunting for a tag.</w:t>
        </w:r>
      </w:ins>
    </w:p>
    <w:bookmarkStart w:id="47" w:name="exm-name-the-relation"/>
    <w:p>
      <w:pPr>
        <w:pStyle w:val="BodyText"/>
      </w:pPr>
      <w:ins w:id="66" w:author="PR Preview" w:date="2026-01-01T00:00:00Z">
        <w:r>
          <w:rPr>
            <w:b/>
            <w:bCs/>
          </w:rPr>
          <w:t xml:space="preserve">Example 10 (Naming the relation instead of tagging it)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 </w:t>
        </w:r>
      </w:ins>
    </w:p>
    <w:p>
      <w:pPr>
        <w:pStyle w:val="BlockText"/>
      </w:pPr>
      <w:ins w:id="69" w:author="PR Preview" w:date="2026-01-01T00:00:00Z">
        <w:r>
          <w:t xml:space="preserve">❌ The</w:t>
        </w:r>
      </w:ins>
      <w:ins w:id="70" w:author="PR Preview" w:date="2026-01-01T00:00:00Z">
        <w:r>
          <w:t xml:space="preserve"> </w:t>
        </w:r>
      </w:ins>
      <w:hyperlink r:id="rId45">
        <w:ins w:id="71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satisfies Equation 3, which says that the estimator’s expected value equals the parameter.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The sample</w:t>
        </w:r>
      </w:ins>
      <w:ins w:id="76" w:author="PR Preview" w:date="2026-01-01T00:00:00Z">
        <w:r>
          <w:t xml:space="preserve"> </w:t>
        </w:r>
      </w:ins>
      <w:hyperlink r:id="rId46">
        <w:ins w:id="77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also satisfies Equation 3.</w:t>
        </w:r>
      </w:ins>
    </w:p>
    <w:p>
      <w:pPr>
        <w:pStyle w:val="BlockText"/>
      </w:pPr>
      <w:ins w:id="80" w:author="PR Preview" w:date="2026-01-01T00:00:00Z">
        <w:r>
          <w:t xml:space="preserve">✅ The sample mean is an unbiased estimator of the</w:t>
        </w:r>
      </w:ins>
      <w:ins w:id="81" w:author="PR Preview" w:date="2026-01-01T00:00:00Z">
        <w:r>
          <w:t xml:space="preserve"> </w:t>
        </w:r>
      </w:ins>
      <w:hyperlink r:id="rId20">
        <w:ins w:id="82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mean.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The sample variance is an unbiased estimator of the population variance.</w:t>
        </w:r>
      </w:ins>
    </w:p>
    <w:p>
      <w:pPr>
        <w:pStyle w:val="FirstParagraph"/>
      </w:pPr>
      <w:ins w:id="87" w:author="PR Preview" w:date="2026-01-01T00:00:00Z">
        <w:r>
          <w:t xml:space="preserve">In the ❌ version,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“also satisfies Equation 3”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 a statement about a different parameter,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and the equation says nothing about which parameter.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The ✅ version names the property,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“unbiased”</w:t>
        </w:r>
      </w:ins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and states each parameter.</w:t>
        </w:r>
      </w:ins>
    </w:p>
    <w:bookmarkEnd w:id="47"/>
    <w:p>
      <w:pPr>
        <w:pStyle w:val="BodyText"/>
      </w:pPr>
      <w:ins w:id="101" w:author="PR Preview" w:date="2026-01-01T00:00:00Z">
        <w:r>
          <w:t xml:space="preserve">Halmos also says this rule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“is sometimes better to break than to obey”</w:t>
        </w:r>
      </w:ins>
      <w:ins w:id="104" w:author="PR Preview" w:date="2026-01-01T00:00:00Z">
        <w:r>
          <w:t xml:space="preserve">: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 symbol that you introduce so that a later sentence in the same paragraph can use it is not superfluous.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No check can tell a symbol that a later sentence uses from one that it never uses,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because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“later”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can span pages, so this stays a writing rule that review enforces.</w:t>
        </w:r>
      </w:ins>
    </w:p>
    <w:bookmarkEnd w:id="48"/>
    <w:bookmarkStart w:id="52" w:name="Xd4c420c794a4d3e47a75832ce6d850be7dcc245"/>
    <w:p>
      <w:pPr>
        <w:pStyle w:val="Heading2"/>
      </w:pPr>
      <w:ins w:id="115" w:author="PR Preview" w:date="2026-01-01T00:00:00Z">
        <w:r>
          <w:t xml:space="preserve">11 Repeat the wording of parallel results, then point out the difference</w:t>
        </w:r>
      </w:ins>
    </w:p>
    <w:p>
      <w:pPr>
        <w:pStyle w:val="FirstParagraph"/>
      </w:pPr>
      <w:ins w:id="116" w:author="PR Preview" w:date="2026-01-01T00:00:00Z">
        <w:r>
          <w:t xml:space="preserve">When a later result treats a parallel or more general case,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Halmos advises that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“it is a big help to the reader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if you use the same words in the same order for as long as possible,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and then, with a proper roll of drums, emphasize the difference”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(Halmos 1970, sec. 11)</w:t>
        </w:r>
      </w:ins>
      <w:ins w:id="127" w:author="PR Preview" w:date="2026-01-01T00:00:00Z">
        <w:r>
          <w:t xml:space="preserve">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He adds that listing the shared conditions and dropping one is not enough;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say which condition changed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(Halmos 1970, sec. 11)</w:t>
        </w:r>
      </w:ins>
      <w:ins w:id="134" w:author="PR Preview" w:date="2026-01-01T00:00:00Z">
        <w:r>
          <w:t xml:space="preserve">.</w:t>
        </w:r>
      </w:ins>
    </w:p>
    <w:bookmarkStart w:id="50" w:name="exm-parallel-wording"/>
    <w:p>
      <w:pPr>
        <w:pStyle w:val="BodyText"/>
      </w:pPr>
      <w:ins w:id="135" w:author="PR Preview" w:date="2026-01-01T00:00:00Z">
        <w:r>
          <w:rPr>
            <w:b/>
            <w:bCs/>
          </w:rPr>
          <w:t xml:space="preserve">Example 11 (Defining the lasso in the words of the ridge definition)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 </w:t>
        </w:r>
      </w:ins>
    </w:p>
    <w:p>
      <w:pPr>
        <w:pStyle w:val="BlockText"/>
      </w:pPr>
      <w:ins w:id="138" w:author="PR Preview" w:date="2026-01-01T00:00:00Z">
        <w:r>
          <w:t xml:space="preserve">❌ The ridge estimate minimizes the</w:t>
        </w:r>
      </w:ins>
      <w:ins w:id="139" w:author="PR Preview" w:date="2026-01-01T00:00:00Z">
        <w:r>
          <w:t xml:space="preserve"> </w:t>
        </w:r>
      </w:ins>
      <w:hyperlink r:id="rId49">
        <w:ins w:id="140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plus a penalty on the size of the coefficients, which is the sum of their squares.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The lasso estimate is the vector of coefficients with the smallest penalized fit, where the penalty adds up the absolute values.</w:t>
        </w:r>
      </w:ins>
    </w:p>
    <w:p>
      <w:pPr>
        <w:pStyle w:val="BlockText"/>
      </w:pPr>
      <w:ins w:id="145" w:author="PR Preview" w:date="2026-01-01T00:00:00Z">
        <w:r>
          <w:t xml:space="preserve">✅ The ridge estimate minimizes the residual sum of squares plus a penalty equal to the sum of the squared coefficients.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The lasso estimate minimizes the residual sum of squares plus a penalty equal to the sum of the absolute values of the coefficients.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The two definitions differ only in the penalty.</w:t>
        </w:r>
      </w:ins>
    </w:p>
    <w:p>
      <w:pPr>
        <w:pStyle w:val="FirstParagraph"/>
      </w:pPr>
      <w:ins w:id="150" w:author="PR Preview" w:date="2026-01-01T00:00:00Z">
        <w:r>
          <w:t xml:space="preserve">The ❌ pair varies every phrase, so the reader must compare them clause by clause to find that only the penalty differs.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The ✅ pair repeats the shared words and ends by naming the one change.</w:t>
        </w:r>
      </w:ins>
    </w:p>
    <w:bookmarkEnd w:id="50"/>
    <w:p>
      <w:pPr>
        <w:pStyle w:val="BodyText"/>
      </w:pPr>
      <w:ins w:id="153" w:author="PR Preview" w:date="2026-01-01T00:00:00Z">
        <w:r>
          <w:t xml:space="preserve">Rewording is for the places where the meaning differs.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Do not repeat a result for the sake of repetition;</w:t>
        </w:r>
      </w:ins>
      <w:ins w:id="156" w:author="PR Preview" w:date="2026-01-01T00:00:00Z">
        <w:r>
          <w:t xml:space="preserve"> </w:t>
        </w:r>
      </w:ins>
      <w:hyperlink r:id="rId51">
        <w:ins w:id="157" w:author="PR Preview" w:date="2026-01-01T00:00:00Z">
          <w:r>
            <w:rPr>
              <w:rStyle w:val="Hyperlink"/>
            </w:rPr>
            <w:t xml:space="preserve">reuse one written version of each result</w:t>
          </w:r>
        </w:ins>
      </w:hyperlink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covers that case.</w:t>
        </w:r>
      </w:ins>
    </w:p>
    <w:p>
      <w:pPr>
        <w:pStyle w:val="BodyText"/>
      </w:pPr>
      <w:ins w:id="160" w:author="PR Preview" w:date="2026-01-01T00:00:00Z">
        <w:r>
          <w:t xml:space="preserve">No check can decide that two results are parallel,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so this stays a writing rule that review enforces.</w:t>
        </w:r>
      </w:ins>
    </w:p>
    <w:bookmarkEnd w:id="52"/>
    <w:bookmarkStart w:id="66" w:name="rules-that-other-chapters-cover"/>
    <w:p>
      <w:pPr>
        <w:pStyle w:val="Heading2"/>
      </w:pPr>
      <w:ins w:id="163" w:author="PR Preview" w:date="2026-01-01T00:00:00Z">
        <w:r>
          <w:t xml:space="preserve">12 Rules that other chapters cover</w:t>
        </w:r>
      </w:ins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57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8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60"/>
          <w:p/>
        </w:tc>
      </w:tr>
    </w:tbl>
    <w:bookmarkStart w:id="65" w:name="refs"/>
    <w:bookmarkStart w:id="62" w:name="ref-halmos1970write"/>
    <w:p>
      <w:pPr>
        <w:pStyle w:val="Bibliography"/>
      </w:pPr>
      <w:ins w:id="164" w:author="PR Preview" w:date="2026-01-01T00:00:00Z">
        <w:r>
          <w:t xml:space="preserve">Halmos, Paul R. 1970.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“How to Write Mathematics.”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rPr>
            <w:i/>
            <w:iCs/>
          </w:rPr>
          <w:t xml:space="preserve">L’Enseignement Math</w:t>
        </w:r>
      </w:ins>
      <w:ins w:id="169" w:author="PR Preview" w:date="2026-01-01T00:00:00Z">
        <w:r>
          <w:rPr>
            <w:i/>
            <w:iCs/>
          </w:rPr>
          <w:t xml:space="preserve">é</w:t>
        </w:r>
      </w:ins>
      <w:ins w:id="170" w:author="PR Preview" w:date="2026-01-01T00:00:00Z">
        <w:r>
          <w:rPr>
            <w:i/>
            <w:iCs/>
          </w:rPr>
          <w:t xml:space="preserve">matique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16.</w:t>
        </w:r>
      </w:ins>
      <w:ins w:id="173" w:author="PR Preview" w:date="2026-01-01T00:00:00Z">
        <w:r>
          <w:t xml:space="preserve"> </w:t>
        </w:r>
      </w:ins>
      <w:hyperlink r:id="rId61">
        <w:ins w:id="174" w:author="PR Preview" w:date="2026-01-01T00:00:00Z">
          <w:r>
            <w:rPr>
              <w:rStyle w:val="Hyperlink"/>
            </w:rPr>
            <w:t xml:space="preserve">https://doi.org/10.5169/seals-43857</w:t>
          </w:r>
        </w:ins>
      </w:hyperlink>
      <w:ins w:id="175" w:author="PR Preview" w:date="2026-01-01T00:00:00Z">
        <w:r>
          <w:t xml:space="preserve">.</w:t>
        </w:r>
      </w:ins>
    </w:p>
    <w:bookmarkEnd w:id="62"/>
    <w:bookmarkStart w:id="64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9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49" Type="http://schemas.openxmlformats.org/officeDocument/2006/relationships/hyperlink" Target="defining-terms.qmd#def-rss" TargetMode="External"/><Relationship Id="rId45" Type="http://schemas.openxmlformats.org/officeDocument/2006/relationships/hyperlink" Target="defining-terms.qmd#def-sample-mean" TargetMode="External"/><Relationship Id="rId19" Type="http://schemas.openxmlformats.org/officeDocument/2006/relationships/hyperlink" Target="defining-terms.qmd#def-term" TargetMode="External"/><Relationship Id="rId46" Type="http://schemas.openxmlformats.org/officeDocument/2006/relationships/hyperlink" Target="defining-terms.qmd#def-variance-expression-and-prose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56" Type="http://schemas.openxmlformats.org/officeDocument/2006/relationships/hyperlink" Target="grammar.qmd#avoid-garden-path-sentences" TargetMode="External"/><Relationship Id="rId57" Type="http://schemas.openxmlformats.org/officeDocument/2006/relationships/hyperlink" Target="grammar.qmd#def-restrictive-clause" TargetMode="External"/><Relationship Id="rId58" Type="http://schemas.openxmlformats.org/officeDocument/2006/relationships/hyperlink" Target="grammar.qmd#relative-pronouns" TargetMode="External"/><Relationship Id="rId61" Type="http://schemas.openxmlformats.org/officeDocument/2006/relationships/hyperlink" Target="https://doi.org/10.5169/seals-43857" TargetMode="External"/><Relationship Id="rId39" Type="http://schemas.openxmlformats.org/officeDocument/2006/relationships/hyperlink" Target="https://github.com/Morrison-Lab/gha" TargetMode="External"/><Relationship Id="rId63" Type="http://schemas.openxmlformats.org/officeDocument/2006/relationships/hyperlink" Target="https://jmlr.csail.mit.edu/reviewing-papers/knuth_mathematical_writing.pdf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quarto.org/docs/authoring/cross-references.html#equations" TargetMode="External"/><Relationship Id="rId54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53" Type="http://schemas.openxmlformats.org/officeDocument/2006/relationships/hyperlink" Target="notation.qmd#show-why-you-need-a-result-before-you-derive-it" TargetMode="External"/><Relationship Id="rId51" Type="http://schemas.openxmlformats.org/officeDocument/2006/relationships/hyperlink" Target="teaching.qmd#reuse-one-written-version-of-each-result" TargetMode="External"/><Relationship Id="rId5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49" Type="http://schemas.openxmlformats.org/officeDocument/2006/relationships/hyperlink" Target="defining-terms.qmd#def-rss" TargetMode="External"/><Relationship Id="rId45" Type="http://schemas.openxmlformats.org/officeDocument/2006/relationships/hyperlink" Target="defining-terms.qmd#def-sample-mean" TargetMode="External"/><Relationship Id="rId19" Type="http://schemas.openxmlformats.org/officeDocument/2006/relationships/hyperlink" Target="defining-terms.qmd#def-term" TargetMode="External"/><Relationship Id="rId46" Type="http://schemas.openxmlformats.org/officeDocument/2006/relationships/hyperlink" Target="defining-terms.qmd#def-variance-expression-and-prose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56" Type="http://schemas.openxmlformats.org/officeDocument/2006/relationships/hyperlink" Target="grammar.qmd#avoid-garden-path-sentences" TargetMode="External"/><Relationship Id="rId57" Type="http://schemas.openxmlformats.org/officeDocument/2006/relationships/hyperlink" Target="grammar.qmd#def-restrictive-clause" TargetMode="External"/><Relationship Id="rId58" Type="http://schemas.openxmlformats.org/officeDocument/2006/relationships/hyperlink" Target="grammar.qmd#relative-pronouns" TargetMode="External"/><Relationship Id="rId61" Type="http://schemas.openxmlformats.org/officeDocument/2006/relationships/hyperlink" Target="https://doi.org/10.5169/seals-43857" TargetMode="External"/><Relationship Id="rId39" Type="http://schemas.openxmlformats.org/officeDocument/2006/relationships/hyperlink" Target="https://github.com/Morrison-Lab/gha" TargetMode="External"/><Relationship Id="rId63" Type="http://schemas.openxmlformats.org/officeDocument/2006/relationships/hyperlink" Target="https://jmlr.csail.mit.edu/reviewing-papers/knuth_mathematical_writing.pdf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quarto.org/docs/authoring/cross-references.html#equations" TargetMode="External"/><Relationship Id="rId54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53" Type="http://schemas.openxmlformats.org/officeDocument/2006/relationships/hyperlink" Target="notation.qmd#show-why-you-need-a-result-before-you-derive-it" TargetMode="External"/><Relationship Id="rId51" Type="http://schemas.openxmlformats.org/officeDocument/2006/relationships/hyperlink" Target="teaching.qmd#reuse-one-written-version-of-each-result" TargetMode="External"/><Relationship Id="rId5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2026-10-29T23:17:33Z</dcterms:created>
  <dcterms:modified xsi:type="dcterms:W3CDTF">2026-10-29T23:17:33Z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