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15:44:03 (PDT)</w:delText>
        </w:r>
      </w:del>
    </w:p>
    <w:p>
      <w:pPr>
        <w:pStyle w:val="Date"/>
      </w:pPr>
      <w:ins w:id="2" w:author="PR Preview" w:date="2026-01-01T00:00:00Z">
        <w:r>
          <w:t xml:space="preserve">Last modified: 2026-10-29 16:21:35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2026-10-29T23:24:21Z</dcterms:created>
  <dcterms:modified xsi:type="dcterms:W3CDTF">2026-10-29T23:24:21Z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16:21:35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