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17:02:18 (PDT)</w:delText>
        </w:r>
      </w:del>
    </w:p>
    <w:p>
      <w:pPr>
        <w:pStyle w:val="Date"/>
      </w:pPr>
      <w:ins w:id="2" w:author="PR Preview" w:date="2026-01-01T00:00:00Z">
        <w:r>
          <w:t xml:space="preserve">Last modified: 2026-10-29 17:04:15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2026-10-30T00:06:55Z</dcterms:created>
  <dcterms:modified xsi:type="dcterms:W3CDTF">2026-10-30T00:06:55Z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17:04:15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