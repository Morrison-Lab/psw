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48" w:name="Xd2b1f08161d44443d3d9c5e89d9ddf68e118cc1"/>
    <w:p>
      <w:pPr>
        <w:pStyle w:val="Heading2"/>
      </w:pPr>
      <w:r>
        <w:t xml:space="preserve">10 Use no symbol that the statement does not need</w:t>
      </w:r>
    </w:p>
    <w:p>
      <w:pPr>
        <w:pStyle w:val="FirstParagraph"/>
      </w:pPr>
      <w:r>
        <w:t xml:space="preserve">Halmos advises</w:t>
      </w:r>
      <w:r>
        <w:t xml:space="preserve"> </w:t>
      </w:r>
      <w:r>
        <w:t xml:space="preserve">“avoid the use of irrelevant symbols”</w:t>
      </w:r>
      <w:r>
        <w:t xml:space="preserve"> </w:t>
      </w:r>
      <w:r>
        <w:t xml:space="preserve">and states the rule in its showy form as</w:t>
      </w:r>
      <w:r>
        <w:t xml:space="preserve"> </w:t>
      </w:r>
      <w:r>
        <w:t xml:space="preserve">“use no letter only once”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symbol that appears once, in the sentence that introduces it,</w:t>
      </w:r>
      <w:r>
        <w:t xml:space="preserve"> </w:t>
      </w:r>
      <w:r>
        <w:t xml:space="preserve">adds a name for the reader to hold and nothing to use it for.</w:t>
      </w:r>
      <w:r>
        <w:t xml:space="preserve"> </w:t>
      </w:r>
      <w:r>
        <w:t xml:space="preserve">Delete the symbol, or use it in the statement that needs it.</w:t>
      </w:r>
    </w:p>
    <w:bookmarkStart w:id="44" w:name="exm-superfluous-symbol"/>
    <w:p>
      <w:pPr>
        <w:pStyle w:val="BodyText"/>
      </w:pPr>
      <w:r>
        <w:rPr>
          <w:b/>
          <w:bCs/>
        </w:rPr>
        <w:t xml:space="preserve">Example 9 (Deleting a symbol that is named and never used)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Every continuous real-valued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on a compact space is bounded.</w:t>
      </w:r>
    </w:p>
    <w:p>
      <w:pPr>
        <w:pStyle w:val="BlockText"/>
      </w:pPr>
      <w:r>
        <w:t xml:space="preserve">✅ Every continuous real-valued function on a compact space is bounded.</w:t>
      </w:r>
    </w:p>
    <w:p>
      <w:pPr>
        <w:pStyle w:val="FirstParagraph"/>
      </w:pPr>
      <w:r>
        <w:t xml:space="preserve">Nothing in the sentence refers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so the symbol contributes nothing to the statement.</w:t>
      </w:r>
      <w:r>
        <w:t xml:space="preserve"> </w:t>
      </w:r>
      <w:r>
        <w:t xml:space="preserve">Halmos gives this sentence as his example</w:t>
      </w:r>
      <w:r>
        <w:t xml:space="preserve"> </w:t>
      </w:r>
      <w:r>
        <w:t xml:space="preserve">(Halmos 1970, sec. 15)</w:t>
      </w:r>
      <w:r>
        <w:t xml:space="preserve">.</w:t>
      </w:r>
    </w:p>
    <w:bookmarkEnd w:id="44"/>
    <w:p>
      <w:pPr>
        <w:pStyle w:val="BodyText"/>
      </w:pPr>
      <w:r>
        <w:t xml:space="preserve">When you apply a displayed relation to a second object, name the relation or restate it, rather than citing its tag.</w:t>
      </w:r>
      <w:r>
        <w:t xml:space="preserve"> </w:t>
      </w:r>
      <w:r>
        <w:t xml:space="preserve">Halmos calls</w:t>
      </w:r>
      <w:r>
        <w:t xml:space="preserve"> </w:t>
      </w:r>
      <w:r>
        <w:t xml:space="preserve">“</w:t>
      </w:r>
      <m:oMath>
        <m:r>
          <m:t>g</m:t>
        </m:r>
      </m:oMath>
      <w:r>
        <w:t xml:space="preserve"> </w:t>
      </w:r>
      <w:r>
        <w:t xml:space="preserve">also satisfies (</w:t>
      </w:r>
      <w:r>
        <w:rPr>
          <w:i/>
          <w:iCs/>
        </w:rPr>
        <w:t xml:space="preserve">)” ”logical and alphabetical nonsense”</w:t>
      </w:r>
      <w:r>
        <w:rPr>
          <w:i/>
          <w:iCs/>
        </w:rPr>
        <w:t xml:space="preserve"> </w:t>
      </w:r>
      <w:r>
        <w:rPr>
          <w:i/>
          <w:iCs/>
        </w:rPr>
        <w:t xml:space="preserve">and advises ”(</w:t>
      </w:r>
      <w:r>
        <w:t xml:space="preserve">) remains satisfied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or, better, giving the relation a name</w:t>
      </w:r>
      <w:r>
        <w:t xml:space="preserve"> </w:t>
      </w:r>
      <w:r>
        <w:t xml:space="preserve">(Halmos 1970, sec. 15)</w:t>
      </w:r>
      <w:r>
        <w:t xml:space="preserve">.</w:t>
      </w:r>
      <w:r>
        <w:t xml:space="preserve"> </w:t>
      </w:r>
      <w:r>
        <w:t xml:space="preserve">A named relation also lets the reader find it without hunting for a tag.</w:t>
      </w:r>
    </w:p>
    <w:bookmarkStart w:id="47" w:name="exm-name-the-relation"/>
    <w:p>
      <w:pPr>
        <w:pStyle w:val="BodyText"/>
      </w:pPr>
      <w:r>
        <w:rPr>
          <w:b/>
          <w:bCs/>
        </w:rPr>
        <w:t xml:space="preserve">Example 10 (Naming the relation instead of tagging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</w:t>
      </w:r>
      <w:r>
        <w:t xml:space="preserve"> </w:t>
      </w:r>
      <w:hyperlink r:id="rId45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 Equation 3, which says that the estimator’s expected value equals the parameter.</w:t>
      </w:r>
      <w:r>
        <w:t xml:space="preserve"> </w:t>
      </w:r>
      <w:r>
        <w:t xml:space="preserve">The sample</w:t>
      </w:r>
      <w:r>
        <w:t xml:space="preserve"> </w:t>
      </w:r>
      <w:hyperlink r:id="rId4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also satisfies Equation 3.</w:t>
      </w:r>
    </w:p>
    <w:p>
      <w:pPr>
        <w:pStyle w:val="BlockText"/>
      </w:pPr>
      <w:r>
        <w:t xml:space="preserve">✅ The sample mean is an unbiased estimator of the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mean.</w:t>
      </w:r>
      <w:r>
        <w:t xml:space="preserve"> </w:t>
      </w:r>
      <w:r>
        <w:t xml:space="preserve">The sample variance is an unbiased estimator of the population variance.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“also satisfies Equation 3”</w:t>
      </w:r>
      <w:r>
        <w:t xml:space="preserve"> </w:t>
      </w:r>
      <w:r>
        <w:t xml:space="preserve">is a statement about a different parameter,</w:t>
      </w:r>
      <w:r>
        <w:t xml:space="preserve"> </w:t>
      </w:r>
      <w:r>
        <w:t xml:space="preserve">and the equation says nothing about which parameter.</w:t>
      </w:r>
      <w:r>
        <w:t xml:space="preserve"> </w:t>
      </w:r>
      <w:r>
        <w:t xml:space="preserve">The ✅ version names the property,</w:t>
      </w:r>
      <w:r>
        <w:t xml:space="preserve"> </w:t>
      </w:r>
      <w:r>
        <w:t xml:space="preserve">“unbiased”</w:t>
      </w:r>
      <w:r>
        <w:t xml:space="preserve">,</w:t>
      </w:r>
      <w:r>
        <w:t xml:space="preserve"> </w:t>
      </w:r>
      <w:r>
        <w:t xml:space="preserve">and states each parameter.</w:t>
      </w:r>
    </w:p>
    <w:bookmarkEnd w:id="47"/>
    <w:p>
      <w:pPr>
        <w:pStyle w:val="BodyText"/>
      </w:pPr>
      <w:r>
        <w:t xml:space="preserve">Halmos also says this rule</w:t>
      </w:r>
      <w:r>
        <w:t xml:space="preserve"> </w:t>
      </w:r>
      <w:r>
        <w:t xml:space="preserve">“is sometimes better to break than to obey”</w:t>
      </w:r>
      <w:r>
        <w:t xml:space="preserve">:</w:t>
      </w:r>
      <w:r>
        <w:t xml:space="preserve"> </w:t>
      </w:r>
      <w:r>
        <w:t xml:space="preserve">a symbol that you introduce so that a later sentence in the same paragraph can use it is not superfluous.</w:t>
      </w:r>
      <w:r>
        <w:t xml:space="preserve"> </w:t>
      </w:r>
      <w:r>
        <w:t xml:space="preserve">No check can tell a symbol that a later sentence uses from one that it never uses,</w:t>
      </w:r>
      <w:r>
        <w:t xml:space="preserve"> </w:t>
      </w:r>
      <w:r>
        <w:t xml:space="preserve">because</w:t>
      </w:r>
      <w:r>
        <w:t xml:space="preserve"> </w:t>
      </w:r>
      <w:r>
        <w:t xml:space="preserve">“later”</w:t>
      </w:r>
      <w:r>
        <w:t xml:space="preserve"> </w:t>
      </w:r>
      <w:r>
        <w:t xml:space="preserve">can span pages, so this stays a writing rule that review enforces.</w:t>
      </w:r>
    </w:p>
    <w:bookmarkEnd w:id="48"/>
    <w:bookmarkStart w:id="52" w:name="Xd4c420c794a4d3e47a75832ce6d850be7dcc245"/>
    <w:p>
      <w:pPr>
        <w:pStyle w:val="Heading2"/>
      </w:pPr>
      <w:r>
        <w:t xml:space="preserve">11 Repeat the wording of parallel results, then point out the difference</w:t>
      </w:r>
    </w:p>
    <w:p>
      <w:pPr>
        <w:pStyle w:val="FirstParagraph"/>
      </w:pPr>
      <w:r>
        <w:t xml:space="preserve">When a later result treats a parallel or more general case,</w:t>
      </w:r>
      <w:r>
        <w:t xml:space="preserve"> </w:t>
      </w:r>
      <w:r>
        <w:t xml:space="preserve">Halmos advises that</w:t>
      </w:r>
      <w:r>
        <w:t xml:space="preserve"> </w:t>
      </w:r>
      <w:r>
        <w:t xml:space="preserve">“it is a big help to the reader</w:t>
      </w:r>
      <w:r>
        <w:t xml:space="preserve"> </w:t>
      </w:r>
      <w:r>
        <w:t xml:space="preserve">if you use the same words in the same order for as long as possible,</w:t>
      </w:r>
      <w:r>
        <w:t xml:space="preserve"> </w:t>
      </w:r>
      <w:r>
        <w:t xml:space="preserve">and then, with a proper roll of drums, emphasize the difference”</w:t>
      </w:r>
      <w:r>
        <w:t xml:space="preserve"> </w:t>
      </w:r>
      <w:r>
        <w:t xml:space="preserve">(Halmos 1970, sec. 11)</w:t>
      </w:r>
      <w:r>
        <w:t xml:space="preserve">.</w:t>
      </w:r>
      <w:r>
        <w:t xml:space="preserve"> </w:t>
      </w:r>
      <w:r>
        <w:t xml:space="preserve">He adds that listing the shared conditions and dropping one is not enough;</w:t>
      </w:r>
      <w:r>
        <w:t xml:space="preserve"> </w:t>
      </w:r>
      <w:r>
        <w:t xml:space="preserve">say which condition changed</w:t>
      </w:r>
      <w:r>
        <w:t xml:space="preserve"> </w:t>
      </w:r>
      <w:r>
        <w:t xml:space="preserve">(Halmos 1970, sec. 11)</w:t>
      </w:r>
      <w:r>
        <w:t xml:space="preserve">.</w:t>
      </w:r>
    </w:p>
    <w:bookmarkStart w:id="50" w:name="exm-parallel-wording"/>
    <w:p>
      <w:pPr>
        <w:pStyle w:val="BodyText"/>
      </w:pPr>
      <w:r>
        <w:rPr>
          <w:b/>
          <w:bCs/>
        </w:rPr>
        <w:t xml:space="preserve">Example 11 (Defining the lasso in the words of the ridge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ridge estimate minimizes the</w:t>
      </w:r>
      <w:r>
        <w:t xml:space="preserve"> </w:t>
      </w:r>
      <w:hyperlink r:id="rId4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on the size of the coefficients, which is the sum of their squares.</w:t>
      </w:r>
      <w:r>
        <w:t xml:space="preserve"> </w:t>
      </w:r>
      <w:r>
        <w:t xml:space="preserve">The lasso estimate is the vector of coefficients with the smallest penalized fit, where the penalty adds up the absolute values.</w:t>
      </w:r>
    </w:p>
    <w:p>
      <w:pPr>
        <w:pStyle w:val="BlockText"/>
      </w:pPr>
      <w:r>
        <w:t xml:space="preserve">✅ The ridge estimate minimizes the residual sum of squares plus a penalty equal to the sum of the squared coefficients.</w:t>
      </w:r>
      <w:r>
        <w:t xml:space="preserve"> </w:t>
      </w:r>
      <w:r>
        <w:t xml:space="preserve">The lasso estimate minimizes the residual sum of squares plus a penalty equal to the sum of the absolute values of the coefficients.</w:t>
      </w:r>
      <w:r>
        <w:t xml:space="preserve"> </w:t>
      </w:r>
      <w:r>
        <w:t xml:space="preserve">The two definitions differ only in the penalty.</w:t>
      </w:r>
    </w:p>
    <w:p>
      <w:pPr>
        <w:pStyle w:val="FirstParagraph"/>
      </w:pPr>
      <w:r>
        <w:t xml:space="preserve">The ❌ pair varies every phrase, so the reader must compare them clause by clause to find that only the penalty differs.</w:t>
      </w:r>
      <w:r>
        <w:t xml:space="preserve"> </w:t>
      </w:r>
      <w:r>
        <w:t xml:space="preserve">The ✅ pair repeats the shared words and ends by naming the one change.</w:t>
      </w:r>
    </w:p>
    <w:bookmarkEnd w:id="50"/>
    <w:p>
      <w:pPr>
        <w:pStyle w:val="BodyText"/>
      </w:pPr>
      <w:r>
        <w:t xml:space="preserve">Rewording is for the places where the meaning differs.</w:t>
      </w:r>
      <w:r>
        <w:t xml:space="preserve"> </w:t>
      </w:r>
      <w:r>
        <w:t xml:space="preserve">Do not repeat a result for the sake of repetition;</w:t>
      </w:r>
      <w:r>
        <w:t xml:space="preserve"> </w:t>
      </w:r>
      <w:hyperlink r:id="rId51">
        <w:r>
          <w:rPr>
            <w:rStyle w:val="Hyperlink"/>
          </w:rPr>
          <w:t xml:space="preserve">reuse one written version of each result</w:t>
        </w:r>
      </w:hyperlink>
      <w:r>
        <w:t xml:space="preserve"> </w:t>
      </w:r>
      <w:r>
        <w:t xml:space="preserve">covers that case.</w:t>
      </w:r>
    </w:p>
    <w:p>
      <w:pPr>
        <w:pStyle w:val="BodyText"/>
      </w:pPr>
      <w:r>
        <w:t xml:space="preserve">No check can decide that two results are parallel,</w:t>
      </w:r>
      <w:r>
        <w:t xml:space="preserve"> </w:t>
      </w:r>
      <w:r>
        <w:t xml:space="preserve">so this stays a writing rule that review enforces.</w:t>
      </w:r>
    </w:p>
    <w:bookmarkEnd w:id="52"/>
    <w:bookmarkStart w:id="56" w:name="state-a-theorem-in-one-short-sentence"/>
    <w:p>
      <w:pPr>
        <w:pStyle w:val="Heading2"/>
      </w:pPr>
      <w:del w:id="3" w:author="PR Preview" w:date="2026-01-01T00:00:00Z">
        <w:r>
          <w:delText xml:space="preserve">12 Rules that other chapters cover</w:delText>
        </w:r>
      </w:del>
    </w:p>
    <w:p>
      <w:pPr>
        <w:pStyle w:val="Heading2"/>
      </w:pPr>
      <w:ins w:id="4" w:author="PR Preview" w:date="2026-01-01T00:00:00Z">
        <w:r>
          <w:t xml:space="preserve">12 State a theorem in one short sentence</w:t>
        </w:r>
      </w:ins>
    </w:p>
    <w:p>
      <w:pPr>
        <w:pStyle w:val="FirstParagraph"/>
      </w:pPr>
      <w:ins w:id="5" w:author="PR Preview" w:date="2026-01-01T00:00:00Z">
        <w:r>
          <w:t xml:space="preserve">Halmos advises that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“the statement of the theorem should consist of one sentence whenever possible”</w:t>
        </w:r>
      </w:ins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 that the sentence be a short one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(Halmos 1970, sec. 10)</w:t>
        </w:r>
      </w:ins>
      <w:ins w:id="13" w:author="PR Preview" w:date="2026-01-01T00:00:00Z">
        <w:r>
          <w:t xml:space="preserve">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Put the introductory comments, preliminary definitions and motivation before the statement,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the proof after it.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Leave asides out of the statement itself.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Halmos says that phrases such as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“without loss of generality we may assume …”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and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“moreover it follows from Theorem 1 that …”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do not belong in the statement of a theorem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(Halmos 1970, sec. 10)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 reasoning word in a statement (</w:t>
        </w:r>
      </w:ins>
      <w:ins w:id="35" w:author="PR Preview" w:date="2026-01-01T00:00:00Z">
        <w:r>
          <w:t xml:space="preserve">“so”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“because”</w:t>
        </w:r>
      </w:ins>
      <w:ins w:id="39" w:author="PR Preview" w:date="2026-01-01T00:00:00Z">
        <w:r>
          <w:t xml:space="preserve">) is a separate fault,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w:hyperlink r:id="rId53">
        <w:ins w:id="43" w:author="PR Preview" w:date="2026-01-01T00:00:00Z">
          <w:r>
            <w:rPr>
              <w:rStyle w:val="Hyperlink"/>
            </w:rPr>
            <w:t xml:space="preserve">Build every unit from smaller atomic units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covers it.</w:t>
        </w:r>
      </w:ins>
    </w:p>
    <w:bookmarkStart w:id="54" w:name="exm-one-sentence-statement"/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12 (Moving an aside out of a statement)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 </w:t>
        </w:r>
      </w:ins>
    </w:p>
    <w:p>
      <w:pPr>
        <w:pStyle w:val="BlockText"/>
      </w:pPr>
      <w:ins w:id="49" w:author="PR Preview" w:date="2026-01-01T00:00:00Z">
        <w:r>
          <w:t xml:space="preserve">❌ Without loss of generality, let</w:t>
        </w:r>
      </w:ins>
      <w:ins w:id="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51" w:author="PR Preview" w:date="2026-01-01T00:00:00Z">
        <w:r>
          <w:t xml:space="preserve">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Moreover, the sequence converges.</w:t>
        </w:r>
      </w:ins>
    </w:p>
    <w:p>
      <w:pPr>
        <w:pStyle w:val="BlockText"/>
      </w:pPr>
      <w:ins w:id="54" w:author="PR Preview" w:date="2026-01-01T00:00:00Z">
        <w:r>
          <w:t xml:space="preserve">✅ If</w:t>
        </w:r>
      </w:ins>
      <w:ins w:id="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56" w:author="PR Preview" w:date="2026-01-01T00:00:00Z">
        <w:r>
          <w:t xml:space="preserve">, then the sequence converges.</w:t>
        </w:r>
      </w:ins>
    </w:p>
    <w:p>
      <w:pPr>
        <w:pStyle w:val="FirstParagraph"/>
      </w:pPr>
      <w:ins w:id="57" w:author="PR Preview" w:date="2026-01-01T00:00:00Z">
        <w:r>
          <w:t xml:space="preserve">The ❌ statement is two sentences, and the first one is an aside.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✅ statement is one implication.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If the case</w:t>
        </w:r>
      </w:ins>
      <w:ins w:id="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needs the same argument, say so in the proof.</w:t>
        </w:r>
      </w:ins>
    </w:p>
    <w:bookmarkEnd w:id="54"/>
    <w:p>
      <w:pPr>
        <w:pStyle w:val="BodyText"/>
      </w:pPr>
      <w:ins w:id="65" w:author="PR Preview" w:date="2026-01-01T00:00:00Z">
        <w:r>
          <w:t xml:space="preserve">A statement that lists many hypotheses and many conclusions is too long for one sentence.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Halmos says that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“a list of eight hypotheses … and a list of six conclusions do not a theorem make;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they are a badly expounded theory”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that the hypotheses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“probably describe a general concept that deserves to be isolated, named, and studied”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(Halmos 1970, sec. 10)</w:t>
        </w:r>
      </w:ins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Name the shared concept in its own definition,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state each conclusion as its own result.</w:t>
        </w:r>
      </w:ins>
    </w:p>
    <w:p>
      <w:pPr>
        <w:pStyle w:val="BodyText"/>
      </w:pPr>
      <w:ins w:id="84" w:author="PR Preview" w:date="2026-01-01T00:00:00Z">
        <w:r>
          <w:t xml:space="preserve">A warn-only check (</w:t>
        </w:r>
      </w:ins>
      <w:hyperlink r:id="rId55">
        <w:ins w:id="85" w:author="PR Preview" w:date="2026-01-01T00:00:00Z">
          <w:r>
            <w:rPr>
              <w:rStyle w:val="Hyperlink"/>
            </w:rPr>
            <w:t xml:space="preserve">gha#1368</w:t>
          </w:r>
        </w:ins>
      </w:hyperlink>
      <w:ins w:id="86" w:author="PR Preview" w:date="2026-01-01T00:00:00Z">
        <w:r>
          <w:t xml:space="preserve">) flags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“without loss of generality”</w:t>
        </w:r>
      </w:ins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“moreover”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“furthermore”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on a line that a pull request adds to a theorem statement.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No check can measure whether a statement is short or whether its hypotheses form a concept,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so the length rule stays a writing rule that review enforces.</w:t>
        </w:r>
      </w:ins>
    </w:p>
    <w:bookmarkEnd w:id="56"/>
    <w:bookmarkStart w:id="70" w:name="rules-that-other-chapters-cover"/>
    <w:p>
      <w:pPr>
        <w:pStyle w:val="Heading2"/>
      </w:pPr>
      <w:ins w:id="102" w:author="PR Preview" w:date="2026-01-01T00:00:00Z">
        <w:r>
          <w:t xml:space="preserve">13 Rules that other chapters cover</w:t>
        </w:r>
      </w:ins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7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8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64"/>
          <w:p/>
        </w:tc>
      </w:tr>
    </w:tbl>
    <w:bookmarkStart w:id="69" w:name="refs"/>
    <w:bookmarkStart w:id="66" w:name="ref-halmos1970write"/>
    <w:p>
      <w:pPr>
        <w:pStyle w:val="Bibliography"/>
      </w:pPr>
      <w:r>
        <w:t xml:space="preserve">Halmos, Paul R. 1970.</w:t>
      </w:r>
      <w:r>
        <w:t xml:space="preserve"> </w:t>
      </w:r>
      <w:r>
        <w:t xml:space="preserve">“How to Write Mathematics.”</w:t>
      </w:r>
      <w:r>
        <w:t xml:space="preserve"> </w:t>
      </w:r>
      <w:r>
        <w:rPr>
          <w:i/>
          <w:iCs/>
        </w:rPr>
        <w:t xml:space="preserve">L’Enseignement Math</w:t>
      </w:r>
      <w:r>
        <w:rPr>
          <w:i/>
          <w:iCs/>
        </w:rPr>
        <w:t xml:space="preserve">é</w:t>
      </w:r>
      <w:r>
        <w:rPr>
          <w:i/>
          <w:iCs/>
        </w:rPr>
        <w:t xml:space="preserve">matique</w:t>
      </w:r>
      <w:r>
        <w:t xml:space="preserve"> </w:t>
      </w:r>
      <w:r>
        <w:t xml:space="preserve">16.</w:t>
      </w:r>
      <w:r>
        <w:t xml:space="preserve"> </w:t>
      </w:r>
      <w:hyperlink r:id="rId65">
        <w:r>
          <w:rPr>
            <w:rStyle w:val="Hyperlink"/>
          </w:rPr>
          <w:t xml:space="preserve">https://doi.org/10.5169/seals-43857</w:t>
        </w:r>
      </w:hyperlink>
      <w:r>
        <w:t xml:space="preserve">.</w:t>
      </w:r>
    </w:p>
    <w:bookmarkEnd w:id="66"/>
    <w:bookmarkStart w:id="6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49" Type="http://schemas.openxmlformats.org/officeDocument/2006/relationships/hyperlink" Target="defining-terms.qmd#def-rss" TargetMode="External"/><Relationship Id="rId45" Type="http://schemas.openxmlformats.org/officeDocument/2006/relationships/hyperlink" Target="defining-terms.qmd#def-sample-mean" TargetMode="External"/><Relationship Id="rId19" Type="http://schemas.openxmlformats.org/officeDocument/2006/relationships/hyperlink" Target="defining-terms.qmd#def-term" TargetMode="External"/><Relationship Id="rId46" Type="http://schemas.openxmlformats.org/officeDocument/2006/relationships/hyperlink" Target="defining-terms.qmd#def-variance-expression-and-prose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60" Type="http://schemas.openxmlformats.org/officeDocument/2006/relationships/hyperlink" Target="grammar.qmd#avoid-garden-path-sentences" TargetMode="External"/><Relationship Id="rId61" Type="http://schemas.openxmlformats.org/officeDocument/2006/relationships/hyperlink" Target="grammar.qmd#def-restrictive-clause" TargetMode="External"/><Relationship Id="rId62" Type="http://schemas.openxmlformats.org/officeDocument/2006/relationships/hyperlink" Target="grammar.qmd#relative-pronouns" TargetMode="External"/><Relationship Id="rId65" Type="http://schemas.openxmlformats.org/officeDocument/2006/relationships/hyperlink" Target="https://doi.org/10.5169/seals-43857" TargetMode="External"/><Relationship Id="rId39" Type="http://schemas.openxmlformats.org/officeDocument/2006/relationships/hyperlink" Target="https://github.com/Morrison-Lab/gha" TargetMode="External"/><Relationship Id="rId55" Type="http://schemas.openxmlformats.org/officeDocument/2006/relationships/hyperlink" Target="https://github.com/Morrison-Lab/gha/pull/1368" TargetMode="External"/><Relationship Id="rId67" Type="http://schemas.openxmlformats.org/officeDocument/2006/relationships/hyperlink" Target="https://jmlr.csail.mit.edu/reviewing-papers/knuth_mathematical_writing.pdf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quarto.org/docs/authoring/cross-references.html#equations" TargetMode="External"/><Relationship Id="rId58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57" Type="http://schemas.openxmlformats.org/officeDocument/2006/relationships/hyperlink" Target="notation.qmd#show-why-you-need-a-result-before-you-derive-it" TargetMode="External"/><Relationship Id="rId53" Type="http://schemas.openxmlformats.org/officeDocument/2006/relationships/hyperlink" Target="teaching.qmd#build-every-unit-from-smaller-atomic-units" TargetMode="External"/><Relationship Id="rId51" Type="http://schemas.openxmlformats.org/officeDocument/2006/relationships/hyperlink" Target="teaching.qmd#reuse-one-written-version-of-each-result" TargetMode="External"/><Relationship Id="rId5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2026-10-30T00:14:35Z</dcterms:created>
  <dcterms:modified xsi:type="dcterms:W3CDTF">2026-10-30T00:14:35Z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