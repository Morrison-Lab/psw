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18:12:52 (PDT)</w:delText>
        </w:r>
      </w:del>
    </w:p>
    <w:p>
      <w:pPr>
        <w:pStyle w:val="Date"/>
      </w:pPr>
      <w:ins w:id="2" w:author="PR Preview" w:date="2026-01-01T00:00:00Z">
        <w:r>
          <w:t xml:space="preserve">Last modified: 2026-10-30 15:09:36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2026-10-30T22:13:12Z</dcterms:created>
  <dcterms:modified xsi:type="dcterms:W3CDTF">2026-10-30T22:13:12Z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2026-10-30 15:09:36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