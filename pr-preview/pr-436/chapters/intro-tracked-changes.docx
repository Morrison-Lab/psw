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</w:t>
      </w:r>
    </w:p>
    <w:p>
      <w:pPr>
        <w:pStyle w:val="Date"/>
      </w:pPr>
      <w:del w:id="1" w:author="PR Preview" w:date="2026-01-01T00:00:00Z">
        <w:r>
          <w:delText xml:space="preserve">Last modified: 2026-10-29 18:12:52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2026-10-30 15:09:36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book is a style guide for writing in science, technology,</w:t>
      </w:r>
      <w:r>
        <w:t xml:space="preserve"> </w:t>
      </w:r>
      <w:r>
        <w:t xml:space="preserve">engineering, and mathematics (STEM).</w:t>
      </w:r>
      <w:r>
        <w:t xml:space="preserve"> </w:t>
      </w:r>
      <w:r>
        <w:t xml:space="preserve">Most of its examples come from statistics and data analysis,</w:t>
      </w:r>
      <w:r>
        <w:t xml:space="preserve"> </w:t>
      </w:r>
      <w:r>
        <w:t xml:space="preserve">because statistics and data analysis are the fields that I work in.</w:t>
      </w:r>
      <w:r>
        <w:t xml:space="preserve"> </w:t>
      </w:r>
      <w:r>
        <w:t xml:space="preserve">Most of its rules apply to any writing that explains technical ideas.</w:t>
      </w:r>
    </w:p>
    <w:bookmarkStart w:id="16" w:name="what-the-book-covers"/>
    <w:p>
      <w:pPr>
        <w:pStyle w:val="Heading2"/>
      </w:pPr>
      <w:r>
        <w:t xml:space="preserve">1 What the book covers</w:t>
      </w:r>
    </w:p>
    <w:p>
      <w:pPr>
        <w:pStyle w:val="FirstParagraph"/>
      </w:pPr>
      <w:r>
        <w:t xml:space="preserve">Most chapters give rules for every kind of technical writing,</w:t>
      </w:r>
      <w:r>
        <w:t xml:space="preserve"> </w:t>
      </w:r>
      <w:r>
        <w:t xml:space="preserve">such as a paper or a set of lecture notes.</w:t>
      </w:r>
      <w:r>
        <w:t xml:space="preserve"> </w:t>
      </w:r>
      <w:r>
        <w:t xml:space="preserve">Four chapters cover one kind of document: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 </w:t>
      </w:r>
      <w:r>
        <w:t xml:space="preserve">cover research papers.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Writing for teaching</w:t>
        </w:r>
      </w:hyperlink>
      <w:r>
        <w:t xml:space="preserve"> </w:t>
      </w:r>
      <w:r>
        <w:t xml:space="preserve">covers lecture notes, slides, and problem sets.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  <w:r>
        <w:t xml:space="preserve"> </w:t>
      </w:r>
      <w:r>
        <w:t xml:space="preserve">covers pull requests, issues, commit messages, READMEs, code comments, and release notes.</w:t>
      </w:r>
    </w:p>
    <w:bookmarkEnd w:id="16"/>
    <w:bookmarkStart w:id="18" w:name="who-the-book-is-for"/>
    <w:p>
      <w:pPr>
        <w:pStyle w:val="Heading2"/>
      </w:pPr>
      <w:r>
        <w:t xml:space="preserve">2 Who the book is for</w:t>
      </w:r>
    </w:p>
    <w:p>
      <w:pPr>
        <w:pStyle w:val="FirstParagraph"/>
      </w:pPr>
      <w:r>
        <w:t xml:space="preserve">I wrote this book for students and mentees</w:t>
      </w:r>
      <w:r>
        <w:t xml:space="preserve"> </w:t>
      </w:r>
      <w:r>
        <w:t xml:space="preserve">who are learning to write about their research.</w:t>
      </w:r>
      <w:r>
        <w:t xml:space="preserve"> </w:t>
      </w:r>
      <w:r>
        <w:t xml:space="preserve">I also wrote it for the AI writing assistants</w:t>
      </w:r>
      <w:r>
        <w:t xml:space="preserve"> </w:t>
      </w:r>
      <w:r>
        <w:t xml:space="preserve">that draft and edit prose for me.</w:t>
      </w:r>
    </w:p>
    <w:p>
      <w:pPr>
        <w:pStyle w:val="BodyText"/>
      </w:pPr>
      <w:r>
        <w:t xml:space="preserve">Many rules are stated as checks</w:t>
      </w:r>
      <w:r>
        <w:t xml:space="preserve"> </w:t>
      </w:r>
      <w:r>
        <w:t xml:space="preserve">that a reader can apply to a single sentence,</w:t>
      </w:r>
      <w:r>
        <w:t xml:space="preserve"> </w:t>
      </w:r>
      <w:r>
        <w:t xml:space="preserve">so a student and an AI assistant can apply them the same way.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section on</w:t>
      </w:r>
      <w:r>
        <w:t xml:space="preserve"> </w:t>
      </w:r>
      <w:hyperlink r:id="rId17">
        <w:r>
          <w:rPr>
            <w:rStyle w:val="Hyperlink"/>
          </w:rPr>
          <w:t xml:space="preserve">demonstrative pronouns</w:t>
        </w:r>
      </w:hyperlink>
      <w:r>
        <w:t xml:space="preserve"> </w:t>
      </w:r>
      <w:r>
        <w:t xml:space="preserve">asks whether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or</w:t>
      </w:r>
      <w:r>
        <w:t xml:space="preserve"> </w:t>
      </w:r>
      <w:r>
        <w:t xml:space="preserve">“that”</w:t>
      </w:r>
      <w:r>
        <w:t xml:space="preserve"> </w:t>
      </w:r>
      <w:r>
        <w:t xml:space="preserve">is followed by the noun that it refers to.</w:t>
      </w:r>
      <w:r>
        <w:t xml:space="preserve"> </w:t>
      </w:r>
      <w:r>
        <w:t xml:space="preserve">A person or a program can answer that question</w:t>
      </w:r>
      <w:r>
        <w:t xml:space="preserve"> </w:t>
      </w:r>
      <w:r>
        <w:t xml:space="preserve">without knowing what the paper is about.</w:t>
      </w:r>
    </w:p>
    <w:bookmarkEnd w:id="18"/>
    <w:bookmarkStart w:id="29" w:name="how-the-book-is-organized"/>
    <w:p>
      <w:pPr>
        <w:pStyle w:val="Heading2"/>
      </w:pPr>
      <w:r>
        <w:t xml:space="preserve">3 How the book is organized</w:t>
      </w:r>
    </w:p>
    <w:p>
      <w:pPr>
        <w:pStyle w:val="FirstParagraph"/>
      </w:pPr>
      <w:r>
        <w:t xml:space="preserve">The chapters fall into six groups:</w:t>
      </w:r>
    </w:p>
    <w:p>
      <w:pPr>
        <w:pStyle w:val="Compact"/>
        <w:numPr>
          <w:ilvl w:val="0"/>
          <w:numId w:val="1002"/>
        </w:numPr>
      </w:pPr>
      <w:r>
        <w:t xml:space="preserve">Terms, notation, and evidence:</w:t>
      </w:r>
      <w:r>
        <w:t xml:space="preserve"> </w:t>
      </w:r>
    </w:p>
    <w:p>
      <w:pPr>
        <w:pStyle w:val="Compact"/>
        <w:numPr>
          <w:ilvl w:val="1"/>
          <w:numId w:val="1003"/>
        </w:numPr>
      </w:pPr>
      <w:hyperlink r:id="rId19">
        <w:r>
          <w:rPr>
            <w:rStyle w:val="Hyperlink"/>
          </w:rPr>
          <w:t xml:space="preserve">Defining terms clearly</w:t>
        </w:r>
      </w:hyperlink>
    </w:p>
    <w:p>
      <w:pPr>
        <w:pStyle w:val="Compact"/>
        <w:numPr>
          <w:ilvl w:val="1"/>
          <w:numId w:val="1003"/>
        </w:numPr>
      </w:pPr>
      <w:hyperlink r:id="rId20">
        <w:r>
          <w:rPr>
            <w:rStyle w:val="Hyperlink"/>
          </w:rPr>
          <w:t xml:space="preserve">Mathematical notation</w:t>
        </w:r>
      </w:hyperlink>
    </w:p>
    <w:p>
      <w:pPr>
        <w:pStyle w:val="Compact"/>
        <w:numPr>
          <w:ilvl w:val="1"/>
          <w:numId w:val="1003"/>
        </w:numPr>
      </w:pPr>
      <w:hyperlink r:id="rId21">
        <w:r>
          <w:rPr>
            <w:rStyle w:val="Hyperlink"/>
          </w:rPr>
          <w:t xml:space="preserve">Citations and evidence</w:t>
        </w:r>
      </w:hyperlink>
    </w:p>
    <w:p>
      <w:pPr>
        <w:pStyle w:val="Compact"/>
        <w:numPr>
          <w:ilvl w:val="0"/>
          <w:numId w:val="1002"/>
        </w:numPr>
      </w:pPr>
      <w:r>
        <w:t xml:space="preserve">Papers:</w:t>
      </w:r>
    </w:p>
    <w:p>
      <w:pPr>
        <w:pStyle w:val="Compact"/>
        <w:numPr>
          <w:ilvl w:val="1"/>
          <w:numId w:val="1004"/>
        </w:numPr>
      </w:pPr>
      <w:hyperlink r:id="rId12">
        <w:r>
          <w:rPr>
            <w:rStyle w:val="Hyperlink"/>
          </w:rPr>
          <w:t xml:space="preserve">Paper organization</w:t>
        </w:r>
      </w:hyperlink>
    </w:p>
    <w:p>
      <w:pPr>
        <w:pStyle w:val="Compact"/>
        <w:numPr>
          <w:ilvl w:val="1"/>
          <w:numId w:val="1004"/>
        </w:numPr>
      </w:pPr>
      <w:hyperlink r:id="rId13">
        <w:r>
          <w:rPr>
            <w:rStyle w:val="Hyperlink"/>
          </w:rPr>
          <w:t xml:space="preserve">Preparing a manuscript for submission</w:t>
        </w:r>
      </w:hyperlink>
    </w:p>
    <w:p>
      <w:pPr>
        <w:pStyle w:val="Compact"/>
        <w:numPr>
          <w:ilvl w:val="0"/>
          <w:numId w:val="1002"/>
        </w:numPr>
      </w:pPr>
      <w:r>
        <w:t xml:space="preserve">Words and sentences:</w:t>
      </w:r>
    </w:p>
    <w:p>
      <w:pPr>
        <w:pStyle w:val="Compact"/>
        <w:numPr>
          <w:ilvl w:val="1"/>
          <w:numId w:val="1005"/>
        </w:numPr>
      </w:pPr>
      <w:hyperlink r:id="rId22">
        <w:r>
          <w:rPr>
            <w:rStyle w:val="Hyperlink"/>
          </w:rPr>
          <w:t xml:space="preserve">Word choice</w:t>
        </w:r>
      </w:hyperlink>
    </w:p>
    <w:p>
      <w:pPr>
        <w:pStyle w:val="Compact"/>
        <w:numPr>
          <w:ilvl w:val="1"/>
          <w:numId w:val="1005"/>
        </w:numPr>
      </w:pPr>
      <w:hyperlink r:id="rId23">
        <w:r>
          <w:rPr>
            <w:rStyle w:val="Hyperlink"/>
          </w:rPr>
          <w:t xml:space="preserve">Avoiding clichés</w:t>
        </w:r>
      </w:hyperlink>
    </w:p>
    <w:p>
      <w:pPr>
        <w:pStyle w:val="Compact"/>
        <w:numPr>
          <w:ilvl w:val="1"/>
          <w:numId w:val="1005"/>
        </w:numPr>
      </w:pPr>
      <w:hyperlink r:id="rId24">
        <w:r>
          <w:rPr>
            <w:rStyle w:val="Hyperlink"/>
          </w:rPr>
          <w:t xml:space="preserve">Writing for every reader</w:t>
        </w:r>
      </w:hyperlink>
    </w:p>
    <w:p>
      <w:pPr>
        <w:pStyle w:val="Compact"/>
        <w:numPr>
          <w:ilvl w:val="1"/>
          <w:numId w:val="1005"/>
        </w:numPr>
      </w:pPr>
      <w:hyperlink r:id="rId25">
        <w:r>
          <w:rPr>
            <w:rStyle w:val="Hyperlink"/>
          </w:rPr>
          <w:t xml:space="preserve">Grammar</w:t>
        </w:r>
      </w:hyperlink>
    </w:p>
    <w:p>
      <w:pPr>
        <w:pStyle w:val="Compact"/>
        <w:numPr>
          <w:ilvl w:val="1"/>
          <w:numId w:val="1005"/>
        </w:numPr>
      </w:pPr>
      <w:hyperlink r:id="rId26">
        <w:r>
          <w:rPr>
            <w:rStyle w:val="Hyperlink"/>
          </w:rPr>
          <w:t xml:space="preserve">Conciseness</w:t>
        </w:r>
      </w:hyperlink>
    </w:p>
    <w:p>
      <w:pPr>
        <w:pStyle w:val="Compact"/>
        <w:numPr>
          <w:ilvl w:val="0"/>
          <w:numId w:val="1002"/>
        </w:numPr>
      </w:pPr>
      <w:r>
        <w:t xml:space="preserve">Teaching:</w:t>
      </w:r>
    </w:p>
    <w:p>
      <w:pPr>
        <w:pStyle w:val="Compact"/>
        <w:numPr>
          <w:ilvl w:val="1"/>
          <w:numId w:val="1006"/>
        </w:numPr>
      </w:pPr>
      <w:hyperlink r:id="rId14">
        <w:r>
          <w:rPr>
            <w:rStyle w:val="Hyperlink"/>
          </w:rPr>
          <w:t xml:space="preserve">Writing for teaching</w:t>
        </w:r>
      </w:hyperlink>
    </w:p>
    <w:p>
      <w:pPr>
        <w:pStyle w:val="Compact"/>
        <w:numPr>
          <w:ilvl w:val="0"/>
          <w:numId w:val="1002"/>
        </w:numPr>
      </w:pPr>
      <w:r>
        <w:t xml:space="preserve">Software:</w:t>
      </w:r>
    </w:p>
    <w:p>
      <w:pPr>
        <w:pStyle w:val="Compact"/>
        <w:numPr>
          <w:ilvl w:val="1"/>
          <w:numId w:val="1007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</w:p>
    <w:p>
      <w:pPr>
        <w:pStyle w:val="Compact"/>
        <w:numPr>
          <w:ilvl w:val="0"/>
          <w:numId w:val="1002"/>
        </w:numPr>
      </w:pPr>
      <w:r>
        <w:t xml:space="preserve">Thinking:</w:t>
      </w:r>
    </w:p>
    <w:p>
      <w:pPr>
        <w:pStyle w:val="Compact"/>
        <w:numPr>
          <w:ilvl w:val="1"/>
          <w:numId w:val="1008"/>
        </w:numPr>
      </w:pPr>
      <w:hyperlink r:id="rId27">
        <w:r>
          <w:rPr>
            <w:rStyle w:val="Hyperlink"/>
          </w:rPr>
          <w:t xml:space="preserve">Writing to clarify your thinking</w:t>
        </w:r>
      </w:hyperlink>
    </w:p>
    <w:p>
      <w:pPr>
        <w:pStyle w:val="FirstParagraph"/>
      </w:pP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29"/>
    <w:bookmarkStart w:id="30" w:name="how-to-read-the-book"/>
    <w:p>
      <w:pPr>
        <w:pStyle w:val="Heading2"/>
      </w:pPr>
      <w:r>
        <w:t xml:space="preserve">4 How to read the book</w:t>
      </w:r>
    </w:p>
    <w:p>
      <w:pPr>
        <w:pStyle w:val="FirstParagraph"/>
      </w:pPr>
      <w:r>
        <w:t xml:space="preserve">You can read the chapters in any order.</w:t>
      </w:r>
      <w:r>
        <w:t xml:space="preserve"> </w:t>
      </w:r>
      <w:r>
        <w:t xml:space="preserve">Most sections state one rule and the reason for it,</w:t>
      </w:r>
      <w:r>
        <w:t xml:space="preserve"> </w:t>
      </w:r>
      <w:r>
        <w:t xml:space="preserve">and then show the rule applied to an example.</w:t>
      </w:r>
      <w:r>
        <w:t xml:space="preserve"> </w:t>
      </w:r>
      <w:r>
        <w:t xml:space="preserve">Many sections compare a weaker version of a passage with a stronger one.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recommends</w:t>
      </w:r>
      <w:r>
        <w:t xml:space="preserve"> </w:t>
      </w:r>
      <w:r>
        <w:t xml:space="preserve">“before”</w:t>
      </w:r>
      <w:r>
        <w:t xml:space="preserve"> </w:t>
      </w:r>
      <w:r>
        <w:t xml:space="preserve">over</w:t>
      </w:r>
      <w:r>
        <w:t xml:space="preserve"> </w:t>
      </w:r>
      <w:r>
        <w:t xml:space="preserve">“prior to”</w:t>
      </w:r>
      <w:r>
        <w:t xml:space="preserve">:</w:t>
      </w:r>
    </w:p>
    <w:p>
      <w:pPr>
        <w:pStyle w:val="BlockText"/>
      </w:pPr>
      <w:r>
        <w:t xml:space="preserve">❌ Prior to fitting the model, we removed outliers.</w:t>
      </w:r>
    </w:p>
    <w:p>
      <w:pPr>
        <w:pStyle w:val="BlockText"/>
      </w:pPr>
      <w:r>
        <w:t xml:space="preserve">✅ We removed outliers before fitting the model.</w:t>
      </w:r>
    </w:p>
    <w:p>
      <w:pPr>
        <w:pStyle w:val="FirstParagraph"/>
      </w:pPr>
      <w:r>
        <w:t xml:space="preserve">Definitions, examples, and exercises appear in numbered, colored boxes,</w:t>
      </w:r>
      <w:r>
        <w:t xml:space="preserve"> </w:t>
      </w:r>
      <w:r>
        <w:t xml:space="preserve">so that other sections and other documents can link to them.</w:t>
      </w:r>
    </w:p>
    <w:p>
      <w:pPr>
        <w:pStyle w:val="BodyText"/>
      </w:pPr>
      <w:r>
        <w:t xml:space="preserve">Use the book as a reference while you write,</w:t>
      </w:r>
      <w:r>
        <w:t xml:space="preserve"> </w:t>
      </w:r>
      <w:r>
        <w:t xml:space="preserve">and use 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checklist when you revise.</w:t>
      </w:r>
    </w:p>
    <w:bookmarkEnd w:id="30"/>
    <w:bookmarkStart w:id="36" w:name="sec-further-reading"/>
    <w:p>
      <w:pPr>
        <w:pStyle w:val="Heading2"/>
      </w:pPr>
      <w:r>
        <w:t xml:space="preserve">5 Further reading</w:t>
      </w:r>
    </w:p>
    <w:p>
      <w:pPr>
        <w:pStyle w:val="FirstParagraph"/>
      </w:pPr>
      <w:r>
        <w:t xml:space="preserve">These shorter guides cover some of the same ground:</w:t>
      </w:r>
    </w:p>
    <w:p>
      <w:pPr>
        <w:pStyle w:val="Compact"/>
        <w:numPr>
          <w:ilvl w:val="0"/>
          <w:numId w:val="1009"/>
        </w:numPr>
      </w:pPr>
      <w:r>
        <w:t xml:space="preserve">Novelist Cormac McCarthy’s tips on how to write a great science paper</w:t>
      </w:r>
      <w:r>
        <w:t xml:space="preserve"> </w:t>
      </w:r>
      <w:r>
        <w:t xml:space="preserve">(Savage and Yeh 2019)</w:t>
      </w:r>
    </w:p>
    <w:p>
      <w:pPr>
        <w:pStyle w:val="Compact"/>
        <w:numPr>
          <w:ilvl w:val="0"/>
          <w:numId w:val="1009"/>
        </w:numPr>
      </w:pPr>
      <w:r>
        <w:t xml:space="preserve">Elements of style</w:t>
      </w:r>
      <w:r>
        <w:t xml:space="preserve"> </w:t>
      </w:r>
      <w:r>
        <w:t xml:space="preserve">(Nature Physics 2007)</w:t>
      </w:r>
      <w:r>
        <w:t xml:space="preserve"> </w:t>
      </w:r>
      <w:r>
        <w:t xml:space="preserve">- a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editorial on scientific writing</w:t>
      </w:r>
    </w:p>
    <w:p>
      <w:pPr>
        <w:pStyle w:val="Compact"/>
        <w:numPr>
          <w:ilvl w:val="0"/>
          <w:numId w:val="1009"/>
        </w:numPr>
      </w:pPr>
      <w:r>
        <w:t xml:space="preserve">The Pathway to Publishing: A Guide to Quantitative Writing in the Health Sciences</w:t>
      </w:r>
      <w:r>
        <w:t xml:space="preserve"> </w:t>
      </w:r>
      <w:r>
        <w:t xml:space="preserve">(Luby and Southern 2022)</w:t>
      </w:r>
    </w:p>
    <w:p>
      <w:pPr>
        <w:pStyle w:val="Compact"/>
        <w:numPr>
          <w:ilvl w:val="0"/>
          <w:numId w:val="1009"/>
        </w:numPr>
      </w:pPr>
      <w:hyperlink r:id="rId31">
        <w:r>
          <w:rPr>
            <w:rStyle w:val="Hyperlink"/>
          </w:rPr>
          <w:t xml:space="preserve">Secret, actionable writing tips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 thread on X</w:t>
      </w:r>
    </w:p>
    <w:p>
      <w:pPr>
        <w:pStyle w:val="FirstParagraph"/>
      </w:pPr>
      <w:r>
        <w:t xml:space="preserve">For who counts as an author, see the ICMJE criteria in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list traces back to the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</w:p>
          <w:p/>
        </w:tc>
      </w:tr>
    </w:tbl>
    <w:p>
      <w:pPr>
        <w:pStyle w:val="BodyText"/>
      </w:pPr>
      <w:r>
        <w:t xml:space="preserve">For further reading, see the</w:t>
      </w:r>
      <w:r>
        <w:t xml:space="preserve"> </w:t>
      </w:r>
      <w:hyperlink r:id="rId35">
        <w:r>
          <w:rPr>
            <w:rStyle w:val="Hyperlink"/>
          </w:rPr>
          <w:t xml:space="preserve">Resources chapter</w:t>
        </w:r>
      </w:hyperlink>
      <w:r>
        <w:t xml:space="preserve"> </w:t>
      </w:r>
      <w:r>
        <w:t xml:space="preserve">of the UCD-SERG lab manual.</w:t>
      </w:r>
    </w:p>
    <w:bookmarkEnd w:id="36"/>
    <w:bookmarkStart w:id="45" w:name="contributing"/>
    <w:p>
      <w:pPr>
        <w:pStyle w:val="Heading2"/>
      </w:pPr>
      <w:r>
        <w:t xml:space="preserve">6 Contributing</w:t>
      </w:r>
    </w:p>
    <w:p>
      <w:pPr>
        <w:pStyle w:val="FirstParagraph"/>
      </w:pPr>
      <w:r>
        <w:t xml:space="preserve">The book is a work in progress.</w:t>
      </w:r>
      <w:r>
        <w:t xml:space="preserve"> </w:t>
      </w:r>
      <w:r>
        <w:t xml:space="preserve">If a rule is unclear, wrong, or missing,</w:t>
      </w:r>
      <w:r>
        <w:t xml:space="preserve"> </w:t>
      </w:r>
      <w:r>
        <w:t xml:space="preserve">open an issue on the book’s</w:t>
      </w:r>
      <w:r>
        <w:t xml:space="preserve"> </w:t>
      </w:r>
      <w:hyperlink r:id="rId37">
        <w:r>
          <w:rPr>
            <w:rStyle w:val="Hyperlink"/>
          </w:rPr>
          <w:t xml:space="preserve">GitHub repository</w:t>
        </w:r>
      </w:hyperlink>
      <w:r>
        <w:t xml:space="preserve">.</w:t>
      </w:r>
    </w:p>
    <w:bookmarkStart w:id="44" w:name="refs"/>
    <w:bookmarkStart w:id="39" w:name="ref-luby2022pathway"/>
    <w:p>
      <w:pPr>
        <w:pStyle w:val="Bibliography"/>
      </w:pPr>
      <w:r>
        <w:t xml:space="preserve">Luby, Stephen, and Dorothy L. Southern. 2022.</w:t>
      </w:r>
      <w:r>
        <w:t xml:space="preserve"> </w:t>
      </w:r>
      <w:r>
        <w:rPr>
          <w:i/>
          <w:iCs/>
        </w:rPr>
        <w:t xml:space="preserve">The Pathway to Publishing: A Guide to Quantitative Writing in the Health Sciences</w:t>
      </w:r>
      <w:r>
        <w:t xml:space="preserve">. Springer International Publishing.</w:t>
      </w:r>
      <w:r>
        <w:t xml:space="preserve"> </w:t>
      </w:r>
      <w:hyperlink r:id="rId38">
        <w:r>
          <w:rPr>
            <w:rStyle w:val="Hyperlink"/>
          </w:rPr>
          <w:t xml:space="preserve">https://doi.org/10.1007/978-3-030-98175-4</w:t>
        </w:r>
      </w:hyperlink>
      <w:r>
        <w:t xml:space="preserve">.</w:t>
      </w:r>
    </w:p>
    <w:bookmarkEnd w:id="39"/>
    <w:bookmarkStart w:id="41" w:name="ref-natphys2007elements"/>
    <w:p>
      <w:pPr>
        <w:pStyle w:val="Bibliography"/>
      </w:pPr>
      <w:r>
        <w:t xml:space="preserve">Nature Physics. 2007.</w:t>
      </w:r>
      <w:r>
        <w:t xml:space="preserve"> </w:t>
      </w:r>
      <w:r>
        <w:t xml:space="preserve">“Elements of Style.”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3: 581.</w:t>
      </w:r>
      <w:r>
        <w:t xml:space="preserve"> </w:t>
      </w:r>
      <w:hyperlink r:id="rId40">
        <w:r>
          <w:rPr>
            <w:rStyle w:val="Hyperlink"/>
          </w:rPr>
          <w:t xml:space="preserve">https://doi.org/10.1038/nphys724</w:t>
        </w:r>
      </w:hyperlink>
      <w:r>
        <w:t xml:space="preserve">.</w:t>
      </w:r>
    </w:p>
    <w:bookmarkEnd w:id="41"/>
    <w:bookmarkStart w:id="43" w:name="ref-savage2019"/>
    <w:p>
      <w:pPr>
        <w:pStyle w:val="Bibliography"/>
      </w:pPr>
      <w:r>
        <w:t xml:space="preserve">Savage, Van, and Pamela Yeh. 2019.</w:t>
      </w:r>
      <w:r>
        <w:t xml:space="preserve"> </w:t>
      </w:r>
      <w:r>
        <w:t xml:space="preserve">“Novelist</w:t>
      </w:r>
      <w:r>
        <w:t xml:space="preserve"> </w:t>
      </w:r>
      <w:r>
        <w:t xml:space="preserve">Cormac McCarthy</w:t>
      </w:r>
      <w:r>
        <w:t xml:space="preserve">’s Tips on How to Write a Great Science Paper.”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574 (7778): 441–42.</w:t>
      </w:r>
      <w:r>
        <w:t xml:space="preserve"> </w:t>
      </w:r>
      <w:hyperlink r:id="rId42">
        <w:r>
          <w:rPr>
            <w:rStyle w:val="Hyperlink"/>
          </w:rPr>
          <w:t xml:space="preserve">https://doi.org/10.1038/d41586-019-02918-5</w:t>
        </w:r>
      </w:hyperlink>
      <w:r>
        <w:t xml:space="preserve">.</w:t>
      </w:r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3" Type="http://schemas.openxmlformats.org/officeDocument/2006/relationships/hyperlink" Target="avoid-cliches.qmd" TargetMode="External"/><Relationship Id="rId21" Type="http://schemas.openxmlformats.org/officeDocument/2006/relationships/hyperlink" Target="citations-evidence.qmd" TargetMode="External"/><Relationship Id="rId26" Type="http://schemas.openxmlformats.org/officeDocument/2006/relationships/hyperlink" Target="conciseness.qmd" TargetMode="External"/><Relationship Id="rId19" Type="http://schemas.openxmlformats.org/officeDocument/2006/relationships/hyperlink" Target="defining-terms.qmd" TargetMode="External"/><Relationship Id="rId25" Type="http://schemas.openxmlformats.org/officeDocument/2006/relationships/hyperlink" Target="grammar.qmd" TargetMode="External"/><Relationship Id="rId17" Type="http://schemas.openxmlformats.org/officeDocument/2006/relationships/hyperlink" Target="grammar.qmd#demonstrative-pronouns" TargetMode="External"/><Relationship Id="rId38" Type="http://schemas.openxmlformats.org/officeDocument/2006/relationships/hyperlink" Target="https://doi.org/10.1007/978-3-030-98175-4" TargetMode="External"/><Relationship Id="rId42" Type="http://schemas.openxmlformats.org/officeDocument/2006/relationships/hyperlink" Target="https://doi.org/10.1038/d41586-019-02918-5" TargetMode="External"/><Relationship Id="rId40" Type="http://schemas.openxmlformats.org/officeDocument/2006/relationships/hyperlink" Target="https://doi.org/10.1038/nphys724" TargetMode="External"/><Relationship Id="rId37" Type="http://schemas.openxmlformats.org/officeDocument/2006/relationships/hyperlink" Target="https://github.com/Morrison-Lab/psw/issues" TargetMode="External"/><Relationship Id="rId34" Type="http://schemas.openxmlformats.org/officeDocument/2006/relationships/hyperlink" Target="https://jadebc.github.io/lab-manual/" TargetMode="External"/><Relationship Id="rId35" Type="http://schemas.openxmlformats.org/officeDocument/2006/relationships/hyperlink" Target="https://ucd-serg.github.io/lab-manual/resources.html" TargetMode="External"/><Relationship Id="rId31" Type="http://schemas.openxmlformats.org/officeDocument/2006/relationships/hyperlink" Target="https://x.com/acagamic/status/1680381737816424450" TargetMode="External"/><Relationship Id="rId24" Type="http://schemas.openxmlformats.org/officeDocument/2006/relationships/hyperlink" Target="inclusive-writing.qmd" TargetMode="External"/><Relationship Id="rId13" Type="http://schemas.openxmlformats.org/officeDocument/2006/relationships/hyperlink" Target="manuscript-submission.qmd" TargetMode="External"/><Relationship Id="rId20" Type="http://schemas.openxmlformats.org/officeDocument/2006/relationships/hyperlink" Target="notation.qmd" TargetMode="External"/><Relationship Id="rId12" Type="http://schemas.openxmlformats.org/officeDocument/2006/relationships/hyperlink" Target="paper-organization.qmd" TargetMode="External"/><Relationship Id="rId15" Type="http://schemas.openxmlformats.org/officeDocument/2006/relationships/hyperlink" Target="software-text.qmd" TargetMode="External"/><Relationship Id="rId28" Type="http://schemas.openxmlformats.org/officeDocument/2006/relationships/hyperlink" Target="summary.qmd" TargetMode="External"/><Relationship Id="rId14" Type="http://schemas.openxmlformats.org/officeDocument/2006/relationships/hyperlink" Target="teaching.qmd" TargetMode="External"/><Relationship Id="rId22" Type="http://schemas.openxmlformats.org/officeDocument/2006/relationships/hyperlink" Target="word-choice.qmd" TargetMode="External"/><Relationship Id="rId27" Type="http://schemas.openxmlformats.org/officeDocument/2006/relationships/hyperlink" Target="writing-to-think.qmd" TargetMode="External"/></Relationships>
</file>

<file path=word/_rels/footnotes.xml.rels><?xml version='1.0' encoding='UTF-8' standalone='yes'?>
<Relationships xmlns="http://schemas.openxmlformats.org/package/2006/relationships"><Relationship Id="rId23" Type="http://schemas.openxmlformats.org/officeDocument/2006/relationships/hyperlink" Target="avoid-cliches.qmd" TargetMode="External"/><Relationship Id="rId21" Type="http://schemas.openxmlformats.org/officeDocument/2006/relationships/hyperlink" Target="citations-evidence.qmd" TargetMode="External"/><Relationship Id="rId26" Type="http://schemas.openxmlformats.org/officeDocument/2006/relationships/hyperlink" Target="conciseness.qmd" TargetMode="External"/><Relationship Id="rId19" Type="http://schemas.openxmlformats.org/officeDocument/2006/relationships/hyperlink" Target="defining-terms.qmd" TargetMode="External"/><Relationship Id="rId25" Type="http://schemas.openxmlformats.org/officeDocument/2006/relationships/hyperlink" Target="grammar.qmd" TargetMode="External"/><Relationship Id="rId17" Type="http://schemas.openxmlformats.org/officeDocument/2006/relationships/hyperlink" Target="grammar.qmd#demonstrative-pronouns" TargetMode="External"/><Relationship Id="rId38" Type="http://schemas.openxmlformats.org/officeDocument/2006/relationships/hyperlink" Target="https://doi.org/10.1007/978-3-030-98175-4" TargetMode="External"/><Relationship Id="rId42" Type="http://schemas.openxmlformats.org/officeDocument/2006/relationships/hyperlink" Target="https://doi.org/10.1038/d41586-019-02918-5" TargetMode="External"/><Relationship Id="rId40" Type="http://schemas.openxmlformats.org/officeDocument/2006/relationships/hyperlink" Target="https://doi.org/10.1038/nphys724" TargetMode="External"/><Relationship Id="rId37" Type="http://schemas.openxmlformats.org/officeDocument/2006/relationships/hyperlink" Target="https://github.com/Morrison-Lab/psw/issues" TargetMode="External"/><Relationship Id="rId34" Type="http://schemas.openxmlformats.org/officeDocument/2006/relationships/hyperlink" Target="https://jadebc.github.io/lab-manual/" TargetMode="External"/><Relationship Id="rId35" Type="http://schemas.openxmlformats.org/officeDocument/2006/relationships/hyperlink" Target="https://ucd-serg.github.io/lab-manual/resources.html" TargetMode="External"/><Relationship Id="rId31" Type="http://schemas.openxmlformats.org/officeDocument/2006/relationships/hyperlink" Target="https://x.com/acagamic/status/1680381737816424450" TargetMode="External"/><Relationship Id="rId24" Type="http://schemas.openxmlformats.org/officeDocument/2006/relationships/hyperlink" Target="inclusive-writing.qmd" TargetMode="External"/><Relationship Id="rId13" Type="http://schemas.openxmlformats.org/officeDocument/2006/relationships/hyperlink" Target="manuscript-submission.qmd" TargetMode="External"/><Relationship Id="rId20" Type="http://schemas.openxmlformats.org/officeDocument/2006/relationships/hyperlink" Target="notation.qmd" TargetMode="External"/><Relationship Id="rId12" Type="http://schemas.openxmlformats.org/officeDocument/2006/relationships/hyperlink" Target="paper-organization.qmd" TargetMode="External"/><Relationship Id="rId15" Type="http://schemas.openxmlformats.org/officeDocument/2006/relationships/hyperlink" Target="software-text.qmd" TargetMode="External"/><Relationship Id="rId28" Type="http://schemas.openxmlformats.org/officeDocument/2006/relationships/hyperlink" Target="summary.qmd" TargetMode="External"/><Relationship Id="rId14" Type="http://schemas.openxmlformats.org/officeDocument/2006/relationships/hyperlink" Target="teaching.qmd" TargetMode="External"/><Relationship Id="rId22" Type="http://schemas.openxmlformats.org/officeDocument/2006/relationships/hyperlink" Target="word-choice.qmd" TargetMode="External"/><Relationship Id="rId27" Type="http://schemas.openxmlformats.org/officeDocument/2006/relationships/hyperlink" Target="writing-to-think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</dc:title>
  <dc:creator/>
  <cp:keywords/>
  <dcterms:created xsi:type="dcterms:W3CDTF">2026-10-30T22:14:08Z</dcterms:created>
  <dcterms:modified xsi:type="dcterms:W3CDTF">2026-10-30T22:14:08Z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2026-10-30 15:09:36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