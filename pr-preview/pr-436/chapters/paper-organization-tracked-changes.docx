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heading-levels"/>
    <w:p>
      <w:pPr>
        <w:pStyle w:val="Heading2"/>
      </w:pPr>
      <w:del w:id="3" w:author="PR Preview" w:date="2026-01-01T00:00:00Z">
        <w:r>
          <w:delText xml:space="preserve">6 Avoid forward references</w:delText>
        </w:r>
      </w:del>
    </w:p>
    <w:p>
      <w:pPr>
        <w:pStyle w:val="Heading2"/>
      </w:pPr>
      <w:ins w:id="4" w:author="PR Preview" w:date="2026-01-01T00:00:00Z">
        <w:r>
          <w:t xml:space="preserve">6 Heading levels</w:t>
        </w:r>
      </w:ins>
    </w:p>
    <w:p>
      <w:pPr>
        <w:pStyle w:val="FirstParagraph"/>
      </w:pPr>
      <w:ins w:id="5" w:author="PR Preview" w:date="2026-01-01T00:00:00Z">
        <w:r>
          <w:t xml:space="preserve">A page’s title is its level 1 heading, so the sections of the page start at level 2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(the chapters of</w:t>
        </w:r>
      </w:ins>
      <w:ins w:id="8" w:author="PR Preview" w:date="2026-01-01T00:00:00Z">
        <w:r>
          <w:t xml:space="preserve"> </w:t>
        </w:r>
      </w:ins>
      <w:hyperlink r:id="rId25">
        <w:ins w:id="9" w:author="PR Preview" w:date="2026-01-01T00:00:00Z">
          <w:r>
            <w:rPr>
              <w:rStyle w:val="Hyperlink"/>
            </w:rPr>
            <w:t xml:space="preserve">rme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put their sections at level 1 under the title instead,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the check below does not flag a first heading at level 1).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Whichever level a site starts at, each heading is at most one level deeper than the heading before it.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Three mistakes break this outline:</w:t>
        </w:r>
      </w:ins>
    </w:p>
    <w:p>
      <w:pPr>
        <w:pStyle w:val="Compact"/>
        <w:numPr>
          <w:ilvl w:val="0"/>
          <w:numId w:val="1009"/>
        </w:numPr>
      </w:pPr>
      <w:ins w:id="18" w:author="PR Preview" w:date="2026-01-01T00:00:00Z">
        <w:r>
          <w:rPr>
            <w:b/>
            <w:bCs/>
          </w:rPr>
          <w:t xml:space="preserve">A skipped level.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####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heading directly after a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##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heading leaves a missing level 3,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so the table of contents shows a gap and section numbers can read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1.0.1</w:t>
        </w:r>
      </w:ins>
      <w:ins w:id="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34" w:author="PR Preview" w:date="2026-01-01T00:00:00Z">
        <w:r>
          <w:rPr>
            <w:b/>
            <w:bCs/>
          </w:rPr>
          <w:t xml:space="preserve">A page that starts too deep.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 page whose first heading is level 3 or deeper usually kept the headings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of the larger page it was split out of.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Raise the headings when you move a section into its own page,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when you write a shared include, remember that it takes its level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from the page that includes it.</w:t>
        </w:r>
      </w:ins>
    </w:p>
    <w:p>
      <w:pPr>
        <w:pStyle w:val="Compact"/>
        <w:numPr>
          <w:ilvl w:val="0"/>
          <w:numId w:val="1009"/>
        </w:numPr>
      </w:pPr>
      <w:ins w:id="45" w:author="PR Preview" w:date="2026-01-01T00:00:00Z">
        <w:r>
          <w:rPr>
            <w:b/>
            <w:bCs/>
          </w:rPr>
          <w:t xml:space="preserve">A first heading that repeats the title.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section copied into its own page often keeps its heading,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so the page opens with its title twice.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Drop the heading.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If something links to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rStyle w:val="VerbatimChar"/>
          </w:rPr>
          <w:t xml:space="preserve">page.html#sec-newton</w:t>
        </w:r>
      </w:ins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keep that link working with an empty anchor such as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[]{#sec-newton}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at the top of the page.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anchor adds an empty paragraph, and a Quarto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@sec-newton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reference does not resolve through it,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 a page that uses such a reference keeps its heading instead.</w:t>
        </w:r>
      </w:ins>
    </w:p>
    <w:p>
      <w:pPr>
        <w:pStyle w:val="FirstParagraph"/>
      </w:pPr>
      <w:ins w:id="71" w:author="PR Preview" w:date="2026-01-01T00:00:00Z">
        <w:r>
          <w:t xml:space="preserve">The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####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title of a definition, example or exercise div is not a heading in this sense.</w:t>
        </w:r>
      </w:ins>
    </w:p>
    <w:p>
      <w:pPr>
        <w:pStyle w:val="BodyText"/>
      </w:pPr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hyperlink r:id="rId26">
        <w:ins w:id="78" w:author="PR Preview" w:date="2026-01-01T00:00:00Z">
          <w:r>
            <w:rPr>
              <w:rStyle w:val="VerbatimChar"/>
            </w:rPr>
            <w:t xml:space="preserve">check-heading-levels</w:t>
          </w:r>
        </w:ins>
        <w:ins w:id="79" w:author="PR Preview" w:date="2026-01-01T00:00:00Z">
          <w:r>
            <w:rPr>
              <w:rStyle w:val="Hyperlink"/>
            </w:rPr>
            <w:t xml:space="preserve"> </w:t>
          </w:r>
        </w:ins>
        <w:ins w:id="80" w:author="PR Preview" w:date="2026-01-01T00:00:00Z">
          <w:r>
            <w:rPr>
              <w:rStyle w:val="Hyperlink"/>
            </w:rPr>
            <w:t xml:space="preserve">workflow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Morrison-Lab/gha flags these three mistakes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on the heading lines a pull request adds.</w:t>
        </w:r>
      </w:ins>
    </w:p>
    <w:bookmarkEnd w:id="27"/>
    <w:bookmarkStart w:id="30" w:name="avoid-forward-references"/>
    <w:p>
      <w:pPr>
        <w:pStyle w:val="Heading2"/>
      </w:pPr>
      <w:ins w:id="85" w:author="PR Preview" w:date="2026-01-01T00:00:00Z">
        <w:r>
          <w:t xml:space="preserve">7 Avoid forward references</w:t>
        </w:r>
      </w:ins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10"/>
        </w:numPr>
      </w:pPr>
      <w:r>
        <w:t xml:space="preserve">“as discussed below”</w:t>
      </w:r>
    </w:p>
    <w:p>
      <w:pPr>
        <w:pStyle w:val="Compact"/>
        <w:numPr>
          <w:ilvl w:val="0"/>
          <w:numId w:val="1010"/>
        </w:numPr>
      </w:pPr>
      <w:r>
        <w:t xml:space="preserve">“see the next section”</w:t>
      </w:r>
    </w:p>
    <w:p>
      <w:pPr>
        <w:pStyle w:val="Compact"/>
        <w:numPr>
          <w:ilvl w:val="0"/>
          <w:numId w:val="1010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10"/>
        </w:numPr>
      </w:pPr>
      <w:r>
        <w:t xml:space="preserve">a technical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9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9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1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1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30"/>
    <w:bookmarkStart w:id="34" w:name="links-to-videos-and-other-media"/>
    <w:p>
      <w:pPr>
        <w:pStyle w:val="Heading2"/>
      </w:pPr>
      <w:del w:id="86" w:author="PR Preview" w:date="2026-01-01T00:00:00Z">
        <w:r>
          <w:delText xml:space="preserve">7 Links to videos and other media</w:delText>
        </w:r>
      </w:del>
    </w:p>
    <w:p>
      <w:pPr>
        <w:pStyle w:val="Heading2"/>
      </w:pPr>
      <w:ins w:id="87" w:author="PR Preview" w:date="2026-01-01T00:00:00Z">
        <w:r>
          <w:t xml:space="preserve">8 Links to videos and other media</w:t>
        </w:r>
      </w:ins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2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2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2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2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3" w:name="refs"/>
    <w:bookmarkStart w:id="3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3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defining-terms.qmd#def-term" TargetMode="External"/><Relationship Id="rId31" Type="http://schemas.openxmlformats.org/officeDocument/2006/relationships/hyperlink" Target="https://mentors.fm/2019/08/13/think-and-write-with-leslie-lamport/" TargetMode="External"/><Relationship Id="rId26" Type="http://schemas.openxmlformats.org/officeDocument/2006/relationships/hyperlink" Target="https://morrison-lab.github.io/gha/reference/check-heading-levels.html" TargetMode="External"/><Relationship Id="rId25" Type="http://schemas.openxmlformats.org/officeDocument/2006/relationships/hyperlink" Target="https://morrison-lab.github.io/rme/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efining-terms.qmd#def-term" TargetMode="External"/><Relationship Id="rId31" Type="http://schemas.openxmlformats.org/officeDocument/2006/relationships/hyperlink" Target="https://mentors.fm/2019/08/13/think-and-write-with-leslie-lamport/" TargetMode="External"/><Relationship Id="rId26" Type="http://schemas.openxmlformats.org/officeDocument/2006/relationships/hyperlink" Target="https://morrison-lab.github.io/gha/reference/check-heading-levels.html" TargetMode="External"/><Relationship Id="rId25" Type="http://schemas.openxmlformats.org/officeDocument/2006/relationships/hyperlink" Target="https://morrison-lab.github.io/r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2026-10-30T22:15:09Z</dcterms:created>
  <dcterms:modified xsi:type="dcterms:W3CDTF">2026-10-30T22:15:09Z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