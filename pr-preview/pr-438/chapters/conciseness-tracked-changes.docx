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18:12:52 (PDT)</w:delText>
        </w:r>
      </w:del>
    </w:p>
    <w:p>
      <w:pPr>
        <w:pStyle w:val="Date"/>
      </w:pPr>
      <w:ins w:id="2" w:author="PR Preview" w:date="2026-01-01T00:00:00Z">
        <w:r>
          <w:t xml:space="preserve">Last modified: 2026-10-31 06:56:19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2026-10-31T13:59:36Z</dcterms:created>
  <dcterms:modified xsi:type="dcterms:W3CDTF">2026-10-31T13:59:36Z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2026-10-31 06:56:19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