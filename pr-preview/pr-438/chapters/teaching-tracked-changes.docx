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theorem-type div states the result and its hypotheses, and no reasoning.</w:t>
      </w:r>
      <w:r>
        <w:t xml:space="preserve"> </w:t>
      </w:r>
      <w:r>
        <w:t xml:space="preserve">Words that justify the claim (</w:t>
      </w:r>
      <w:r>
        <w:t xml:space="preserve">“so”</w:t>
      </w:r>
      <w:r>
        <w:t xml:space="preserve">,</w:t>
      </w:r>
      <w:r>
        <w:t xml:space="preserve"> </w:t>
      </w:r>
      <w:r>
        <w:t xml:space="preserve">“because”</w:t>
      </w:r>
      <w:r>
        <w:t xml:space="preserve">,</w:t>
      </w:r>
      <w:r>
        <w:t xml:space="preserve"> </w:t>
      </w:r>
      <w:r>
        <w:t xml:space="preserve">“hence”</w:t>
      </w:r>
      <w:r>
        <w:t xml:space="preserve">,</w:t>
      </w:r>
      <w:r>
        <w:t xml:space="preserve"> </w:t>
      </w:r>
      <w:r>
        <w:t xml:space="preserve">“therefore”</w:t>
      </w:r>
      <w:r>
        <w:t xml:space="preserve">,</w:t>
      </w:r>
      <w:r>
        <w:t xml:space="preserve"> </w:t>
      </w:r>
      <w:r>
        <w:t xml:space="preserve">“since”</w:t>
      </w:r>
      <w:r>
        <w:t xml:space="preserve">) belong in the proof.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plit-a-page-before-it-grows-too-long"/>
    <w:p>
      <w:pPr>
        <w:pStyle w:val="Heading2"/>
      </w:pPr>
      <w:del w:id="3" w:author="PR Preview" w:date="2026-01-01T00:00:00Z">
        <w:r>
          <w:delText xml:space="preserve">22 Structure slides for the reader</w:delText>
        </w:r>
      </w:del>
    </w:p>
    <w:p>
      <w:pPr>
        <w:pStyle w:val="Heading2"/>
      </w:pPr>
      <w:ins w:id="4" w:author="PR Preview" w:date="2026-01-01T00:00:00Z">
        <w:r>
          <w:t xml:space="preserve">22 Split a page before it grows too long</w:t>
        </w:r>
      </w:ins>
    </w:p>
    <w:p>
      <w:pPr>
        <w:pStyle w:val="FirstParagraph"/>
      </w:pPr>
      <w:ins w:id="5" w:author="PR Preview" w:date="2026-01-01T00:00:00Z">
        <w:r>
          <w:t xml:space="preserve">A page should load and finish rendering its math in under 5 seconds,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 its scroll bar should not shrink to its smallest length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(Ezra, 2026-10-31).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The browser typesets every formula on a page,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so a page with hundreds of formulas takes seconds to finish.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 page tall enough to shrink the scroll bar to its minimum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leaves the reader no way to see where they are in it.</w:t>
        </w:r>
      </w:ins>
    </w:p>
    <w:p>
      <w:pPr>
        <w:pStyle w:val="Compact"/>
        <w:numPr>
          <w:ilvl w:val="0"/>
          <w:numId w:val="1019"/>
        </w:numPr>
      </w:pPr>
      <w:ins w:id="18" w:author="PR Preview" w:date="2026-01-01T00:00:00Z">
        <w:r>
          <w:t xml:space="preserve">Split a page that fails either test into several pages,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one coherent topic each.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</w:t>
        </w:r>
      </w:ins>
      <w:ins w:id="23" w:author="PR Preview" w:date="2026-01-01T00:00:00Z">
        <w:r>
          <w:t xml:space="preserve"> </w:t>
        </w:r>
      </w:ins>
      <w:hyperlink r:id="rId20">
        <w:ins w:id="24" w:author="PR Preview" w:date="2026-01-01T00:00:00Z">
          <w:r>
            <w:rPr>
              <w:rStyle w:val="Hyperlink"/>
            </w:rPr>
            <w:t xml:space="preserve">math prerequisites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page on measures,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for example, became six pages for this reason.</w:t>
        </w:r>
      </w:ins>
    </w:p>
    <w:p>
      <w:pPr>
        <w:pStyle w:val="Compact"/>
        <w:numPr>
          <w:ilvl w:val="0"/>
          <w:numId w:val="1019"/>
        </w:numPr>
      </w:pPr>
      <w:ins w:id="29" w:author="PR Preview" w:date="2026-01-01T00:00:00Z">
        <w:r>
          <w:t xml:space="preserve">Split along the headings that already divide the page,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give each new page its own title and a short introduction.</w:t>
        </w:r>
      </w:ins>
    </w:p>
    <w:p>
      <w:pPr>
        <w:pStyle w:val="Compact"/>
        <w:numPr>
          <w:ilvl w:val="0"/>
          <w:numId w:val="1019"/>
        </w:numPr>
      </w:pPr>
      <w:ins w:id="32" w:author="PR Preview" w:date="2026-01-01T00:00:00Z">
        <w:r>
          <w:t xml:space="preserve">Keep the old section ids as stubs that link to the new pages,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so links from other pages and other sites still reach the content.</w:t>
        </w:r>
      </w:ins>
    </w:p>
    <w:p>
      <w:pPr>
        <w:pStyle w:val="Compact"/>
        <w:numPr>
          <w:ilvl w:val="0"/>
          <w:numId w:val="1019"/>
        </w:numPr>
      </w:pPr>
      <w:ins w:id="35" w:author="PR Preview" w:date="2026-01-01T00:00:00Z">
        <w:r>
          <w:t xml:space="preserve">Link between the new pages where one page uses a concept that another page defines.</w:t>
        </w:r>
      </w:ins>
    </w:p>
    <w:p>
      <w:pPr>
        <w:pStyle w:val="Compact"/>
        <w:numPr>
          <w:ilvl w:val="0"/>
          <w:numId w:val="1019"/>
        </w:numPr>
      </w:pPr>
      <w:ins w:id="36" w:author="PR Preview" w:date="2026-01-01T00:00:00Z">
        <w:r>
          <w:t xml:space="preserve">Do not delete anything to shorten a page: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move it to the page where it belongs.</w:t>
        </w:r>
      </w:ins>
    </w:p>
    <w:p>
      <w:pPr>
        <w:pStyle w:val="FirstParagraph"/>
      </w:pPr>
      <w:ins w:id="39" w:author="PR Preview" w:date="2026-01-01T00:00:00Z">
        <w:r>
          <w:t xml:space="preserve">The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rPr>
            <w:rStyle w:val="VerbatimChar"/>
          </w:rPr>
          <w:t xml:space="preserve">check-page-length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check in</w:t>
        </w:r>
      </w:ins>
      <w:ins w:id="44" w:author="PR Preview" w:date="2026-01-01T00:00:00Z">
        <w:r>
          <w:t xml:space="preserve"> </w:t>
        </w:r>
      </w:ins>
      <w:hyperlink r:id="rId12">
        <w:ins w:id="45" w:author="PR Preview" w:date="2026-01-01T00:00:00Z">
          <w:r>
            <w:rPr>
              <w:rStyle w:val="VerbatimChar"/>
            </w:rPr>
            <w:t xml:space="preserve">gha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(</w:t>
        </w:r>
      </w:ins>
      <w:hyperlink r:id="rId69">
        <w:ins w:id="48" w:author="PR Preview" w:date="2026-01-01T00:00:00Z">
          <w:r>
            <w:rPr>
              <w:rStyle w:val="Hyperlink"/>
            </w:rPr>
            <w:t xml:space="preserve">gha#1377</w:t>
          </w:r>
        </w:ins>
      </w:hyperlink>
      <w:ins w:id="49" w:author="PR Preview" w:date="2026-01-01T00:00:00Z">
        <w:r>
          <w:t xml:space="preserve">)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warns when a pull request adds to a page that, with its includes expanded,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has more than 600 math expressions or 5000 source lines.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Those limits are proxies,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since the check does not run a browser.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It warns only on pages a pull request touches,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so split a long page when you next edit it, and do not sweep the others.</w:t>
        </w:r>
      </w:ins>
    </w:p>
    <w:bookmarkEnd w:id="70"/>
    <w:bookmarkStart w:id="72" w:name="structure-slides-for-the-reader"/>
    <w:p>
      <w:pPr>
        <w:pStyle w:val="Heading2"/>
      </w:pPr>
      <w:ins w:id="62" w:author="PR Preview" w:date="2026-01-01T00:00:00Z">
        <w:r>
          <w:t xml:space="preserve">23 Structure slides for the reader</w:t>
        </w:r>
      </w:ins>
    </w:p>
    <w:p>
      <w:pPr>
        <w:pStyle w:val="Compact"/>
        <w:numPr>
          <w:ilvl w:val="0"/>
          <w:numId w:val="102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2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7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20"/>
        </w:numPr>
      </w:pPr>
      <w:r>
        <w:t xml:space="preserve">Show every proof on the slides.</w:t>
      </w:r>
      <w:r>
        <w:t xml:space="preserve"> </w:t>
      </w:r>
      <w:r>
        <w:t xml:space="preserve">Do not wrap a proof in</w:t>
      </w:r>
      <w:r>
        <w:t xml:space="preserve"> </w:t>
      </w:r>
      <w:r>
        <w:rPr>
          <w:rStyle w:val="VerbatimChar"/>
        </w:rPr>
        <w:t xml:space="preserve">{.content-hidden when-format="revealjs"}</w:t>
      </w:r>
      <w:r>
        <w:t xml:space="preserve">.</w:t>
      </w:r>
      <w:r>
        <w:t xml:space="preserve"> </w:t>
      </w:r>
      <w:r>
        <w:t xml:space="preserve">Remove an existing wrapper from a proof when you edit the file for another reason,</w:t>
      </w:r>
      <w:r>
        <w:t xml:space="preserve"> </w:t>
      </w:r>
      <w:r>
        <w:t xml:space="preserve">and do not sweep the others</w:t>
      </w:r>
      <w:r>
        <w:t xml:space="preserve"> </w:t>
      </w:r>
      <w:r>
        <w:t xml:space="preserve">(Ezra, 2026-10-29).</w:t>
      </w:r>
    </w:p>
    <w:p>
      <w:pPr>
        <w:pStyle w:val="Compact"/>
        <w:numPr>
          <w:ilvl w:val="0"/>
          <w:numId w:val="102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2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2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2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2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2"/>
    <w:bookmarkStart w:id="74" w:name="X5f21f12cbfc4e3df5e838110af4e52db506fec1"/>
    <w:p>
      <w:pPr>
        <w:pStyle w:val="Heading2"/>
      </w:pPr>
      <w:del w:id="63" w:author="PR Preview" w:date="2026-01-01T00:00:00Z">
        <w:r>
          <w:delText xml:space="preserve">23 Give each concept in a note sheet its own row</w:delText>
        </w:r>
      </w:del>
    </w:p>
    <w:p>
      <w:pPr>
        <w:pStyle w:val="Heading2"/>
      </w:pPr>
      <w:ins w:id="64" w:author="PR Preview" w:date="2026-01-01T00:00:00Z">
        <w:r>
          <w:t xml:space="preserve">24 Give each concept in a note sheet its own row</w:t>
        </w:r>
      </w:ins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1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1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1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1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3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3"/>
    <w:bookmarkEnd w:id="74"/>
    <w:bookmarkStart w:id="75" w:name="talk-about-the-ideas-not-the-notes"/>
    <w:p>
      <w:pPr>
        <w:pStyle w:val="Heading2"/>
      </w:pPr>
      <w:del w:id="65" w:author="PR Preview" w:date="2026-01-01T00:00:00Z">
        <w:r>
          <w:delText xml:space="preserve">24 Talk about the ideas, not the notes</w:delText>
        </w:r>
      </w:del>
    </w:p>
    <w:p>
      <w:pPr>
        <w:pStyle w:val="Heading2"/>
      </w:pPr>
      <w:ins w:id="66" w:author="PR Preview" w:date="2026-01-01T00:00:00Z">
        <w:r>
          <w:t xml:space="preserve">25 Talk about the ideas, not the notes</w:t>
        </w:r>
      </w:ins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2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2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5"/>
    <w:bookmarkStart w:id="77" w:name="write-grading-rubrics-as-checklists"/>
    <w:p>
      <w:pPr>
        <w:pStyle w:val="Heading2"/>
      </w:pPr>
      <w:del w:id="67" w:author="PR Preview" w:date="2026-01-01T00:00:00Z">
        <w:r>
          <w:delText xml:space="preserve">25 Write grading rubrics as checklists</w:delText>
        </w:r>
      </w:del>
    </w:p>
    <w:p>
      <w:pPr>
        <w:pStyle w:val="Heading2"/>
      </w:pPr>
      <w:ins w:id="68" w:author="PR Preview" w:date="2026-01-01T00:00:00Z">
        <w:r>
          <w:t xml:space="preserve">26 Write grading rubrics as checklists</w:t>
        </w:r>
      </w:ins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3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3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3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3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3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6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6"/>
    <w:bookmarkEnd w:id="77"/>
    <w:bookmarkStart w:id="81" w:name="Xcb579568ef754486ebde8b41ba4528bdf380eec"/>
    <w:p>
      <w:pPr>
        <w:pStyle w:val="Heading2"/>
      </w:pPr>
      <w:del w:id="69" w:author="PR Preview" w:date="2026-01-01T00:00:00Z">
        <w:r>
          <w:delText xml:space="preserve">26 Credit other courses without summarizing them</w:delText>
        </w:r>
      </w:del>
    </w:p>
    <w:p>
      <w:pPr>
        <w:pStyle w:val="Heading2"/>
      </w:pPr>
      <w:ins w:id="70" w:author="PR Preview" w:date="2026-01-01T00:00:00Z">
        <w:r>
          <w:t xml:space="preserve">27 Credit other courses without summarizing them</w:t>
        </w:r>
      </w:ins>
    </w:p>
    <w:p>
      <w:pPr>
        <w:pStyle w:val="Compact"/>
        <w:numPr>
          <w:ilvl w:val="0"/>
          <w:numId w:val="102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4"/>
        </w:numPr>
      </w:pPr>
      <w:r>
        <w:t xml:space="preserve">Title a section by its topic, not by its author or course.</w:t>
      </w:r>
      <w:r>
        <w:t xml:space="preserve"> </w:t>
      </w:r>
      <w:hyperlink r:id="rId8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81"/>
    <w:bookmarkStart w:id="84" w:name="finish-each-unit-completely"/>
    <w:p>
      <w:pPr>
        <w:pStyle w:val="Heading2"/>
      </w:pPr>
      <w:del w:id="71" w:author="PR Preview" w:date="2026-01-01T00:00:00Z">
        <w:r>
          <w:delText xml:space="preserve">27 Finish each unit completely</w:delText>
        </w:r>
      </w:del>
    </w:p>
    <w:p>
      <w:pPr>
        <w:pStyle w:val="Heading2"/>
      </w:pPr>
      <w:ins w:id="72" w:author="PR Preview" w:date="2026-01-01T00:00:00Z">
        <w:r>
          <w:t xml:space="preserve">28 Finish each unit completely</w:t>
        </w:r>
      </w:ins>
    </w:p>
    <w:p>
      <w:pPr>
        <w:pStyle w:val="FirstParagraph"/>
      </w:pPr>
      <w:r>
        <w:t xml:space="preserve">Complete each sentence, step,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, result and exercise,</w:t>
      </w:r>
      <w:r>
        <w:t xml:space="preserve"> </w:t>
      </w:r>
      <w:r>
        <w:t xml:space="preserve">and do not leave part of it implied, merged into a neighbor, or half done.</w:t>
      </w:r>
      <w:r>
        <w:t xml:space="preserve"> </w:t>
      </w:r>
      <w:r>
        <w:t xml:space="preserve">A reader should never have to finish a unit for you.</w:t>
      </w:r>
      <w:r>
        <w:t xml:space="preserve"> </w:t>
      </w:r>
      <w:r>
        <w:t xml:space="preserve">Several rules in this guide are cases of this one: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Sentence.</w:t>
      </w:r>
      <w:r>
        <w:t xml:space="preserve"> </w:t>
      </w:r>
      <w:r>
        <w:t xml:space="preserve">Write each sentence</w:t>
      </w:r>
      <w:r>
        <w:t xml:space="preserve"> </w:t>
      </w:r>
      <w:hyperlink r:id="rId82">
        <w:r>
          <w:rPr>
            <w:rStyle w:val="Hyperlink"/>
          </w:rPr>
          <w:t xml:space="preserve">in words or in math, not both</w:t>
        </w:r>
      </w:hyperlink>
      <w:r>
        <w:t xml:space="preserve">,</w:t>
      </w:r>
      <w:r>
        <w:t xml:space="preserve"> </w:t>
      </w:r>
      <w:r>
        <w:t xml:space="preserve">so a hybrid becomes one complete sentence of each kind.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Step.</w:t>
      </w:r>
      <w:r>
        <w:t xml:space="preserve"> </w:t>
      </w:r>
      <w:r>
        <w:t xml:space="preserve">Give each operation</w:t>
      </w:r>
      <w:r>
        <w:t xml:space="preserve"> </w:t>
      </w:r>
      <w:hyperlink r:id="rId83">
        <w:r>
          <w:rPr>
            <w:rStyle w:val="Hyperlink"/>
          </w:rPr>
          <w:t xml:space="preserve">its own line and justification</w:t>
        </w:r>
      </w:hyperlink>
      <w:r>
        <w:t xml:space="preserve">,</w:t>
      </w:r>
      <w:r>
        <w:t xml:space="preserve"> </w:t>
      </w:r>
      <w:r>
        <w:t xml:space="preserve">and do not</w:t>
      </w:r>
      <w:r>
        <w:t xml:space="preserve"> </w:t>
      </w:r>
      <w:r>
        <w:t xml:space="preserve">“cancel”</w:t>
      </w:r>
      <w:r>
        <w:t xml:space="preserve"> </w:t>
      </w:r>
      <w:r>
        <w:t xml:space="preserve">several operations as one step.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Term.</w:t>
      </w:r>
      <w:r>
        <w:t xml:space="preserve"> 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,</w:t>
      </w:r>
      <w:r>
        <w:t xml:space="preserve"> </w:t>
      </w:r>
      <w:r>
        <w:t xml:space="preserve">and keep equalities and equivalences out of the definition by stating them as results.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Result.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Restate a result</w:t>
        </w:r>
      </w:hyperlink>
      <w:r>
        <w:t xml:space="preserve"> </w:t>
      </w:r>
      <w:r>
        <w:t xml:space="preserve">first derived in a solution as a theorem after the exercise,</w:t>
      </w:r>
      <w:r>
        <w:t xml:space="preserve"> </w:t>
      </w:r>
      <w:r>
        <w:t xml:space="preserve">so the result stands alone.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Exercise.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Split an exercise with several parts</w:t>
        </w:r>
      </w:hyperlink>
      <w:r>
        <w:t xml:space="preserve">,</w:t>
      </w:r>
      <w:r>
        <w:t xml:space="preserve"> </w:t>
      </w:r>
      <w:r>
        <w:t xml:space="preserve">so each exercise asks for one thing.</w:t>
      </w:r>
    </w:p>
    <w:p>
      <w:pPr>
        <w:pStyle w:val="FirstParagraph"/>
      </w:pPr>
      <w:r>
        <w:t xml:space="preserve">When you catch yourself taking a shortcut, finish the unit instead.</w:t>
      </w:r>
      <w:r>
        <w:t xml:space="preserve"> </w:t>
      </w:r>
      <w:r>
        <w:t xml:space="preserve">A shortcut saves the writer a few lines and costs every reader the work of rebuilding them.</w:t>
      </w:r>
    </w:p>
    <w:bookmarkEnd w:id="84"/>
    <w:bookmarkStart w:id="93" w:name="rules-that-apply-to-all-writing"/>
    <w:p>
      <w:pPr>
        <w:pStyle w:val="Heading2"/>
      </w:pPr>
      <w:del w:id="73" w:author="PR Preview" w:date="2026-01-01T00:00:00Z">
        <w:r>
          <w:delText xml:space="preserve">28 Rules that apply to all writing</w:delText>
        </w:r>
      </w:del>
    </w:p>
    <w:p>
      <w:pPr>
        <w:pStyle w:val="Heading2"/>
      </w:pPr>
      <w:ins w:id="74" w:author="PR Preview" w:date="2026-01-01T00:00:00Z">
        <w:r>
          <w:t xml:space="preserve">29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6"/>
        </w:numPr>
      </w:pPr>
      <w:hyperlink r:id="rId8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6"/>
        </w:numPr>
      </w:pPr>
      <w:hyperlink r:id="rId8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6"/>
        </w:numPr>
      </w:pPr>
      <w:hyperlink r:id="rId8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6"/>
        </w:numPr>
      </w:pPr>
      <w:hyperlink r:id="rId8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6"/>
        </w:numPr>
      </w:pPr>
      <w:hyperlink r:id="rId8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92" w:name="refs"/>
    <w:bookmarkStart w:id="9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9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9" Type="http://schemas.openxmlformats.org/officeDocument/2006/relationships/hyperlink" Target="avoid-cliches.qmd" TargetMode="External"/><Relationship Id="rId78" Type="http://schemas.openxmlformats.org/officeDocument/2006/relationships/hyperlink" Target="citations-evidence.qmd#adapting-another-courses-material" TargetMode="External"/><Relationship Id="rId80" Type="http://schemas.openxmlformats.org/officeDocument/2006/relationships/hyperlink" Target="citations-evidence.qmd#put-the-content-first" TargetMode="External"/><Relationship Id="rId79" Type="http://schemas.openxmlformats.org/officeDocument/2006/relationships/hyperlink" Target="citations-evidence.qmd#quote-the-original" TargetMode="External"/><Relationship Id="rId85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6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90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69" Type="http://schemas.openxmlformats.org/officeDocument/2006/relationships/hyperlink" Target="https://github.com/Morrison-Lab/gha/pull/1377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82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83" Type="http://schemas.openxmlformats.org/officeDocument/2006/relationships/hyperlink" Target="notation/one-operation-per-step.qmd" TargetMode="External"/><Relationship Id="rId41" Type="http://schemas.openxmlformats.org/officeDocument/2006/relationships/hyperlink" Target="paper-organization.qmd#figures-and-tables" TargetMode="External"/><Relationship Id="rId88" Type="http://schemas.openxmlformats.org/officeDocument/2006/relationships/hyperlink" Target="word-choice.qmd#avoid-vague-and-metaphorical-language" TargetMode="External"/><Relationship Id="rId8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void-cliches.qmd" TargetMode="External"/><Relationship Id="rId78" Type="http://schemas.openxmlformats.org/officeDocument/2006/relationships/hyperlink" Target="citations-evidence.qmd#adapting-another-courses-material" TargetMode="External"/><Relationship Id="rId80" Type="http://schemas.openxmlformats.org/officeDocument/2006/relationships/hyperlink" Target="citations-evidence.qmd#put-the-content-first" TargetMode="External"/><Relationship Id="rId79" Type="http://schemas.openxmlformats.org/officeDocument/2006/relationships/hyperlink" Target="citations-evidence.qmd#quote-the-original" TargetMode="External"/><Relationship Id="rId85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6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90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69" Type="http://schemas.openxmlformats.org/officeDocument/2006/relationships/hyperlink" Target="https://github.com/Morrison-Lab/gha/pull/1377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82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83" Type="http://schemas.openxmlformats.org/officeDocument/2006/relationships/hyperlink" Target="notation/one-operation-per-step.qmd" TargetMode="External"/><Relationship Id="rId41" Type="http://schemas.openxmlformats.org/officeDocument/2006/relationships/hyperlink" Target="paper-organization.qmd#figures-and-tables" TargetMode="External"/><Relationship Id="rId88" Type="http://schemas.openxmlformats.org/officeDocument/2006/relationships/hyperlink" Target="word-choice.qmd#avoid-vague-and-metaphorical-language" TargetMode="External"/><Relationship Id="rId8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2026-10-31T14:01:33Z</dcterms:created>
  <dcterms:modified xsi:type="dcterms:W3CDTF">2026-10-31T14:01:33Z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